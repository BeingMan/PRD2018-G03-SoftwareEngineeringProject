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4A0E1" w14:textId="0F81278D" w:rsidR="00006F2E" w:rsidRPr="00880625" w:rsidRDefault="00F5633A">
      <w:pPr>
        <w:rPr>
          <w:rFonts w:hint="eastAsia"/>
          <w:b/>
          <w:sz w:val="32"/>
        </w:rPr>
      </w:pPr>
      <w:r>
        <w:rPr>
          <w:b/>
          <w:sz w:val="32"/>
        </w:rPr>
        <w:t xml:space="preserve"> </w:t>
      </w:r>
      <w:r w:rsidR="007A3977">
        <w:rPr>
          <w:b/>
          <w:sz w:val="32"/>
        </w:rPr>
        <w:tab/>
      </w:r>
      <w:r>
        <w:rPr>
          <w:rFonts w:hint="eastAsia"/>
          <w:b/>
          <w:sz w:val="32"/>
        </w:rPr>
        <w:t>包</w:t>
      </w:r>
      <w:r w:rsidR="00D463FB" w:rsidRPr="00485A9A">
        <w:rPr>
          <w:rFonts w:hint="eastAsia"/>
          <w:b/>
          <w:sz w:val="32"/>
        </w:rPr>
        <w:t>图</w:t>
      </w:r>
      <w:r>
        <w:rPr>
          <w:b/>
          <w:sz w:val="32"/>
        </w:rPr>
        <w:t>P</w:t>
      </w:r>
      <w:r>
        <w:rPr>
          <w:rFonts w:hint="eastAsia"/>
          <w:b/>
          <w:sz w:val="32"/>
        </w:rPr>
        <w:t>ackage</w:t>
      </w:r>
      <w:r w:rsidR="00D463FB" w:rsidRPr="00485A9A">
        <w:rPr>
          <w:b/>
          <w:sz w:val="32"/>
        </w:rPr>
        <w:t xml:space="preserve"> Diagram</w:t>
      </w:r>
    </w:p>
    <w:p w14:paraId="7FFAE850" w14:textId="77777777" w:rsidR="00880625" w:rsidRDefault="00880625" w:rsidP="00880625">
      <w:pPr>
        <w:pStyle w:val="1"/>
        <w:pBdr>
          <w:bottom w:val="single" w:sz="6" w:space="0" w:color="DDDDDD"/>
        </w:pBdr>
        <w:shd w:val="clear" w:color="auto" w:fill="FFFFFF"/>
        <w:spacing w:before="120" w:after="240" w:line="540" w:lineRule="atLeast"/>
        <w:rPr>
          <w:rFonts w:ascii="Arial" w:hAnsi="Arial" w:cs="Arial"/>
          <w:color w:val="4F4F4F"/>
          <w:sz w:val="38"/>
          <w:szCs w:val="38"/>
        </w:rPr>
      </w:pPr>
      <w:r>
        <w:rPr>
          <w:rFonts w:ascii="Arial" w:hAnsi="Arial" w:cs="Arial"/>
          <w:color w:val="4F4F4F"/>
          <w:sz w:val="38"/>
          <w:szCs w:val="38"/>
        </w:rPr>
        <w:t>一、概述</w:t>
      </w:r>
    </w:p>
    <w:p w14:paraId="2C3880C7" w14:textId="77777777" w:rsidR="00D9007B" w:rsidRPr="00D9007B" w:rsidRDefault="00D9007B" w:rsidP="00D9007B">
      <w:pPr>
        <w:pStyle w:val="a6"/>
        <w:shd w:val="clear" w:color="auto" w:fill="FFFFFF"/>
        <w:spacing w:after="240" w:line="390" w:lineRule="atLeast"/>
        <w:rPr>
          <w:rFonts w:ascii="Arial" w:eastAsiaTheme="minorEastAsia" w:hAnsi="Arial" w:cs="Arial"/>
          <w:color w:val="333333"/>
          <w:kern w:val="2"/>
          <w:sz w:val="21"/>
          <w:szCs w:val="21"/>
        </w:rPr>
      </w:pPr>
      <w:r w:rsidRPr="00D9007B">
        <w:rPr>
          <w:rFonts w:ascii="Arial" w:eastAsiaTheme="minorEastAsia" w:hAnsi="Arial" w:cs="Arial" w:hint="eastAsia"/>
          <w:color w:val="333333"/>
          <w:kern w:val="2"/>
          <w:sz w:val="21"/>
          <w:szCs w:val="21"/>
        </w:rPr>
        <w:t>当对一个比较复杂的软件系统进行建模时，会有大量的类、接口、组件、节点和图需要处理；如果放在同一个地方的话，</w:t>
      </w:r>
      <w:r w:rsidRPr="00D9007B">
        <w:rPr>
          <w:rFonts w:ascii="Arial" w:eastAsiaTheme="minorEastAsia" w:hAnsi="Arial" w:cs="Arial" w:hint="eastAsia"/>
          <w:b/>
          <w:color w:val="FF0000"/>
          <w:kern w:val="2"/>
          <w:sz w:val="22"/>
          <w:szCs w:val="21"/>
        </w:rPr>
        <w:t>信息量非常的大，显得很乱，不方便查询</w:t>
      </w:r>
      <w:r w:rsidRPr="00D9007B">
        <w:rPr>
          <w:rFonts w:ascii="Arial" w:eastAsiaTheme="minorEastAsia" w:hAnsi="Arial" w:cs="Arial" w:hint="eastAsia"/>
          <w:color w:val="333333"/>
          <w:kern w:val="2"/>
          <w:sz w:val="21"/>
          <w:szCs w:val="21"/>
        </w:rPr>
        <w:t>，所以就对这些信息进行分组，将语义或者功能相同的放在同一个包中，这样就便于理解和处理整个模型。</w:t>
      </w:r>
    </w:p>
    <w:p w14:paraId="412A60F2" w14:textId="77777777" w:rsidR="00D9007B" w:rsidRDefault="00D9007B" w:rsidP="00D9007B">
      <w:pPr>
        <w:pStyle w:val="a6"/>
        <w:shd w:val="clear" w:color="auto" w:fill="FFFFFF"/>
        <w:spacing w:before="0" w:beforeAutospacing="0" w:after="240" w:afterAutospacing="0" w:line="390" w:lineRule="atLeast"/>
        <w:rPr>
          <w:rFonts w:ascii="Arial" w:eastAsiaTheme="minorEastAsia" w:hAnsi="Arial" w:cs="Arial"/>
          <w:color w:val="333333"/>
          <w:kern w:val="2"/>
          <w:sz w:val="21"/>
          <w:szCs w:val="21"/>
        </w:rPr>
      </w:pPr>
      <w:r w:rsidRPr="00D9007B">
        <w:rPr>
          <w:rFonts w:ascii="Arial" w:eastAsiaTheme="minorEastAsia" w:hAnsi="Arial" w:cs="Arial"/>
          <w:color w:val="333333"/>
          <w:kern w:val="2"/>
          <w:sz w:val="21"/>
          <w:szCs w:val="21"/>
        </w:rPr>
        <w:t>而包图就是描述</w:t>
      </w:r>
      <w:r w:rsidRPr="00D9007B">
        <w:rPr>
          <w:rFonts w:ascii="Arial" w:eastAsiaTheme="minorEastAsia" w:hAnsi="Arial" w:cs="Arial"/>
          <w:b/>
          <w:color w:val="FF0000"/>
          <w:kern w:val="2"/>
          <w:sz w:val="22"/>
          <w:szCs w:val="21"/>
        </w:rPr>
        <w:t>包与包之间的关系</w:t>
      </w:r>
      <w:r w:rsidRPr="00D9007B">
        <w:rPr>
          <w:rFonts w:ascii="Arial" w:eastAsiaTheme="minorEastAsia" w:hAnsi="Arial" w:cs="Arial"/>
          <w:color w:val="333333"/>
          <w:kern w:val="2"/>
          <w:sz w:val="21"/>
          <w:szCs w:val="21"/>
        </w:rPr>
        <w:t>。</w:t>
      </w:r>
    </w:p>
    <w:p w14:paraId="588BD142" w14:textId="77777777" w:rsidR="00D9007B" w:rsidRDefault="00880625" w:rsidP="00D9007B">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包的内容：拥有或引用的模型元素。</w:t>
      </w:r>
      <w:r>
        <w:rPr>
          <w:rFonts w:ascii="Arial" w:hAnsi="Arial" w:cs="Arial"/>
          <w:color w:val="4F4F4F"/>
        </w:rPr>
        <w:br/>
      </w:r>
      <w:r>
        <w:rPr>
          <w:rStyle w:val="a7"/>
          <w:rFonts w:ascii="Arial" w:hAnsi="Arial" w:cs="Arial"/>
          <w:color w:val="4F4F4F"/>
        </w:rPr>
        <w:t>包的实例没有任何语义。</w:t>
      </w:r>
      <w:r>
        <w:rPr>
          <w:rFonts w:ascii="Arial" w:hAnsi="Arial" w:cs="Arial"/>
          <w:color w:val="4F4F4F"/>
        </w:rPr>
        <w:t> </w:t>
      </w:r>
    </w:p>
    <w:p w14:paraId="412B539C" w14:textId="11D5F7B0" w:rsidR="00880625" w:rsidRDefault="00880625" w:rsidP="00D9007B">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仅在建模时有意义，而不必转换到可执行的系统中。</w:t>
      </w:r>
    </w:p>
    <w:p w14:paraId="0E73D156" w14:textId="58313F4E" w:rsidR="00880625" w:rsidRDefault="00880625" w:rsidP="00880625">
      <w:pPr>
        <w:pStyle w:val="a6"/>
        <w:shd w:val="clear" w:color="auto" w:fill="FFFFFF"/>
        <w:spacing w:before="0" w:beforeAutospacing="0" w:after="240" w:afterAutospacing="0" w:line="390" w:lineRule="atLeast"/>
        <w:rPr>
          <w:rFonts w:ascii="Arial" w:hAnsi="Arial" w:cs="Arial"/>
          <w:color w:val="4F4F4F"/>
        </w:rPr>
      </w:pPr>
      <w:r>
        <w:rPr>
          <w:rFonts w:ascii="Arial" w:hAnsi="Arial" w:cs="Arial"/>
          <w:noProof/>
          <w:color w:val="4F4F4F"/>
        </w:rPr>
        <w:drawing>
          <wp:inline distT="0" distB="0" distL="0" distR="0" wp14:anchorId="4C374911" wp14:editId="191D9C88">
            <wp:extent cx="1229995" cy="875665"/>
            <wp:effectExtent l="0" t="0" r="8255" b="635"/>
            <wp:docPr id="2" name="图片 2" descr="https://img-blog.csdn.net/2016061715485458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17154854582?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9995" cy="875665"/>
                    </a:xfrm>
                    <a:prstGeom prst="rect">
                      <a:avLst/>
                    </a:prstGeom>
                    <a:noFill/>
                    <a:ln>
                      <a:noFill/>
                    </a:ln>
                  </pic:spPr>
                </pic:pic>
              </a:graphicData>
            </a:graphic>
          </wp:inline>
        </w:drawing>
      </w:r>
    </w:p>
    <w:p w14:paraId="13D87B18" w14:textId="77777777" w:rsidR="00E90757" w:rsidRDefault="00E90757" w:rsidP="00E90757">
      <w:pPr>
        <w:pStyle w:val="1"/>
        <w:pBdr>
          <w:bottom w:val="single" w:sz="6" w:space="0" w:color="DDDDDD"/>
        </w:pBdr>
        <w:shd w:val="clear" w:color="auto" w:fill="FFFFFF"/>
        <w:spacing w:before="120" w:after="240" w:line="540" w:lineRule="atLeast"/>
        <w:rPr>
          <w:rFonts w:ascii="Arial" w:hAnsi="Arial" w:cs="Arial"/>
          <w:color w:val="4F4F4F"/>
          <w:sz w:val="38"/>
          <w:szCs w:val="38"/>
        </w:rPr>
      </w:pPr>
      <w:r>
        <w:rPr>
          <w:rFonts w:ascii="Arial" w:hAnsi="Arial" w:cs="Arial"/>
          <w:color w:val="4F4F4F"/>
          <w:sz w:val="38"/>
          <w:szCs w:val="38"/>
        </w:rPr>
        <w:t>二、详细介绍</w:t>
      </w:r>
    </w:p>
    <w:p w14:paraId="45F89DE3" w14:textId="499BE478" w:rsidR="00880625" w:rsidRDefault="00E90757" w:rsidP="00E90757">
      <w:pPr>
        <w:pStyle w:val="2"/>
        <w:pBdr>
          <w:bottom w:val="single" w:sz="6" w:space="0" w:color="EEEEEE"/>
        </w:pBdr>
        <w:shd w:val="clear" w:color="auto" w:fill="FFFFFF"/>
        <w:spacing w:before="120" w:after="240" w:line="480" w:lineRule="atLeast"/>
      </w:pPr>
      <w:bookmarkStart w:id="0" w:name="t2"/>
      <w:bookmarkEnd w:id="0"/>
      <w:r>
        <w:rPr>
          <w:rFonts w:ascii="Arial" w:hAnsi="Arial" w:cs="Arial"/>
          <w:color w:val="4F4F4F"/>
          <w:sz w:val="34"/>
          <w:szCs w:val="34"/>
        </w:rPr>
        <w:t xml:space="preserve">2.1 </w:t>
      </w:r>
      <w:r>
        <w:rPr>
          <w:rFonts w:ascii="Arial" w:hAnsi="Arial" w:cs="Arial"/>
          <w:color w:val="4F4F4F"/>
          <w:sz w:val="34"/>
          <w:szCs w:val="34"/>
        </w:rPr>
        <w:t>名称</w:t>
      </w:r>
    </w:p>
    <w:p w14:paraId="6DCDF683" w14:textId="77777777" w:rsidR="00880625" w:rsidRDefault="00880625" w:rsidP="00880625">
      <w:r>
        <w:rPr>
          <w:rFonts w:hint="eastAsia"/>
        </w:rPr>
        <w:t>每个包必须有一个与其他包相区别的名称，包的名字是一个字符串：</w:t>
      </w:r>
    </w:p>
    <w:p w14:paraId="1176F2C2" w14:textId="77777777" w:rsidR="00880625" w:rsidRDefault="00880625" w:rsidP="00880625"/>
    <w:p w14:paraId="1B4BB700" w14:textId="77777777" w:rsidR="00880625" w:rsidRDefault="00880625" w:rsidP="00880625">
      <w:r>
        <w:rPr>
          <w:rFonts w:hint="eastAsia"/>
        </w:rPr>
        <w:t>简单名：仅含一个简单的名称。</w:t>
      </w:r>
    </w:p>
    <w:p w14:paraId="42B82928" w14:textId="77777777" w:rsidR="00880625" w:rsidRDefault="00880625" w:rsidP="00880625">
      <w:r>
        <w:rPr>
          <w:rFonts w:hint="eastAsia"/>
        </w:rPr>
        <w:t>路径名：</w:t>
      </w:r>
      <w:r>
        <w:t>:以包所位于的外围包的名字作为前缀的包名。</w:t>
      </w:r>
    </w:p>
    <w:p w14:paraId="2E0FB92D" w14:textId="77777777" w:rsidR="00880625" w:rsidRDefault="00880625" w:rsidP="00880625"/>
    <w:p w14:paraId="2C3FBE6D" w14:textId="1F5145D4" w:rsidR="00880625" w:rsidRDefault="007C34AF" w:rsidP="00880625">
      <w:pPr>
        <w:rPr>
          <w:rFonts w:hint="eastAsia"/>
        </w:rPr>
      </w:pPr>
      <w:r>
        <w:rPr>
          <w:noProof/>
        </w:rPr>
        <w:drawing>
          <wp:inline distT="0" distB="0" distL="0" distR="0" wp14:anchorId="12B11C06" wp14:editId="06671F17">
            <wp:extent cx="4610735" cy="1715770"/>
            <wp:effectExtent l="0" t="0" r="0" b="0"/>
            <wp:docPr id="17" name="图片 17" descr="https://img-blog.csdn.net/2016061715510858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60617155108585?watermark/2/text/aHR0cDovL2Jsb2cuY3Nkbi5uZXQv/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735" cy="1715770"/>
                    </a:xfrm>
                    <a:prstGeom prst="rect">
                      <a:avLst/>
                    </a:prstGeom>
                    <a:noFill/>
                    <a:ln>
                      <a:noFill/>
                    </a:ln>
                  </pic:spPr>
                </pic:pic>
              </a:graphicData>
            </a:graphic>
          </wp:inline>
        </w:drawing>
      </w:r>
      <w:r>
        <w:tab/>
      </w:r>
    </w:p>
    <w:p w14:paraId="24793597" w14:textId="77777777" w:rsidR="00880625" w:rsidRDefault="00880625" w:rsidP="00E90757">
      <w:pPr>
        <w:pStyle w:val="2"/>
        <w:pBdr>
          <w:bottom w:val="single" w:sz="6" w:space="0" w:color="EEEEEE"/>
        </w:pBdr>
        <w:shd w:val="clear" w:color="auto" w:fill="FFFFFF"/>
        <w:spacing w:before="120" w:after="240" w:line="480" w:lineRule="atLeast"/>
      </w:pPr>
      <w:r>
        <w:rPr>
          <w:rFonts w:hint="eastAsia"/>
        </w:rPr>
        <w:lastRenderedPageBreak/>
        <w:t>包的表示：</w:t>
      </w:r>
    </w:p>
    <w:p w14:paraId="59099B19" w14:textId="77777777" w:rsidR="00880625" w:rsidRDefault="00880625" w:rsidP="00880625"/>
    <w:p w14:paraId="60900597" w14:textId="77777777" w:rsidR="00880625" w:rsidRDefault="00880625" w:rsidP="00880625">
      <w:r>
        <w:rPr>
          <w:rFonts w:hint="eastAsia"/>
        </w:rPr>
        <w:t>当不需要显示包的内容时，将包的名字放入主方框内；</w:t>
      </w:r>
    </w:p>
    <w:p w14:paraId="10336732" w14:textId="77777777" w:rsidR="00880625" w:rsidRDefault="00880625" w:rsidP="00880625">
      <w:r>
        <w:rPr>
          <w:rFonts w:hint="eastAsia"/>
        </w:rPr>
        <w:t>需要显示内容时包的名字放入左上角的小方框中，将内容放入主方框内。</w:t>
      </w:r>
    </w:p>
    <w:p w14:paraId="0F3F8749" w14:textId="156B8A46" w:rsidR="00880625" w:rsidRDefault="00880625" w:rsidP="00880625">
      <w:r>
        <w:rPr>
          <w:rFonts w:hint="eastAsia"/>
        </w:rPr>
        <w:t>标以</w:t>
      </w:r>
      <w:r>
        <w:t xml:space="preserve"> {global} 的包叫通用包，表示系统的所有其他包都依赖于该包。</w:t>
      </w:r>
    </w:p>
    <w:p w14:paraId="09323A9E" w14:textId="77777777" w:rsidR="00880625" w:rsidRDefault="00880625">
      <w:pPr>
        <w:rPr>
          <w:rFonts w:hint="eastAsia"/>
        </w:rPr>
      </w:pPr>
    </w:p>
    <w:p w14:paraId="4289A995" w14:textId="2434C048" w:rsidR="00006F2E" w:rsidRPr="00006F2E" w:rsidRDefault="00006F2E" w:rsidP="00006F2E">
      <w:pPr>
        <w:pStyle w:val="a5"/>
        <w:ind w:left="420" w:firstLineChars="0" w:firstLine="0"/>
        <w:rPr>
          <w:rFonts w:hint="eastAsia"/>
        </w:rPr>
      </w:pPr>
    </w:p>
    <w:p w14:paraId="6E8DBA8F" w14:textId="77777777" w:rsidR="00880625" w:rsidRPr="00880625" w:rsidRDefault="00880625" w:rsidP="00E90757">
      <w:pPr>
        <w:pStyle w:val="2"/>
        <w:pBdr>
          <w:bottom w:val="single" w:sz="6" w:space="0" w:color="EEEEEE"/>
        </w:pBdr>
        <w:shd w:val="clear" w:color="auto" w:fill="FFFFFF"/>
        <w:spacing w:before="120" w:after="240" w:line="480" w:lineRule="atLeast"/>
        <w:rPr>
          <w:b/>
        </w:rPr>
      </w:pPr>
      <w:r w:rsidRPr="00880625">
        <w:rPr>
          <w:b/>
        </w:rPr>
        <w:t>2.2 拥有的元素</w:t>
      </w:r>
    </w:p>
    <w:p w14:paraId="4E3AFD01" w14:textId="77777777" w:rsidR="00880625" w:rsidRPr="00880625" w:rsidRDefault="00880625" w:rsidP="00880625">
      <w:pPr>
        <w:pStyle w:val="a5"/>
        <w:rPr>
          <w:b/>
        </w:rPr>
      </w:pPr>
      <w:r w:rsidRPr="00880625">
        <w:rPr>
          <w:rFonts w:hint="eastAsia"/>
          <w:b/>
        </w:rPr>
        <w:t>包拥有的元素：类、接口、组件、节点、协作、用例、图以及其他包。</w:t>
      </w:r>
    </w:p>
    <w:p w14:paraId="4808EF59" w14:textId="77777777" w:rsidR="00880625" w:rsidRPr="00880625" w:rsidRDefault="00880625" w:rsidP="00880625">
      <w:pPr>
        <w:pStyle w:val="a5"/>
        <w:rPr>
          <w:b/>
        </w:rPr>
      </w:pPr>
    </w:p>
    <w:p w14:paraId="19D2F6F6" w14:textId="77777777" w:rsidR="00880625" w:rsidRPr="00880625" w:rsidRDefault="00880625" w:rsidP="00880625">
      <w:pPr>
        <w:pStyle w:val="a5"/>
        <w:rPr>
          <w:b/>
        </w:rPr>
      </w:pPr>
      <w:r w:rsidRPr="00880625">
        <w:rPr>
          <w:rFonts w:hint="eastAsia"/>
          <w:b/>
        </w:rPr>
        <w:t>一个模型元素不能被一个以上的包所拥有。</w:t>
      </w:r>
    </w:p>
    <w:p w14:paraId="4D58F5BC" w14:textId="77777777" w:rsidR="00880625" w:rsidRPr="00880625" w:rsidRDefault="00880625" w:rsidP="00880625">
      <w:pPr>
        <w:pStyle w:val="a5"/>
        <w:rPr>
          <w:b/>
        </w:rPr>
      </w:pPr>
      <w:r w:rsidRPr="00880625">
        <w:rPr>
          <w:rFonts w:hint="eastAsia"/>
          <w:b/>
        </w:rPr>
        <w:t>如果包被撤销，其中的元素也要被撤销。</w:t>
      </w:r>
    </w:p>
    <w:p w14:paraId="68D81A3E" w14:textId="77777777" w:rsidR="00880625" w:rsidRPr="00880625" w:rsidRDefault="00880625" w:rsidP="00880625">
      <w:pPr>
        <w:pStyle w:val="a5"/>
        <w:rPr>
          <w:b/>
        </w:rPr>
      </w:pPr>
      <w:r w:rsidRPr="00880625">
        <w:rPr>
          <w:rFonts w:hint="eastAsia"/>
          <w:b/>
        </w:rPr>
        <w:t>一个包形成了一个命名空间。</w:t>
      </w:r>
    </w:p>
    <w:p w14:paraId="45739A69" w14:textId="77777777" w:rsidR="00880625" w:rsidRPr="00880625" w:rsidRDefault="00880625" w:rsidP="00880625">
      <w:pPr>
        <w:pStyle w:val="a5"/>
        <w:rPr>
          <w:b/>
        </w:rPr>
      </w:pPr>
      <w:r w:rsidRPr="00880625">
        <w:rPr>
          <w:rFonts w:hint="eastAsia"/>
          <w:b/>
        </w:rPr>
        <w:t>一个包的各个同类建模元素不能具有相同的名字；</w:t>
      </w:r>
    </w:p>
    <w:p w14:paraId="7EF77878" w14:textId="77777777" w:rsidR="00880625" w:rsidRPr="00880625" w:rsidRDefault="00880625" w:rsidP="00880625">
      <w:pPr>
        <w:pStyle w:val="a5"/>
        <w:rPr>
          <w:b/>
        </w:rPr>
      </w:pPr>
      <w:r w:rsidRPr="00880625">
        <w:rPr>
          <w:rFonts w:hint="eastAsia"/>
          <w:b/>
        </w:rPr>
        <w:t>不同包的各个建模元素能具有相同的名字，因为它们代表不同的建模元素；</w:t>
      </w:r>
    </w:p>
    <w:p w14:paraId="76D59AFC" w14:textId="5B7960EC" w:rsidR="00880625" w:rsidRDefault="00880625" w:rsidP="00880625">
      <w:pPr>
        <w:pStyle w:val="a5"/>
        <w:rPr>
          <w:b/>
        </w:rPr>
      </w:pPr>
      <w:r w:rsidRPr="00880625">
        <w:rPr>
          <w:rFonts w:hint="eastAsia"/>
          <w:b/>
        </w:rPr>
        <w:t>同一个包内，不同种类的模型元素能够具有相同的名字。</w:t>
      </w:r>
    </w:p>
    <w:p w14:paraId="167DCA43" w14:textId="77777777" w:rsidR="00880625" w:rsidRDefault="00880625" w:rsidP="00B706B0"/>
    <w:p w14:paraId="6B305DBF" w14:textId="33EFEDAD" w:rsidR="00B706B0" w:rsidRDefault="00B706B0" w:rsidP="00E90757">
      <w:pPr>
        <w:pStyle w:val="2"/>
        <w:pBdr>
          <w:bottom w:val="single" w:sz="6" w:space="0" w:color="EEEEEE"/>
        </w:pBdr>
        <w:shd w:val="clear" w:color="auto" w:fill="FFFFFF"/>
        <w:spacing w:before="120" w:after="240" w:line="480" w:lineRule="atLeast"/>
      </w:pPr>
      <w:r>
        <w:t xml:space="preserve">2.3 </w:t>
      </w:r>
      <w:r w:rsidRPr="00E90757">
        <w:rPr>
          <w:b/>
        </w:rPr>
        <w:t>可见性</w:t>
      </w:r>
    </w:p>
    <w:p w14:paraId="39895D93" w14:textId="77777777" w:rsidR="00B706B0" w:rsidRDefault="00B706B0" w:rsidP="00B706B0">
      <w:r>
        <w:rPr>
          <w:rFonts w:hint="eastAsia"/>
        </w:rPr>
        <w:t>包的可见性用来控制包外界的元素对包内元素的可访问权限。</w:t>
      </w:r>
    </w:p>
    <w:p w14:paraId="65D7AD89" w14:textId="77777777" w:rsidR="00B706B0" w:rsidRDefault="00B706B0" w:rsidP="00B706B0"/>
    <w:tbl>
      <w:tblPr>
        <w:tblW w:w="10500" w:type="dxa"/>
        <w:tblInd w:w="-1109" w:type="dxa"/>
        <w:tblCellMar>
          <w:top w:w="15" w:type="dxa"/>
          <w:left w:w="15" w:type="dxa"/>
          <w:bottom w:w="15" w:type="dxa"/>
          <w:right w:w="15" w:type="dxa"/>
        </w:tblCellMar>
        <w:tblLook w:val="04A0" w:firstRow="1" w:lastRow="0" w:firstColumn="1" w:lastColumn="0" w:noHBand="0" w:noVBand="1"/>
      </w:tblPr>
      <w:tblGrid>
        <w:gridCol w:w="2228"/>
        <w:gridCol w:w="8272"/>
      </w:tblGrid>
      <w:tr w:rsidR="00D9007B" w:rsidRPr="00D9007B" w14:paraId="720561BD" w14:textId="77777777" w:rsidTr="00D9007B">
        <w:trPr>
          <w:tblHeader/>
        </w:trPr>
        <w:tc>
          <w:tcPr>
            <w:tcW w:w="0" w:type="auto"/>
            <w:tcBorders>
              <w:top w:val="single" w:sz="6" w:space="0" w:color="D9D9D9"/>
              <w:left w:val="single" w:sz="6" w:space="0" w:color="D9D9D9"/>
              <w:bottom w:val="single" w:sz="6" w:space="0" w:color="D9D9D9"/>
              <w:right w:val="single" w:sz="6" w:space="0" w:color="D9D9D9"/>
            </w:tcBorders>
            <w:shd w:val="clear" w:color="auto" w:fill="F2F2F2"/>
            <w:tcMar>
              <w:top w:w="120" w:type="dxa"/>
              <w:left w:w="195" w:type="dxa"/>
              <w:bottom w:w="120" w:type="dxa"/>
              <w:right w:w="195" w:type="dxa"/>
            </w:tcMar>
            <w:vAlign w:val="center"/>
            <w:hideMark/>
          </w:tcPr>
          <w:p w14:paraId="4615AED4" w14:textId="77777777" w:rsidR="00D9007B" w:rsidRPr="00D9007B" w:rsidRDefault="00D9007B" w:rsidP="00D9007B">
            <w:pPr>
              <w:widowControl/>
              <w:jc w:val="left"/>
              <w:rPr>
                <w:rFonts w:ascii="inherit" w:eastAsia="宋体" w:hAnsi="inherit" w:cs="Arial"/>
                <w:color w:val="333333"/>
                <w:kern w:val="0"/>
                <w:szCs w:val="21"/>
              </w:rPr>
            </w:pPr>
            <w:r w:rsidRPr="00D9007B">
              <w:rPr>
                <w:rFonts w:ascii="inherit" w:eastAsia="宋体" w:hAnsi="inherit" w:cs="Arial"/>
                <w:color w:val="333333"/>
                <w:kern w:val="0"/>
                <w:szCs w:val="21"/>
              </w:rPr>
              <w:t>包的可见性</w:t>
            </w:r>
          </w:p>
        </w:tc>
        <w:tc>
          <w:tcPr>
            <w:tcW w:w="0" w:type="auto"/>
            <w:tcBorders>
              <w:top w:val="single" w:sz="6" w:space="0" w:color="D9D9D9"/>
              <w:left w:val="single" w:sz="6" w:space="0" w:color="D9D9D9"/>
              <w:bottom w:val="single" w:sz="6" w:space="0" w:color="D9D9D9"/>
              <w:right w:val="single" w:sz="6" w:space="0" w:color="D9D9D9"/>
            </w:tcBorders>
            <w:shd w:val="clear" w:color="auto" w:fill="F2F2F2"/>
            <w:tcMar>
              <w:top w:w="120" w:type="dxa"/>
              <w:left w:w="195" w:type="dxa"/>
              <w:bottom w:w="120" w:type="dxa"/>
              <w:right w:w="195" w:type="dxa"/>
            </w:tcMar>
            <w:vAlign w:val="center"/>
            <w:hideMark/>
          </w:tcPr>
          <w:p w14:paraId="48E0C57E" w14:textId="77777777" w:rsidR="00D9007B" w:rsidRPr="00D9007B" w:rsidRDefault="00D9007B" w:rsidP="00D9007B">
            <w:pPr>
              <w:widowControl/>
              <w:jc w:val="left"/>
              <w:rPr>
                <w:rFonts w:ascii="inherit" w:eastAsia="宋体" w:hAnsi="inherit" w:cs="Arial"/>
                <w:color w:val="333333"/>
                <w:kern w:val="0"/>
                <w:szCs w:val="21"/>
              </w:rPr>
            </w:pPr>
            <w:r w:rsidRPr="00D9007B">
              <w:rPr>
                <w:rFonts w:ascii="inherit" w:eastAsia="宋体" w:hAnsi="inherit" w:cs="Arial"/>
                <w:color w:val="333333"/>
                <w:kern w:val="0"/>
                <w:szCs w:val="21"/>
              </w:rPr>
              <w:t>访问权限</w:t>
            </w:r>
          </w:p>
        </w:tc>
      </w:tr>
      <w:tr w:rsidR="00D9007B" w:rsidRPr="00D9007B" w14:paraId="5799BBD8" w14:textId="77777777" w:rsidTr="00D9007B">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95" w:type="dxa"/>
              <w:bottom w:w="120" w:type="dxa"/>
              <w:right w:w="195" w:type="dxa"/>
            </w:tcMar>
            <w:vAlign w:val="center"/>
            <w:hideMark/>
          </w:tcPr>
          <w:p w14:paraId="5383903C" w14:textId="77777777" w:rsidR="00D9007B" w:rsidRPr="00D9007B" w:rsidRDefault="00D9007B" w:rsidP="00D9007B">
            <w:pPr>
              <w:widowControl/>
              <w:jc w:val="left"/>
              <w:rPr>
                <w:rFonts w:ascii="inherit" w:eastAsia="宋体" w:hAnsi="inherit" w:cs="Arial"/>
                <w:color w:val="333333"/>
                <w:kern w:val="0"/>
                <w:szCs w:val="21"/>
              </w:rPr>
            </w:pPr>
            <w:r w:rsidRPr="00D9007B">
              <w:rPr>
                <w:rFonts w:ascii="inherit" w:eastAsia="宋体" w:hAnsi="inherit" w:cs="Arial"/>
                <w:color w:val="333333"/>
                <w:kern w:val="0"/>
                <w:szCs w:val="21"/>
              </w:rPr>
              <w:t>“+” --public</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95" w:type="dxa"/>
              <w:bottom w:w="120" w:type="dxa"/>
              <w:right w:w="195" w:type="dxa"/>
            </w:tcMar>
            <w:vAlign w:val="center"/>
            <w:hideMark/>
          </w:tcPr>
          <w:p w14:paraId="7941424F" w14:textId="68A46B48" w:rsidR="00D9007B" w:rsidRPr="00D9007B" w:rsidRDefault="00763D48" w:rsidP="00D9007B">
            <w:pPr>
              <w:widowControl/>
              <w:jc w:val="left"/>
              <w:rPr>
                <w:rFonts w:ascii="inherit" w:eastAsia="宋体" w:hAnsi="inherit" w:cs="Arial"/>
                <w:color w:val="333333"/>
                <w:kern w:val="0"/>
                <w:szCs w:val="21"/>
              </w:rPr>
            </w:pPr>
            <w:r>
              <w:rPr>
                <w:rFonts w:ascii="Arial" w:hAnsi="Arial" w:cs="Arial"/>
                <w:color w:val="333333"/>
                <w:szCs w:val="21"/>
                <w:shd w:val="clear" w:color="auto" w:fill="FFFFFF"/>
              </w:rPr>
              <w:t>包内的模型元素可以被任何引入了此包的其他包的内含元素访问</w:t>
            </w:r>
          </w:p>
        </w:tc>
      </w:tr>
      <w:tr w:rsidR="00D9007B" w:rsidRPr="00D9007B" w14:paraId="779092EA" w14:textId="77777777" w:rsidTr="00D9007B">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95" w:type="dxa"/>
              <w:bottom w:w="120" w:type="dxa"/>
              <w:right w:w="195" w:type="dxa"/>
            </w:tcMar>
            <w:vAlign w:val="center"/>
            <w:hideMark/>
          </w:tcPr>
          <w:p w14:paraId="3FC84415" w14:textId="77777777" w:rsidR="00D9007B" w:rsidRPr="00D9007B" w:rsidRDefault="00D9007B" w:rsidP="00D9007B">
            <w:pPr>
              <w:widowControl/>
              <w:jc w:val="left"/>
              <w:rPr>
                <w:rFonts w:ascii="inherit" w:eastAsia="宋体" w:hAnsi="inherit" w:cs="Arial"/>
                <w:color w:val="333333"/>
                <w:kern w:val="0"/>
                <w:szCs w:val="21"/>
              </w:rPr>
            </w:pPr>
            <w:r w:rsidRPr="00D9007B">
              <w:rPr>
                <w:rFonts w:ascii="inherit" w:eastAsia="宋体" w:hAnsi="inherit" w:cs="Arial"/>
                <w:color w:val="333333"/>
                <w:kern w:val="0"/>
                <w:szCs w:val="21"/>
              </w:rPr>
              <w:t>“#”--protected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95" w:type="dxa"/>
              <w:bottom w:w="120" w:type="dxa"/>
              <w:right w:w="195" w:type="dxa"/>
            </w:tcMar>
            <w:vAlign w:val="center"/>
            <w:hideMark/>
          </w:tcPr>
          <w:p w14:paraId="00E8A1B7" w14:textId="2DEC54DD" w:rsidR="00D9007B" w:rsidRPr="00D9007B" w:rsidRDefault="00763D48" w:rsidP="00D9007B">
            <w:pPr>
              <w:widowControl/>
              <w:jc w:val="left"/>
              <w:rPr>
                <w:rFonts w:ascii="inherit" w:eastAsia="宋体" w:hAnsi="inherit" w:cs="Arial"/>
                <w:color w:val="333333"/>
                <w:kern w:val="0"/>
                <w:szCs w:val="21"/>
              </w:rPr>
            </w:pPr>
            <w:r>
              <w:rPr>
                <w:rFonts w:ascii="Arial" w:hAnsi="Arial" w:cs="Arial"/>
                <w:color w:val="333333"/>
                <w:szCs w:val="21"/>
                <w:shd w:val="clear" w:color="auto" w:fill="FFFFFF"/>
              </w:rPr>
              <w:t>表示此元素能被该包的子包内所含元素访问</w:t>
            </w:r>
          </w:p>
        </w:tc>
      </w:tr>
      <w:tr w:rsidR="00D9007B" w:rsidRPr="00D9007B" w14:paraId="4857654D" w14:textId="77777777" w:rsidTr="00D9007B">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95" w:type="dxa"/>
              <w:bottom w:w="120" w:type="dxa"/>
              <w:right w:w="195" w:type="dxa"/>
            </w:tcMar>
            <w:vAlign w:val="center"/>
            <w:hideMark/>
          </w:tcPr>
          <w:p w14:paraId="00610603" w14:textId="77777777" w:rsidR="00D9007B" w:rsidRPr="00D9007B" w:rsidRDefault="00D9007B" w:rsidP="00D9007B">
            <w:pPr>
              <w:widowControl/>
              <w:jc w:val="left"/>
              <w:rPr>
                <w:rFonts w:ascii="inherit" w:eastAsia="宋体" w:hAnsi="inherit" w:cs="Arial"/>
                <w:color w:val="333333"/>
                <w:kern w:val="0"/>
                <w:szCs w:val="21"/>
              </w:rPr>
            </w:pPr>
            <w:r w:rsidRPr="00D9007B">
              <w:rPr>
                <w:rFonts w:ascii="inherit" w:eastAsia="宋体" w:hAnsi="inherit" w:cs="Arial"/>
                <w:color w:val="333333"/>
                <w:kern w:val="0"/>
                <w:szCs w:val="21"/>
              </w:rPr>
              <w:t>“-”--private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120" w:type="dxa"/>
              <w:left w:w="195" w:type="dxa"/>
              <w:bottom w:w="120" w:type="dxa"/>
              <w:right w:w="195" w:type="dxa"/>
            </w:tcMar>
            <w:vAlign w:val="center"/>
            <w:hideMark/>
          </w:tcPr>
          <w:p w14:paraId="2530486E" w14:textId="36F358E7" w:rsidR="00D9007B" w:rsidRPr="00D9007B" w:rsidRDefault="00763D48" w:rsidP="00D9007B">
            <w:pPr>
              <w:widowControl/>
              <w:jc w:val="left"/>
              <w:rPr>
                <w:rFonts w:ascii="inherit" w:eastAsia="宋体" w:hAnsi="inherit" w:cs="Arial"/>
                <w:color w:val="333333"/>
                <w:kern w:val="0"/>
                <w:szCs w:val="21"/>
              </w:rPr>
            </w:pPr>
            <w:r>
              <w:rPr>
                <w:rFonts w:ascii="Arial" w:hAnsi="Arial" w:cs="Arial"/>
                <w:color w:val="333333"/>
                <w:szCs w:val="21"/>
                <w:shd w:val="clear" w:color="auto" w:fill="FFFFFF"/>
              </w:rPr>
              <w:t>表示此元素只能被属于同一包的内含元素访问</w:t>
            </w:r>
          </w:p>
        </w:tc>
      </w:tr>
    </w:tbl>
    <w:p w14:paraId="35DBFF2F" w14:textId="7FA094BC" w:rsidR="00B706B0" w:rsidRDefault="00B706B0" w:rsidP="00B706B0">
      <w:r>
        <w:t xml:space="preserve"> </w:t>
      </w:r>
    </w:p>
    <w:p w14:paraId="7E7690AD" w14:textId="0EBFEEF5" w:rsidR="00880625" w:rsidRDefault="00880625" w:rsidP="00B706B0"/>
    <w:p w14:paraId="02A830E8" w14:textId="4BCF3FC9" w:rsidR="00880625" w:rsidDel="0015517D" w:rsidRDefault="00880625" w:rsidP="00880625">
      <w:pPr>
        <w:pStyle w:val="2"/>
        <w:pBdr>
          <w:bottom w:val="single" w:sz="6" w:space="0" w:color="EEEEEE"/>
        </w:pBdr>
        <w:shd w:val="clear" w:color="auto" w:fill="FFFFFF"/>
        <w:spacing w:before="120" w:after="240" w:line="480" w:lineRule="atLeast"/>
        <w:rPr>
          <w:del w:id="1" w:author="骆 佳俊" w:date="2018-12-09T11:41:00Z"/>
          <w:rFonts w:ascii="Arial" w:hAnsi="Arial" w:cs="Arial"/>
          <w:color w:val="4F4F4F"/>
          <w:sz w:val="34"/>
          <w:szCs w:val="34"/>
        </w:rPr>
      </w:pPr>
      <w:del w:id="2" w:author="骆 佳俊" w:date="2018-12-09T11:41:00Z">
        <w:r w:rsidDel="0015517D">
          <w:rPr>
            <w:rFonts w:ascii="Arial" w:hAnsi="Arial" w:cs="Arial"/>
            <w:color w:val="4F4F4F"/>
            <w:sz w:val="34"/>
            <w:szCs w:val="34"/>
          </w:rPr>
          <w:delText xml:space="preserve">2.4 </w:delText>
        </w:r>
        <w:r w:rsidDel="0015517D">
          <w:rPr>
            <w:rFonts w:ascii="Arial" w:hAnsi="Arial" w:cs="Arial"/>
            <w:color w:val="4F4F4F"/>
            <w:sz w:val="34"/>
            <w:szCs w:val="34"/>
          </w:rPr>
          <w:delText>引入与输出</w:delText>
        </w:r>
      </w:del>
    </w:p>
    <w:p w14:paraId="0968F64C" w14:textId="2F95673F" w:rsidR="00880625" w:rsidDel="0015517D" w:rsidRDefault="00880625" w:rsidP="00880625">
      <w:pPr>
        <w:pStyle w:val="a6"/>
        <w:shd w:val="clear" w:color="auto" w:fill="FFFFFF"/>
        <w:spacing w:before="0" w:beforeAutospacing="0" w:after="240" w:afterAutospacing="0" w:line="390" w:lineRule="atLeast"/>
        <w:rPr>
          <w:del w:id="3" w:author="骆 佳俊" w:date="2018-12-09T11:41:00Z"/>
          <w:rFonts w:ascii="Arial" w:hAnsi="Arial" w:cs="Arial"/>
          <w:color w:val="4F4F4F"/>
        </w:rPr>
      </w:pPr>
      <w:del w:id="4" w:author="骆 佳俊" w:date="2018-12-09T11:41:00Z">
        <w:r w:rsidDel="0015517D">
          <w:rPr>
            <w:rFonts w:ascii="Arial" w:hAnsi="Arial" w:cs="Arial"/>
            <w:color w:val="4F4F4F"/>
          </w:rPr>
          <w:delText>引入（</w:delText>
        </w:r>
        <w:r w:rsidDel="0015517D">
          <w:rPr>
            <w:rFonts w:ascii="Arial" w:hAnsi="Arial" w:cs="Arial"/>
            <w:color w:val="4F4F4F"/>
          </w:rPr>
          <w:delText>import</w:delText>
        </w:r>
        <w:r w:rsidDel="0015517D">
          <w:rPr>
            <w:rFonts w:ascii="Arial" w:hAnsi="Arial" w:cs="Arial"/>
            <w:color w:val="4F4F4F"/>
          </w:rPr>
          <w:delText>）：指允许一个包中的元素存取另一个包中的元素。</w:delText>
        </w:r>
        <w:r w:rsidDel="0015517D">
          <w:rPr>
            <w:rFonts w:ascii="Arial" w:hAnsi="Arial" w:cs="Arial"/>
            <w:color w:val="4F4F4F"/>
          </w:rPr>
          <w:br/>
        </w:r>
        <w:r w:rsidDel="0015517D">
          <w:rPr>
            <w:rFonts w:ascii="Arial" w:hAnsi="Arial" w:cs="Arial"/>
            <w:color w:val="4F4F4F"/>
          </w:rPr>
          <w:delText>注意：输入依赖是单向的。</w:delText>
        </w:r>
      </w:del>
    </w:p>
    <w:p w14:paraId="1ABD7610" w14:textId="0D7C6DAA" w:rsidR="00880625" w:rsidDel="0015517D" w:rsidRDefault="00880625" w:rsidP="00880625">
      <w:pPr>
        <w:pStyle w:val="a6"/>
        <w:shd w:val="clear" w:color="auto" w:fill="FFFFFF"/>
        <w:spacing w:before="0" w:beforeAutospacing="0" w:after="240" w:afterAutospacing="0" w:line="390" w:lineRule="atLeast"/>
        <w:rPr>
          <w:del w:id="5" w:author="骆 佳俊" w:date="2018-12-09T11:41:00Z"/>
          <w:rFonts w:ascii="Arial" w:hAnsi="Arial" w:cs="Arial"/>
          <w:color w:val="4F4F4F"/>
        </w:rPr>
      </w:pPr>
      <w:del w:id="6" w:author="骆 佳俊" w:date="2018-12-09T11:41:00Z">
        <w:r w:rsidDel="0015517D">
          <w:rPr>
            <w:rFonts w:ascii="Arial" w:hAnsi="Arial" w:cs="Arial"/>
            <w:color w:val="4F4F4F"/>
          </w:rPr>
          <w:delText>输出（</w:delText>
        </w:r>
        <w:r w:rsidDel="0015517D">
          <w:rPr>
            <w:rFonts w:ascii="Arial" w:hAnsi="Arial" w:cs="Arial"/>
            <w:color w:val="4F4F4F"/>
          </w:rPr>
          <w:delText>export</w:delText>
        </w:r>
        <w:r w:rsidDel="0015517D">
          <w:rPr>
            <w:rFonts w:ascii="Arial" w:hAnsi="Arial" w:cs="Arial"/>
            <w:color w:val="4F4F4F"/>
          </w:rPr>
          <w:delText>）：包的公共部分，称为包的输出</w:delText>
        </w:r>
        <w:r w:rsidDel="0015517D">
          <w:rPr>
            <w:rFonts w:ascii="Arial" w:hAnsi="Arial" w:cs="Arial"/>
            <w:color w:val="4F4F4F"/>
          </w:rPr>
          <w:delText>(Export)</w:delText>
        </w:r>
        <w:r w:rsidDel="0015517D">
          <w:rPr>
            <w:rFonts w:ascii="Arial" w:hAnsi="Arial" w:cs="Arial"/>
            <w:color w:val="4F4F4F"/>
          </w:rPr>
          <w:delText>。包的输出只对另一个与它有输入依赖的包才是可视的、可取的。</w:delText>
        </w:r>
      </w:del>
    </w:p>
    <w:p w14:paraId="716713F9" w14:textId="0402333F" w:rsidR="00880625" w:rsidDel="0015517D" w:rsidRDefault="00880625" w:rsidP="00880625">
      <w:pPr>
        <w:pStyle w:val="a6"/>
        <w:shd w:val="clear" w:color="auto" w:fill="FFFFFF"/>
        <w:spacing w:before="0" w:beforeAutospacing="0" w:after="240" w:afterAutospacing="0" w:line="390" w:lineRule="atLeast"/>
        <w:rPr>
          <w:del w:id="7" w:author="骆 佳俊" w:date="2018-12-09T11:41:00Z"/>
          <w:rFonts w:ascii="Arial" w:hAnsi="Arial" w:cs="Arial"/>
          <w:color w:val="4F4F4F"/>
        </w:rPr>
      </w:pPr>
      <w:del w:id="8" w:author="骆 佳俊" w:date="2018-12-09T11:41:00Z">
        <w:r w:rsidDel="0015517D">
          <w:rPr>
            <w:rFonts w:ascii="Arial" w:hAnsi="Arial" w:cs="Arial"/>
            <w:noProof/>
            <w:color w:val="4F4F4F"/>
          </w:rPr>
          <w:drawing>
            <wp:inline distT="0" distB="0" distL="0" distR="0" wp14:anchorId="15874D2B" wp14:editId="327DD27D">
              <wp:extent cx="4011930" cy="2808605"/>
              <wp:effectExtent l="0" t="0" r="7620" b="0"/>
              <wp:docPr id="9" name="图片 9" descr="https://img-blog.csdn.net/201606171558192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0617155819210?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1930" cy="2808605"/>
                      </a:xfrm>
                      <a:prstGeom prst="rect">
                        <a:avLst/>
                      </a:prstGeom>
                      <a:noFill/>
                      <a:ln>
                        <a:noFill/>
                      </a:ln>
                    </pic:spPr>
                  </pic:pic>
                </a:graphicData>
              </a:graphic>
            </wp:inline>
          </w:drawing>
        </w:r>
      </w:del>
    </w:p>
    <w:p w14:paraId="743EF1B6" w14:textId="5A484587" w:rsidR="00880625" w:rsidRDefault="00880625" w:rsidP="00B706B0"/>
    <w:p w14:paraId="21A02FC6" w14:textId="19558FB4" w:rsidR="00880625" w:rsidRDefault="00880625" w:rsidP="00B706B0"/>
    <w:p w14:paraId="1B575051" w14:textId="77777777" w:rsidR="00880625" w:rsidRDefault="00880625" w:rsidP="00880625">
      <w:pPr>
        <w:pStyle w:val="2"/>
        <w:pBdr>
          <w:bottom w:val="single" w:sz="6" w:space="0" w:color="EEEEEE"/>
        </w:pBdr>
        <w:shd w:val="clear" w:color="auto" w:fill="FFFFFF"/>
        <w:spacing w:before="120" w:after="240" w:line="480" w:lineRule="atLeast"/>
        <w:rPr>
          <w:rFonts w:ascii="Arial" w:hAnsi="Arial" w:cs="Arial"/>
          <w:color w:val="4F4F4F"/>
          <w:sz w:val="34"/>
          <w:szCs w:val="34"/>
        </w:rPr>
      </w:pPr>
      <w:r>
        <w:rPr>
          <w:rFonts w:ascii="Arial" w:hAnsi="Arial" w:cs="Arial"/>
          <w:color w:val="4F4F4F"/>
          <w:sz w:val="34"/>
          <w:szCs w:val="34"/>
        </w:rPr>
        <w:lastRenderedPageBreak/>
        <w:t xml:space="preserve">2.5 </w:t>
      </w:r>
      <w:r>
        <w:rPr>
          <w:rFonts w:ascii="Arial" w:hAnsi="Arial" w:cs="Arial"/>
          <w:color w:val="4F4F4F"/>
          <w:sz w:val="34"/>
          <w:szCs w:val="34"/>
        </w:rPr>
        <w:t>标准元素</w:t>
      </w:r>
    </w:p>
    <w:p w14:paraId="7FB0E6D3" w14:textId="509B6A28" w:rsidR="00880625" w:rsidRDefault="00880625" w:rsidP="00880625">
      <w:pPr>
        <w:pStyle w:val="a6"/>
        <w:shd w:val="clear" w:color="auto" w:fill="FFFFFF"/>
        <w:spacing w:before="0" w:beforeAutospacing="0" w:after="240" w:afterAutospacing="0" w:line="390" w:lineRule="atLeast"/>
        <w:rPr>
          <w:rFonts w:ascii="Arial" w:hAnsi="Arial" w:cs="Arial"/>
          <w:color w:val="4F4F4F"/>
        </w:rPr>
      </w:pPr>
      <w:r>
        <w:rPr>
          <w:rFonts w:ascii="Arial" w:hAnsi="Arial" w:cs="Arial"/>
          <w:noProof/>
          <w:color w:val="4F4F4F"/>
        </w:rPr>
        <w:drawing>
          <wp:inline distT="0" distB="0" distL="0" distR="0" wp14:anchorId="40947B9F" wp14:editId="6CAD54CF">
            <wp:extent cx="5274310" cy="3046730"/>
            <wp:effectExtent l="0" t="0" r="2540" b="1270"/>
            <wp:docPr id="10" name="图片 10" descr="https://img-blog.csdn.net/2016061715590553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61715590553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46730"/>
                    </a:xfrm>
                    <a:prstGeom prst="rect">
                      <a:avLst/>
                    </a:prstGeom>
                    <a:noFill/>
                    <a:ln>
                      <a:noFill/>
                    </a:ln>
                  </pic:spPr>
                </pic:pic>
              </a:graphicData>
            </a:graphic>
          </wp:inline>
        </w:drawing>
      </w:r>
    </w:p>
    <w:p w14:paraId="0276BEE4" w14:textId="75445C2A" w:rsidR="00880625" w:rsidRDefault="00880625" w:rsidP="00B706B0"/>
    <w:p w14:paraId="4F29813F" w14:textId="77777777" w:rsidR="005164B9" w:rsidRDefault="005164B9" w:rsidP="005164B9">
      <w:pPr>
        <w:pStyle w:val="1"/>
        <w:pBdr>
          <w:bottom w:val="single" w:sz="6" w:space="0" w:color="DDDDDD"/>
        </w:pBdr>
        <w:shd w:val="clear" w:color="auto" w:fill="FFFFFF"/>
        <w:spacing w:before="120" w:after="240" w:line="540" w:lineRule="atLeast"/>
        <w:rPr>
          <w:rFonts w:ascii="Arial" w:hAnsi="Arial" w:cs="Arial"/>
          <w:color w:val="4F4F4F"/>
          <w:sz w:val="38"/>
          <w:szCs w:val="38"/>
        </w:rPr>
      </w:pPr>
      <w:r>
        <w:rPr>
          <w:rFonts w:ascii="Arial" w:hAnsi="Arial" w:cs="Arial"/>
          <w:color w:val="4F4F4F"/>
          <w:sz w:val="38"/>
          <w:szCs w:val="38"/>
        </w:rPr>
        <w:t>包之间的关系</w:t>
      </w:r>
    </w:p>
    <w:p w14:paraId="065032E5" w14:textId="73FCE800" w:rsidR="005164B9" w:rsidDel="0015517D" w:rsidRDefault="005164B9" w:rsidP="005164B9">
      <w:pPr>
        <w:pStyle w:val="a6"/>
        <w:shd w:val="clear" w:color="auto" w:fill="FFFFFF"/>
        <w:spacing w:before="0" w:beforeAutospacing="0" w:after="240" w:afterAutospacing="0" w:line="390" w:lineRule="atLeast"/>
        <w:rPr>
          <w:del w:id="9" w:author="骆 佳俊" w:date="2018-12-09T11:42:00Z"/>
          <w:rFonts w:ascii="Arial" w:hAnsi="Arial" w:cs="Arial" w:hint="eastAsia"/>
          <w:color w:val="4F4F4F"/>
        </w:rPr>
      </w:pPr>
      <w:del w:id="10" w:author="骆 佳俊" w:date="2018-12-09T11:41:00Z">
        <w:r w:rsidDel="0015517D">
          <w:rPr>
            <w:rStyle w:val="a7"/>
            <w:rFonts w:ascii="Arial" w:hAnsi="Arial" w:cs="Arial" w:hint="eastAsia"/>
            <w:color w:val="4F4F4F"/>
          </w:rPr>
          <w:delText>包之间可以有两种关系：引入和访问依赖、泛化</w:delText>
        </w:r>
      </w:del>
      <w:ins w:id="11" w:author="骆 佳俊" w:date="2018-12-09T11:41:00Z">
        <w:r w:rsidR="0015517D">
          <w:rPr>
            <w:rStyle w:val="a7"/>
            <w:rFonts w:ascii="Arial" w:hAnsi="Arial" w:cs="Arial" w:hint="eastAsia"/>
            <w:color w:val="4F4F4F"/>
          </w:rPr>
          <w:t>引入关系、</w:t>
        </w:r>
      </w:ins>
      <w:ins w:id="12" w:author="骆 佳俊" w:date="2018-12-09T11:42:00Z">
        <w:r w:rsidR="0015517D">
          <w:rPr>
            <w:rStyle w:val="a7"/>
            <w:rFonts w:ascii="Arial" w:hAnsi="Arial" w:cs="Arial" w:hint="eastAsia"/>
            <w:color w:val="4F4F4F"/>
          </w:rPr>
          <w:t>泛化关系、嵌套关系</w:t>
        </w:r>
      </w:ins>
      <w:ins w:id="13" w:author="骆 佳俊" w:date="2018-12-09T11:43:00Z">
        <w:r w:rsidR="0015517D">
          <w:rPr>
            <w:rStyle w:val="a7"/>
            <w:rFonts w:ascii="Arial" w:hAnsi="Arial" w:cs="Arial"/>
            <w:color w:val="4F4F4F"/>
          </w:rPr>
          <w:tab/>
        </w:r>
      </w:ins>
    </w:p>
    <w:p w14:paraId="61521AEA" w14:textId="26162C03" w:rsidR="005164B9" w:rsidDel="0015517D" w:rsidRDefault="005164B9" w:rsidP="0015517D">
      <w:pPr>
        <w:pStyle w:val="2"/>
        <w:pBdr>
          <w:bottom w:val="single" w:sz="6" w:space="0" w:color="EEEEEE"/>
        </w:pBdr>
        <w:shd w:val="clear" w:color="auto" w:fill="FFFFFF"/>
        <w:spacing w:before="120" w:after="240" w:line="480" w:lineRule="atLeast"/>
        <w:rPr>
          <w:del w:id="14" w:author="骆 佳俊" w:date="2018-12-09T11:42:00Z"/>
          <w:rFonts w:ascii="Arial" w:hAnsi="Arial" w:cs="Arial"/>
          <w:color w:val="4F4F4F"/>
          <w:sz w:val="34"/>
          <w:szCs w:val="34"/>
        </w:rPr>
        <w:pPrChange w:id="15" w:author="骆 佳俊" w:date="2018-12-09T11:42:00Z">
          <w:pPr>
            <w:pStyle w:val="2"/>
            <w:pBdr>
              <w:bottom w:val="single" w:sz="6" w:space="0" w:color="EEEEEE"/>
            </w:pBdr>
            <w:shd w:val="clear" w:color="auto" w:fill="FFFFFF"/>
            <w:spacing w:before="120" w:after="240" w:line="480" w:lineRule="atLeast"/>
          </w:pPr>
        </w:pPrChange>
      </w:pPr>
      <w:del w:id="16" w:author="骆 佳俊" w:date="2018-12-09T11:42:00Z">
        <w:r w:rsidDel="0015517D">
          <w:rPr>
            <w:rFonts w:ascii="Arial" w:hAnsi="Arial" w:cs="Arial"/>
            <w:color w:val="4F4F4F"/>
            <w:sz w:val="34"/>
            <w:szCs w:val="34"/>
          </w:rPr>
          <w:delText xml:space="preserve">3.1 </w:delText>
        </w:r>
        <w:r w:rsidDel="0015517D">
          <w:rPr>
            <w:rFonts w:ascii="Arial" w:hAnsi="Arial" w:cs="Arial"/>
            <w:color w:val="4F4F4F"/>
            <w:sz w:val="34"/>
            <w:szCs w:val="34"/>
          </w:rPr>
          <w:delText>依赖</w:delText>
        </w:r>
      </w:del>
    </w:p>
    <w:p w14:paraId="25DF617F" w14:textId="7DB9979A" w:rsidR="005164B9" w:rsidDel="0015517D" w:rsidRDefault="005164B9" w:rsidP="0015517D">
      <w:pPr>
        <w:pStyle w:val="2"/>
        <w:pBdr>
          <w:bottom w:val="single" w:sz="6" w:space="0" w:color="EEEEEE"/>
        </w:pBdr>
        <w:shd w:val="clear" w:color="auto" w:fill="FFFFFF"/>
        <w:spacing w:before="120" w:after="240" w:line="480" w:lineRule="atLeast"/>
        <w:rPr>
          <w:del w:id="17" w:author="骆 佳俊" w:date="2018-12-09T11:42:00Z"/>
          <w:rFonts w:ascii="Arial" w:hAnsi="Arial" w:cs="Arial"/>
          <w:color w:val="333333"/>
          <w:sz w:val="21"/>
          <w:szCs w:val="21"/>
        </w:rPr>
        <w:pPrChange w:id="18" w:author="骆 佳俊" w:date="2018-12-09T11:42:00Z">
          <w:pPr>
            <w:widowControl/>
            <w:numPr>
              <w:numId w:val="8"/>
            </w:numPr>
            <w:shd w:val="clear" w:color="auto" w:fill="FFFFFF"/>
            <w:tabs>
              <w:tab w:val="num" w:pos="720"/>
            </w:tabs>
            <w:spacing w:before="120"/>
            <w:ind w:left="480" w:hanging="360"/>
            <w:jc w:val="left"/>
          </w:pPr>
        </w:pPrChange>
      </w:pPr>
      <w:del w:id="19" w:author="骆 佳俊" w:date="2018-12-09T11:42:00Z">
        <w:r w:rsidDel="0015517D">
          <w:rPr>
            <w:rFonts w:ascii="Arial" w:hAnsi="Arial" w:cs="Arial"/>
            <w:color w:val="333333"/>
            <w:sz w:val="21"/>
            <w:szCs w:val="21"/>
          </w:rPr>
          <w:delText>两个包存在依赖关系通常是指这两个包所含的模型元素之间存在着一个或多个依赖。</w:delText>
        </w:r>
      </w:del>
    </w:p>
    <w:p w14:paraId="05ABFA7D" w14:textId="34DCE7A0" w:rsidR="005164B9" w:rsidDel="0015517D" w:rsidRDefault="005164B9" w:rsidP="0015517D">
      <w:pPr>
        <w:pStyle w:val="2"/>
        <w:pBdr>
          <w:bottom w:val="single" w:sz="6" w:space="0" w:color="EEEEEE"/>
        </w:pBdr>
        <w:shd w:val="clear" w:color="auto" w:fill="FFFFFF"/>
        <w:spacing w:before="120" w:after="240" w:line="480" w:lineRule="atLeast"/>
        <w:rPr>
          <w:del w:id="20" w:author="骆 佳俊" w:date="2018-12-09T11:42:00Z"/>
          <w:rFonts w:ascii="Arial" w:hAnsi="Arial" w:cs="Arial"/>
          <w:color w:val="333333"/>
          <w:sz w:val="21"/>
          <w:szCs w:val="21"/>
        </w:rPr>
        <w:pPrChange w:id="21" w:author="骆 佳俊" w:date="2018-12-09T11:42:00Z">
          <w:pPr>
            <w:widowControl/>
            <w:numPr>
              <w:numId w:val="8"/>
            </w:numPr>
            <w:shd w:val="clear" w:color="auto" w:fill="FFFFFF"/>
            <w:tabs>
              <w:tab w:val="num" w:pos="720"/>
            </w:tabs>
            <w:spacing w:before="120"/>
            <w:ind w:left="480" w:hanging="360"/>
            <w:jc w:val="left"/>
          </w:pPr>
        </w:pPrChange>
      </w:pPr>
      <w:del w:id="22" w:author="骆 佳俊" w:date="2018-12-09T11:42:00Z">
        <w:r w:rsidDel="0015517D">
          <w:rPr>
            <w:rFonts w:ascii="Arial" w:hAnsi="Arial" w:cs="Arial"/>
            <w:color w:val="333333"/>
            <w:sz w:val="21"/>
            <w:szCs w:val="21"/>
          </w:rPr>
          <w:delText>对于有对象类组成的包，如果两个包中的任意两个类之间存在依赖关系，则这两个包之间存在依赖关系。</w:delText>
        </w:r>
      </w:del>
    </w:p>
    <w:p w14:paraId="31B54D7A" w14:textId="5C23A677" w:rsidR="005164B9" w:rsidDel="0015517D" w:rsidRDefault="005164B9" w:rsidP="0015517D">
      <w:pPr>
        <w:pStyle w:val="2"/>
        <w:pBdr>
          <w:bottom w:val="single" w:sz="6" w:space="0" w:color="EEEEEE"/>
        </w:pBdr>
        <w:shd w:val="clear" w:color="auto" w:fill="FFFFFF"/>
        <w:spacing w:before="120" w:after="240" w:line="480" w:lineRule="atLeast"/>
        <w:rPr>
          <w:del w:id="23" w:author="骆 佳俊" w:date="2018-12-09T11:42:00Z"/>
          <w:rFonts w:ascii="Arial" w:hAnsi="Arial" w:cs="Arial"/>
          <w:color w:val="333333"/>
          <w:sz w:val="21"/>
          <w:szCs w:val="21"/>
        </w:rPr>
        <w:pPrChange w:id="24" w:author="骆 佳俊" w:date="2018-12-09T11:42:00Z">
          <w:pPr>
            <w:widowControl/>
            <w:numPr>
              <w:numId w:val="8"/>
            </w:numPr>
            <w:shd w:val="clear" w:color="auto" w:fill="FFFFFF"/>
            <w:tabs>
              <w:tab w:val="num" w:pos="720"/>
            </w:tabs>
            <w:spacing w:before="120"/>
            <w:ind w:left="480" w:hanging="360"/>
            <w:jc w:val="left"/>
          </w:pPr>
        </w:pPrChange>
      </w:pPr>
      <w:del w:id="25" w:author="骆 佳俊" w:date="2018-12-09T11:42:00Z">
        <w:r w:rsidDel="0015517D">
          <w:rPr>
            <w:rFonts w:ascii="Arial" w:hAnsi="Arial" w:cs="Arial"/>
            <w:color w:val="333333"/>
            <w:sz w:val="21"/>
            <w:szCs w:val="21"/>
          </w:rPr>
          <w:delText>包的依赖是不传递的。</w:delText>
        </w:r>
      </w:del>
    </w:p>
    <w:p w14:paraId="0DDC6A91" w14:textId="49502146" w:rsidR="00880625" w:rsidDel="0015517D" w:rsidRDefault="005164B9" w:rsidP="0015517D">
      <w:pPr>
        <w:pStyle w:val="2"/>
        <w:pBdr>
          <w:bottom w:val="single" w:sz="6" w:space="0" w:color="EEEEEE"/>
        </w:pBdr>
        <w:shd w:val="clear" w:color="auto" w:fill="FFFFFF"/>
        <w:spacing w:before="120" w:after="240" w:line="480" w:lineRule="atLeast"/>
        <w:rPr>
          <w:del w:id="26" w:author="骆 佳俊" w:date="2018-12-09T11:42:00Z"/>
        </w:rPr>
        <w:pPrChange w:id="27" w:author="骆 佳俊" w:date="2018-12-09T11:42:00Z">
          <w:pPr/>
        </w:pPrChange>
      </w:pPr>
      <w:del w:id="28" w:author="骆 佳俊" w:date="2018-12-09T11:42:00Z">
        <w:r w:rsidRPr="005164B9" w:rsidDel="0015517D">
          <w:drawing>
            <wp:inline distT="0" distB="0" distL="0" distR="0" wp14:anchorId="74886E68" wp14:editId="133B5664">
              <wp:extent cx="5274310" cy="3657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57600"/>
                      </a:xfrm>
                      <a:prstGeom prst="rect">
                        <a:avLst/>
                      </a:prstGeom>
                    </pic:spPr>
                  </pic:pic>
                </a:graphicData>
              </a:graphic>
            </wp:inline>
          </w:drawing>
        </w:r>
      </w:del>
    </w:p>
    <w:p w14:paraId="649E93BC" w14:textId="22195B17" w:rsidR="005164B9" w:rsidDel="0015517D" w:rsidRDefault="005164B9" w:rsidP="0015517D">
      <w:pPr>
        <w:pStyle w:val="2"/>
        <w:pBdr>
          <w:bottom w:val="single" w:sz="6" w:space="0" w:color="EEEEEE"/>
        </w:pBdr>
        <w:shd w:val="clear" w:color="auto" w:fill="FFFFFF"/>
        <w:spacing w:before="120" w:after="240" w:line="480" w:lineRule="atLeast"/>
        <w:rPr>
          <w:del w:id="29" w:author="骆 佳俊" w:date="2018-12-09T11:42:00Z"/>
        </w:rPr>
        <w:pPrChange w:id="30" w:author="骆 佳俊" w:date="2018-12-09T11:42:00Z">
          <w:pPr/>
        </w:pPrChange>
      </w:pPr>
    </w:p>
    <w:p w14:paraId="5B226049" w14:textId="462A517A" w:rsidR="00880625" w:rsidDel="0015517D" w:rsidRDefault="005164B9" w:rsidP="0015517D">
      <w:pPr>
        <w:pStyle w:val="2"/>
        <w:pBdr>
          <w:bottom w:val="single" w:sz="6" w:space="0" w:color="EEEEEE"/>
        </w:pBdr>
        <w:shd w:val="clear" w:color="auto" w:fill="FFFFFF"/>
        <w:spacing w:before="120" w:after="240" w:line="480" w:lineRule="atLeast"/>
        <w:rPr>
          <w:del w:id="31" w:author="骆 佳俊" w:date="2018-12-09T11:42:00Z"/>
          <w:b/>
          <w:bCs w:val="0"/>
        </w:rPr>
        <w:pPrChange w:id="32" w:author="骆 佳俊" w:date="2018-12-09T11:42:00Z">
          <w:pPr/>
        </w:pPrChange>
      </w:pPr>
      <w:del w:id="33" w:author="骆 佳俊" w:date="2018-12-09T11:42:00Z">
        <w:r w:rsidRPr="005164B9" w:rsidDel="0015517D">
          <w:rPr>
            <w:b/>
          </w:rPr>
          <w:delText>引入和访问依赖(Import Dependency)是包与包之间的一种存取(Access)依赖关系。</w:delText>
        </w:r>
        <w:r w:rsidRPr="005164B9" w:rsidDel="0015517D">
          <w:rPr>
            <w:b/>
          </w:rPr>
          <w:br/>
          <w:delText>表示方法：</w:delText>
        </w:r>
        <w:r w:rsidRPr="005164B9" w:rsidDel="0015517D">
          <mc:AlternateContent>
            <mc:Choice Requires="wps">
              <w:drawing>
                <wp:inline distT="0" distB="0" distL="0" distR="0" wp14:anchorId="7755335D" wp14:editId="0E00079C">
                  <wp:extent cx="303530" cy="303530"/>
                  <wp:effectExtent l="0" t="0" r="0" b="0"/>
                  <wp:docPr id="21" name="矩形 21" descr="https://img-blog.csdn.net/201606171602581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50046" id="矩形 21" o:spid="_x0000_s1026" alt="https://img-blog.csdn.net/20160617160258134?watermark/2/text/aHR0cDovL2Jsb2cuY3Nkbi5uZXQv/font/5a6L5L2T/fontsize/400/fill/I0JBQkFCMA==/dissolve/70/gravity/Cen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" filled="f" stroked="f">
                  <o:lock v:ext="edit" aspectratio="t"/>
                  <w10:anchorlock/>
                </v:rect>
              </w:pict>
            </mc:Fallback>
          </mc:AlternateContent>
        </w:r>
      </w:del>
    </w:p>
    <w:p w14:paraId="57F74AE7" w14:textId="2D53DD1A" w:rsidR="005164B9" w:rsidRPr="005164B9" w:rsidDel="0015517D" w:rsidRDefault="005164B9" w:rsidP="0015517D">
      <w:pPr>
        <w:pStyle w:val="2"/>
        <w:pBdr>
          <w:bottom w:val="single" w:sz="6" w:space="0" w:color="EEEEEE"/>
        </w:pBdr>
        <w:shd w:val="clear" w:color="auto" w:fill="FFFFFF"/>
        <w:spacing w:before="120" w:after="240" w:line="480" w:lineRule="atLeast"/>
        <w:rPr>
          <w:del w:id="34" w:author="骆 佳俊" w:date="2018-12-09T11:42:00Z"/>
          <w:rFonts w:hint="eastAsia"/>
        </w:rPr>
        <w:pPrChange w:id="35" w:author="骆 佳俊" w:date="2018-12-09T11:42:00Z">
          <w:pPr/>
        </w:pPrChange>
      </w:pPr>
      <w:del w:id="36" w:author="骆 佳俊" w:date="2018-12-09T11:42:00Z">
        <w:r w:rsidDel="0015517D">
          <w:rPr>
            <w:noProof/>
          </w:rPr>
          <w:drawing>
            <wp:inline distT="0" distB="0" distL="0" distR="0" wp14:anchorId="7B44151A" wp14:editId="2FA3A439">
              <wp:extent cx="5274310" cy="15233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3365"/>
                      </a:xfrm>
                      <a:prstGeom prst="rect">
                        <a:avLst/>
                      </a:prstGeom>
                    </pic:spPr>
                  </pic:pic>
                </a:graphicData>
              </a:graphic>
            </wp:inline>
          </w:drawing>
        </w:r>
      </w:del>
    </w:p>
    <w:p w14:paraId="4EB48B0A" w14:textId="6EE24CCC" w:rsidR="005164B9" w:rsidDel="0015517D" w:rsidRDefault="005164B9" w:rsidP="0015517D">
      <w:pPr>
        <w:pStyle w:val="2"/>
        <w:pBdr>
          <w:bottom w:val="single" w:sz="6" w:space="0" w:color="EEEEEE"/>
        </w:pBdr>
        <w:shd w:val="clear" w:color="auto" w:fill="FFFFFF"/>
        <w:spacing w:before="120" w:after="240" w:line="480" w:lineRule="atLeast"/>
        <w:rPr>
          <w:del w:id="37" w:author="骆 佳俊" w:date="2018-12-09T11:42:00Z"/>
          <w:rFonts w:ascii="Arial" w:hAnsi="Arial" w:cs="Arial"/>
          <w:color w:val="4F4F4F"/>
          <w:sz w:val="34"/>
          <w:szCs w:val="34"/>
        </w:rPr>
        <w:pPrChange w:id="38" w:author="骆 佳俊" w:date="2018-12-09T11:42:00Z">
          <w:pPr>
            <w:pStyle w:val="2"/>
            <w:pBdr>
              <w:bottom w:val="single" w:sz="6" w:space="0" w:color="EEEEEE"/>
            </w:pBdr>
            <w:shd w:val="clear" w:color="auto" w:fill="FFFFFF"/>
            <w:spacing w:before="120" w:after="240" w:line="480" w:lineRule="atLeast"/>
          </w:pPr>
        </w:pPrChange>
      </w:pPr>
      <w:del w:id="39" w:author="骆 佳俊" w:date="2018-12-09T11:42:00Z">
        <w:r w:rsidDel="0015517D">
          <w:rPr>
            <w:rFonts w:ascii="Arial" w:hAnsi="Arial" w:cs="Arial"/>
            <w:color w:val="4F4F4F"/>
            <w:sz w:val="34"/>
            <w:szCs w:val="34"/>
          </w:rPr>
          <w:delText xml:space="preserve">3.2 </w:delText>
        </w:r>
        <w:r w:rsidDel="0015517D">
          <w:rPr>
            <w:rFonts w:ascii="Arial" w:hAnsi="Arial" w:cs="Arial"/>
            <w:color w:val="4F4F4F"/>
            <w:sz w:val="34"/>
            <w:szCs w:val="34"/>
          </w:rPr>
          <w:delText>泛化</w:delText>
        </w:r>
      </w:del>
    </w:p>
    <w:p w14:paraId="7F46D9F8" w14:textId="227EAC0A" w:rsidR="005164B9" w:rsidDel="0015517D" w:rsidRDefault="005164B9" w:rsidP="0015517D">
      <w:pPr>
        <w:pStyle w:val="2"/>
        <w:pBdr>
          <w:bottom w:val="single" w:sz="6" w:space="0" w:color="EEEEEE"/>
        </w:pBdr>
        <w:shd w:val="clear" w:color="auto" w:fill="FFFFFF"/>
        <w:spacing w:before="120" w:after="240" w:line="480" w:lineRule="atLeast"/>
        <w:rPr>
          <w:del w:id="40" w:author="骆 佳俊" w:date="2018-12-09T11:42:00Z"/>
          <w:rFonts w:ascii="Arial" w:hAnsi="Arial" w:cs="Arial"/>
          <w:color w:val="333333"/>
          <w:sz w:val="21"/>
          <w:szCs w:val="21"/>
        </w:rPr>
        <w:pPrChange w:id="41" w:author="骆 佳俊" w:date="2018-12-09T11:42:00Z">
          <w:pPr>
            <w:widowControl/>
            <w:numPr>
              <w:numId w:val="9"/>
            </w:numPr>
            <w:shd w:val="clear" w:color="auto" w:fill="FFFFFF"/>
            <w:tabs>
              <w:tab w:val="num" w:pos="720"/>
            </w:tabs>
            <w:spacing w:before="120"/>
            <w:ind w:left="480" w:hanging="360"/>
            <w:jc w:val="left"/>
          </w:pPr>
        </w:pPrChange>
      </w:pPr>
      <w:del w:id="42" w:author="骆 佳俊" w:date="2018-12-09T11:42:00Z">
        <w:r w:rsidDel="0015517D">
          <w:rPr>
            <w:rFonts w:ascii="Arial" w:hAnsi="Arial" w:cs="Arial"/>
            <w:color w:val="333333"/>
            <w:sz w:val="21"/>
            <w:szCs w:val="21"/>
          </w:rPr>
          <w:delText>特殊包必须遵循一般包的接口。对于一般性包可以标明</w:delText>
        </w:r>
        <w:r w:rsidDel="0015517D">
          <w:rPr>
            <w:rFonts w:ascii="Arial" w:hAnsi="Arial" w:cs="Arial"/>
            <w:color w:val="333333"/>
            <w:sz w:val="21"/>
            <w:szCs w:val="21"/>
          </w:rPr>
          <w:delText xml:space="preserve"> {abstract}</w:delText>
        </w:r>
        <w:r w:rsidDel="0015517D">
          <w:rPr>
            <w:rFonts w:ascii="Arial" w:hAnsi="Arial" w:cs="Arial"/>
            <w:color w:val="333333"/>
            <w:sz w:val="21"/>
            <w:szCs w:val="21"/>
          </w:rPr>
          <w:delText>，定义为一个接口，该接口有多个特殊包实现。</w:delText>
        </w:r>
      </w:del>
    </w:p>
    <w:p w14:paraId="5C24E90A" w14:textId="7C246F70" w:rsidR="005164B9" w:rsidDel="0015517D" w:rsidRDefault="005164B9" w:rsidP="0015517D">
      <w:pPr>
        <w:pStyle w:val="a6"/>
        <w:shd w:val="clear" w:color="auto" w:fill="FFFFFF"/>
        <w:spacing w:before="0" w:beforeAutospacing="0" w:after="240" w:afterAutospacing="0" w:line="390" w:lineRule="atLeast"/>
        <w:rPr>
          <w:del w:id="43" w:author="骆 佳俊" w:date="2018-12-09T11:42:00Z"/>
        </w:rPr>
      </w:pPr>
      <w:del w:id="44" w:author="骆 佳俊" w:date="2018-12-09T11:42:00Z">
        <w:r w:rsidDel="0015517D">
          <w:delText>特殊包从一般包继承其所含的公共类，并且可以重载和添加自己的类。特殊包可以替代一般包，用在一般包使用的任何地方。</w:delText>
        </w:r>
      </w:del>
    </w:p>
    <w:p w14:paraId="1CD40710" w14:textId="0D1FAF88" w:rsidR="0015517D" w:rsidRDefault="0015517D" w:rsidP="0015517D">
      <w:pPr>
        <w:pStyle w:val="a6"/>
        <w:shd w:val="clear" w:color="auto" w:fill="FFFFFF"/>
        <w:spacing w:before="0" w:beforeAutospacing="0" w:after="240" w:afterAutospacing="0" w:line="390" w:lineRule="atLeast"/>
        <w:rPr>
          <w:ins w:id="45" w:author="骆 佳俊" w:date="2018-12-09T11:42:00Z"/>
        </w:rPr>
      </w:pPr>
    </w:p>
    <w:p w14:paraId="079D3449" w14:textId="3BFE57C7" w:rsidR="0015517D" w:rsidRDefault="0015517D" w:rsidP="0015517D">
      <w:pPr>
        <w:pStyle w:val="1"/>
        <w:pBdr>
          <w:bottom w:val="single" w:sz="6" w:space="0" w:color="DDDDDD"/>
        </w:pBdr>
        <w:shd w:val="clear" w:color="auto" w:fill="FFFFFF"/>
        <w:spacing w:before="120" w:after="240" w:line="540" w:lineRule="atLeast"/>
        <w:rPr>
          <w:ins w:id="46" w:author="骆 佳俊" w:date="2018-12-09T11:42:00Z"/>
          <w:rFonts w:ascii="Arial" w:hAnsi="Arial" w:cs="Arial"/>
          <w:color w:val="4F4F4F"/>
          <w:sz w:val="38"/>
          <w:szCs w:val="38"/>
        </w:rPr>
      </w:pPr>
      <w:ins w:id="47" w:author="骆 佳俊" w:date="2018-12-09T11:43:00Z">
        <w:r>
          <w:rPr>
            <w:rFonts w:ascii="Arial" w:hAnsi="Arial" w:cs="Arial"/>
            <w:color w:val="4F4F4F"/>
            <w:sz w:val="38"/>
            <w:szCs w:val="38"/>
          </w:rPr>
          <w:tab/>
        </w:r>
        <w:r>
          <w:rPr>
            <w:rFonts w:ascii="Arial" w:hAnsi="Arial" w:cs="Arial"/>
            <w:color w:val="4F4F4F"/>
            <w:sz w:val="38"/>
            <w:szCs w:val="38"/>
          </w:rPr>
          <w:tab/>
        </w:r>
        <w:r>
          <w:rPr>
            <w:rFonts w:ascii="Arial" w:hAnsi="Arial" w:cs="Arial" w:hint="eastAsia"/>
            <w:color w:val="4F4F4F"/>
            <w:sz w:val="38"/>
            <w:szCs w:val="38"/>
          </w:rPr>
          <w:t>一：</w:t>
        </w:r>
      </w:ins>
      <w:ins w:id="48" w:author="骆 佳俊" w:date="2018-12-09T11:42:00Z">
        <w:r>
          <w:rPr>
            <w:rFonts w:ascii="Arial" w:hAnsi="Arial" w:cs="Arial" w:hint="eastAsia"/>
            <w:color w:val="4F4F4F"/>
            <w:sz w:val="38"/>
            <w:szCs w:val="38"/>
          </w:rPr>
          <w:t>引入关系</w:t>
        </w:r>
      </w:ins>
    </w:p>
    <w:p w14:paraId="139DA929" w14:textId="5A97C34A" w:rsidR="0015517D" w:rsidRDefault="0015517D" w:rsidP="0015517D">
      <w:pPr>
        <w:pStyle w:val="a6"/>
        <w:shd w:val="clear" w:color="auto" w:fill="FFFFFF"/>
        <w:spacing w:before="0" w:beforeAutospacing="0" w:after="240" w:afterAutospacing="0" w:line="390" w:lineRule="atLeast"/>
        <w:rPr>
          <w:ins w:id="49" w:author="骆 佳俊" w:date="2018-12-09T11:43:00Z"/>
        </w:rPr>
      </w:pPr>
      <w:ins w:id="50" w:author="骆 佳俊" w:date="2018-12-09T11:42:00Z">
        <w:r>
          <w:tab/>
        </w:r>
      </w:ins>
      <w:ins w:id="51" w:author="骆 佳俊" w:date="2018-12-09T11:43:00Z">
        <w:r>
          <w:tab/>
        </w:r>
        <w:r>
          <w:rPr>
            <w:rFonts w:hint="eastAsia"/>
          </w:rPr>
          <w:t>一个包中的类可以被另外一个指定包（以及嵌套于其中的那些包）中的类引用。</w:t>
        </w:r>
      </w:ins>
    </w:p>
    <w:p w14:paraId="0B2BE4F3" w14:textId="5AF3A269" w:rsidR="0015517D" w:rsidRDefault="0015517D" w:rsidP="0015517D">
      <w:pPr>
        <w:pStyle w:val="a6"/>
        <w:shd w:val="clear" w:color="auto" w:fill="FFFFFF"/>
        <w:spacing w:before="0" w:beforeAutospacing="0" w:after="240" w:afterAutospacing="0" w:line="390" w:lineRule="atLeast"/>
        <w:rPr>
          <w:ins w:id="52" w:author="骆 佳俊" w:date="2018-12-09T11:44:00Z"/>
        </w:rPr>
      </w:pPr>
      <w:ins w:id="53" w:author="骆 佳俊" w:date="2018-12-09T11:43:00Z">
        <w:r>
          <w:tab/>
        </w:r>
        <w:r>
          <w:tab/>
        </w:r>
        <w:r>
          <w:rPr>
            <w:rFonts w:hint="eastAsia"/>
          </w:rPr>
          <w:t>引入关系是依赖关系的一种需要在</w:t>
        </w:r>
      </w:ins>
      <w:ins w:id="54" w:author="骆 佳俊" w:date="2018-12-09T11:44:00Z">
        <w:r>
          <w:rPr>
            <w:rFonts w:hint="eastAsia"/>
          </w:rPr>
          <w:t>依赖线上增加一个《import》衍型，包之间一般依赖关系都属于引入关系。</w:t>
        </w:r>
      </w:ins>
    </w:p>
    <w:p w14:paraId="4FAA6B1D" w14:textId="54B986C5" w:rsidR="0015517D" w:rsidRDefault="00016B7A" w:rsidP="0015517D">
      <w:pPr>
        <w:pStyle w:val="a6"/>
        <w:shd w:val="clear" w:color="auto" w:fill="FFFFFF"/>
        <w:spacing w:before="0" w:beforeAutospacing="0" w:after="240" w:afterAutospacing="0" w:line="390" w:lineRule="atLeast"/>
        <w:jc w:val="center"/>
        <w:rPr>
          <w:ins w:id="55" w:author="骆 佳俊" w:date="2018-12-09T11:42:00Z"/>
          <w:rFonts w:hint="eastAsia"/>
        </w:rPr>
        <w:pPrChange w:id="56" w:author="骆 佳俊" w:date="2018-12-09T11:45:00Z">
          <w:pPr>
            <w:pStyle w:val="a6"/>
            <w:shd w:val="clear" w:color="auto" w:fill="FFFFFF"/>
            <w:spacing w:before="0" w:beforeAutospacing="0" w:after="240" w:afterAutospacing="0" w:line="390" w:lineRule="atLeast"/>
          </w:pPr>
        </w:pPrChange>
      </w:pPr>
      <w:bookmarkStart w:id="57" w:name="_GoBack"/>
      <w:ins w:id="58" w:author="骆 佳俊" w:date="2018-12-09T12:24:00Z">
        <w:r>
          <w:rPr>
            <w:noProof/>
          </w:rPr>
          <w:lastRenderedPageBreak/>
          <w:drawing>
            <wp:inline distT="0" distB="0" distL="0" distR="0" wp14:anchorId="6C740E4D" wp14:editId="1019F767">
              <wp:extent cx="3361999" cy="278399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9267" cy="2790010"/>
                      </a:xfrm>
                      <a:prstGeom prst="rect">
                        <a:avLst/>
                      </a:prstGeom>
                    </pic:spPr>
                  </pic:pic>
                </a:graphicData>
              </a:graphic>
            </wp:inline>
          </w:drawing>
        </w:r>
      </w:ins>
      <w:bookmarkEnd w:id="57"/>
    </w:p>
    <w:p w14:paraId="264F64E5" w14:textId="0916BEE0" w:rsidR="0015517D" w:rsidRDefault="0015517D" w:rsidP="0015517D">
      <w:pPr>
        <w:pStyle w:val="1"/>
        <w:pBdr>
          <w:bottom w:val="single" w:sz="6" w:space="0" w:color="DDDDDD"/>
        </w:pBdr>
        <w:shd w:val="clear" w:color="auto" w:fill="FFFFFF"/>
        <w:spacing w:before="120" w:after="240" w:line="540" w:lineRule="atLeast"/>
        <w:rPr>
          <w:ins w:id="59" w:author="骆 佳俊" w:date="2018-12-09T11:45:00Z"/>
          <w:rFonts w:ascii="Arial" w:hAnsi="Arial" w:cs="Arial"/>
          <w:color w:val="4F4F4F"/>
          <w:sz w:val="38"/>
          <w:szCs w:val="38"/>
        </w:rPr>
      </w:pPr>
      <w:ins w:id="60" w:author="骆 佳俊" w:date="2018-12-09T11:45:00Z">
        <w:r>
          <w:rPr>
            <w:rFonts w:ascii="Arial" w:hAnsi="Arial" w:cs="Arial"/>
            <w:color w:val="4F4F4F"/>
            <w:sz w:val="38"/>
            <w:szCs w:val="38"/>
          </w:rPr>
          <w:tab/>
        </w:r>
        <w:r>
          <w:rPr>
            <w:rFonts w:ascii="Arial" w:hAnsi="Arial" w:cs="Arial"/>
            <w:color w:val="4F4F4F"/>
            <w:sz w:val="38"/>
            <w:szCs w:val="38"/>
          </w:rPr>
          <w:tab/>
        </w:r>
        <w:r>
          <w:rPr>
            <w:rFonts w:ascii="Arial" w:hAnsi="Arial" w:cs="Arial" w:hint="eastAsia"/>
            <w:color w:val="4F4F4F"/>
            <w:sz w:val="38"/>
            <w:szCs w:val="38"/>
          </w:rPr>
          <w:t>二</w:t>
        </w:r>
        <w:r>
          <w:rPr>
            <w:rFonts w:ascii="Arial" w:hAnsi="Arial" w:cs="Arial" w:hint="eastAsia"/>
            <w:color w:val="4F4F4F"/>
            <w:sz w:val="38"/>
            <w:szCs w:val="38"/>
          </w:rPr>
          <w:t>：</w:t>
        </w:r>
        <w:r>
          <w:rPr>
            <w:rFonts w:ascii="Arial" w:hAnsi="Arial" w:cs="Arial" w:hint="eastAsia"/>
            <w:color w:val="4F4F4F"/>
            <w:sz w:val="38"/>
            <w:szCs w:val="38"/>
          </w:rPr>
          <w:t>泛化</w:t>
        </w:r>
        <w:r>
          <w:rPr>
            <w:rFonts w:ascii="Arial" w:hAnsi="Arial" w:cs="Arial" w:hint="eastAsia"/>
            <w:color w:val="4F4F4F"/>
            <w:sz w:val="38"/>
            <w:szCs w:val="38"/>
          </w:rPr>
          <w:t>关系</w:t>
        </w:r>
      </w:ins>
    </w:p>
    <w:p w14:paraId="479CB483" w14:textId="1C5A4AA5" w:rsidR="0015517D" w:rsidRDefault="0015517D" w:rsidP="0015517D">
      <w:pPr>
        <w:pStyle w:val="a6"/>
        <w:shd w:val="clear" w:color="auto" w:fill="FFFFFF"/>
        <w:spacing w:before="0" w:beforeAutospacing="0" w:after="240" w:afterAutospacing="0" w:line="390" w:lineRule="atLeast"/>
        <w:jc w:val="center"/>
        <w:rPr>
          <w:ins w:id="61" w:author="骆 佳俊" w:date="2018-12-09T12:18:00Z"/>
        </w:rPr>
      </w:pPr>
      <w:ins w:id="62" w:author="骆 佳俊" w:date="2018-12-09T11:45:00Z">
        <w:r>
          <w:rPr>
            <w:rFonts w:hint="eastAsia"/>
          </w:rPr>
          <w:t>一个包继承了另一个包的全部内容，同时又补充自己</w:t>
        </w:r>
      </w:ins>
      <w:ins w:id="63" w:author="骆 佳俊" w:date="2018-12-09T11:46:00Z">
        <w:r>
          <w:rPr>
            <w:rFonts w:hint="eastAsia"/>
          </w:rPr>
          <w:t>增加的内容。</w:t>
        </w:r>
      </w:ins>
    </w:p>
    <w:p w14:paraId="4EEE533D" w14:textId="6DB64392" w:rsidR="008A4C5A" w:rsidRPr="0015517D" w:rsidRDefault="003E39BA" w:rsidP="0015517D">
      <w:pPr>
        <w:pStyle w:val="a6"/>
        <w:shd w:val="clear" w:color="auto" w:fill="FFFFFF"/>
        <w:spacing w:before="0" w:beforeAutospacing="0" w:after="240" w:afterAutospacing="0" w:line="390" w:lineRule="atLeast"/>
        <w:jc w:val="center"/>
        <w:rPr>
          <w:ins w:id="64" w:author="骆 佳俊" w:date="2018-12-09T11:45:00Z"/>
          <w:rFonts w:hint="eastAsia"/>
          <w:rPrChange w:id="65" w:author="骆 佳俊" w:date="2018-12-09T11:46:00Z">
            <w:rPr>
              <w:ins w:id="66" w:author="骆 佳俊" w:date="2018-12-09T11:45:00Z"/>
              <w:rFonts w:hint="eastAsia"/>
            </w:rPr>
          </w:rPrChange>
        </w:rPr>
        <w:pPrChange w:id="67" w:author="骆 佳俊" w:date="2018-12-09T11:46:00Z">
          <w:pPr>
            <w:pStyle w:val="a6"/>
            <w:shd w:val="clear" w:color="auto" w:fill="FFFFFF"/>
            <w:spacing w:before="0" w:beforeAutospacing="0" w:after="240" w:afterAutospacing="0" w:line="390" w:lineRule="atLeast"/>
          </w:pPr>
        </w:pPrChange>
      </w:pPr>
      <w:ins w:id="68" w:author="骆 佳俊" w:date="2018-12-09T12:18:00Z">
        <w:r>
          <w:rPr>
            <w:noProof/>
          </w:rPr>
          <w:drawing>
            <wp:inline distT="0" distB="0" distL="0" distR="0" wp14:anchorId="044B1B8C" wp14:editId="717BF510">
              <wp:extent cx="5274310" cy="30327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2760"/>
                      </a:xfrm>
                      <a:prstGeom prst="rect">
                        <a:avLst/>
                      </a:prstGeom>
                    </pic:spPr>
                  </pic:pic>
                </a:graphicData>
              </a:graphic>
            </wp:inline>
          </w:drawing>
        </w:r>
      </w:ins>
    </w:p>
    <w:p w14:paraId="4E68598C" w14:textId="0B5FE96D" w:rsidR="0015517D" w:rsidRDefault="0015517D" w:rsidP="0015517D">
      <w:pPr>
        <w:pStyle w:val="1"/>
        <w:pBdr>
          <w:bottom w:val="single" w:sz="6" w:space="0" w:color="DDDDDD"/>
        </w:pBdr>
        <w:shd w:val="clear" w:color="auto" w:fill="FFFFFF"/>
        <w:spacing w:before="120" w:after="240" w:line="540" w:lineRule="atLeast"/>
        <w:rPr>
          <w:ins w:id="69" w:author="骆 佳俊" w:date="2018-12-09T11:46:00Z"/>
          <w:rFonts w:ascii="Arial" w:hAnsi="Arial" w:cs="Arial"/>
          <w:color w:val="4F4F4F"/>
          <w:sz w:val="38"/>
          <w:szCs w:val="38"/>
        </w:rPr>
      </w:pPr>
      <w:ins w:id="70" w:author="骆 佳俊" w:date="2018-12-09T11:46:00Z">
        <w:r>
          <w:rPr>
            <w:rFonts w:ascii="Arial" w:hAnsi="Arial" w:cs="Arial"/>
            <w:color w:val="4F4F4F"/>
            <w:sz w:val="38"/>
            <w:szCs w:val="38"/>
          </w:rPr>
          <w:tab/>
        </w:r>
        <w:r>
          <w:rPr>
            <w:rFonts w:ascii="Arial" w:hAnsi="Arial" w:cs="Arial" w:hint="eastAsia"/>
            <w:color w:val="4F4F4F"/>
            <w:sz w:val="38"/>
            <w:szCs w:val="38"/>
          </w:rPr>
          <w:t>三</w:t>
        </w:r>
        <w:r>
          <w:rPr>
            <w:rFonts w:ascii="Arial" w:hAnsi="Arial" w:cs="Arial" w:hint="eastAsia"/>
            <w:color w:val="4F4F4F"/>
            <w:sz w:val="38"/>
            <w:szCs w:val="38"/>
          </w:rPr>
          <w:t>：</w:t>
        </w:r>
        <w:r>
          <w:rPr>
            <w:rFonts w:ascii="Arial" w:hAnsi="Arial" w:cs="Arial" w:hint="eastAsia"/>
            <w:color w:val="4F4F4F"/>
            <w:sz w:val="38"/>
            <w:szCs w:val="38"/>
          </w:rPr>
          <w:t>嵌套</w:t>
        </w:r>
        <w:r>
          <w:rPr>
            <w:rFonts w:ascii="Arial" w:hAnsi="Arial" w:cs="Arial" w:hint="eastAsia"/>
            <w:color w:val="4F4F4F"/>
            <w:sz w:val="38"/>
            <w:szCs w:val="38"/>
          </w:rPr>
          <w:t>关系</w:t>
        </w:r>
      </w:ins>
    </w:p>
    <w:p w14:paraId="730967EC" w14:textId="06CD939B" w:rsidR="0015517D" w:rsidRDefault="0015517D" w:rsidP="0015517D">
      <w:pPr>
        <w:pStyle w:val="a6"/>
        <w:shd w:val="clear" w:color="auto" w:fill="FFFFFF"/>
        <w:spacing w:before="0" w:beforeAutospacing="0" w:after="240" w:afterAutospacing="0" w:line="390" w:lineRule="atLeast"/>
        <w:rPr>
          <w:ins w:id="71" w:author="骆 佳俊" w:date="2018-12-09T11:46:00Z"/>
        </w:rPr>
      </w:pPr>
      <w:ins w:id="72" w:author="骆 佳俊" w:date="2018-12-09T11:46:00Z">
        <w:r>
          <w:tab/>
        </w:r>
        <w:r>
          <w:tab/>
        </w:r>
        <w:r>
          <w:rPr>
            <w:rFonts w:hint="eastAsia"/>
          </w:rPr>
          <w:t>嵌套关系:一个包中可以包含若干个子包，构成包的嵌套层次结构。</w:t>
        </w:r>
      </w:ins>
    </w:p>
    <w:p w14:paraId="17A46665" w14:textId="14A347F7" w:rsidR="0015517D" w:rsidRPr="0015517D" w:rsidRDefault="0015517D" w:rsidP="0015517D">
      <w:pPr>
        <w:pStyle w:val="a6"/>
        <w:shd w:val="clear" w:color="auto" w:fill="FFFFFF"/>
        <w:spacing w:before="0" w:beforeAutospacing="0" w:after="240" w:afterAutospacing="0" w:line="390" w:lineRule="atLeast"/>
        <w:jc w:val="center"/>
        <w:rPr>
          <w:ins w:id="73" w:author="骆 佳俊" w:date="2018-12-09T11:42:00Z"/>
          <w:rFonts w:hint="eastAsia"/>
          <w:rPrChange w:id="74" w:author="骆 佳俊" w:date="2018-12-09T11:45:00Z">
            <w:rPr>
              <w:ins w:id="75" w:author="骆 佳俊" w:date="2018-12-09T11:42:00Z"/>
              <w:rFonts w:hint="eastAsia"/>
            </w:rPr>
          </w:rPrChange>
        </w:rPr>
        <w:pPrChange w:id="76" w:author="骆 佳俊" w:date="2018-12-09T11:47:00Z">
          <w:pPr>
            <w:widowControl/>
            <w:numPr>
              <w:numId w:val="9"/>
            </w:numPr>
            <w:shd w:val="clear" w:color="auto" w:fill="FFFFFF"/>
            <w:tabs>
              <w:tab w:val="num" w:pos="720"/>
            </w:tabs>
            <w:spacing w:before="120"/>
            <w:ind w:left="480" w:hanging="360"/>
            <w:jc w:val="left"/>
          </w:pPr>
        </w:pPrChange>
      </w:pPr>
      <w:ins w:id="77" w:author="骆 佳俊" w:date="2018-12-09T11:47:00Z">
        <w:r>
          <w:rPr>
            <w:noProof/>
          </w:rPr>
          <w:lastRenderedPageBreak/>
          <w:drawing>
            <wp:inline distT="0" distB="0" distL="0" distR="0" wp14:anchorId="570C81C1" wp14:editId="7AFF3FB5">
              <wp:extent cx="4409427" cy="214897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2765" cy="2150599"/>
                      </a:xfrm>
                      <a:prstGeom prst="rect">
                        <a:avLst/>
                      </a:prstGeom>
                    </pic:spPr>
                  </pic:pic>
                </a:graphicData>
              </a:graphic>
            </wp:inline>
          </w:drawing>
        </w:r>
      </w:ins>
    </w:p>
    <w:p w14:paraId="24890FBE" w14:textId="12C36C9C" w:rsidR="00D463FB" w:rsidRDefault="005164B9" w:rsidP="0015517D">
      <w:pPr>
        <w:pStyle w:val="a6"/>
        <w:shd w:val="clear" w:color="auto" w:fill="FFFFFF"/>
        <w:spacing w:before="0" w:beforeAutospacing="0" w:after="240" w:afterAutospacing="0" w:line="390" w:lineRule="atLeast"/>
        <w:rPr>
          <w:ins w:id="78" w:author="骆 佳俊" w:date="2018-12-09T11:42:00Z"/>
        </w:rPr>
        <w:pPrChange w:id="79" w:author="骆 佳俊" w:date="2018-12-09T11:42:00Z">
          <w:pPr/>
        </w:pPrChange>
      </w:pPr>
      <w:del w:id="80" w:author="骆 佳俊" w:date="2018-12-09T11:42:00Z">
        <w:r w:rsidDel="0015517D">
          <w:rPr>
            <w:noProof/>
          </w:rPr>
          <w:drawing>
            <wp:inline distT="0" distB="0" distL="0" distR="0" wp14:anchorId="17C1AF30" wp14:editId="60A076E8">
              <wp:extent cx="5274310" cy="3206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6115"/>
                      </a:xfrm>
                      <a:prstGeom prst="rect">
                        <a:avLst/>
                      </a:prstGeom>
                    </pic:spPr>
                  </pic:pic>
                </a:graphicData>
              </a:graphic>
            </wp:inline>
          </w:drawing>
        </w:r>
      </w:del>
    </w:p>
    <w:p w14:paraId="6D5C7261" w14:textId="7674290F" w:rsidR="0015517D" w:rsidRDefault="0015517D">
      <w:pPr>
        <w:rPr>
          <w:ins w:id="81" w:author="骆 佳俊" w:date="2018-12-09T12:09:00Z"/>
        </w:rPr>
      </w:pPr>
    </w:p>
    <w:p w14:paraId="61582B8B" w14:textId="2823AB3D" w:rsidR="005A6149" w:rsidRPr="005164B9" w:rsidRDefault="00E32982">
      <w:pPr>
        <w:rPr>
          <w:rFonts w:hint="eastAsia"/>
        </w:rPr>
      </w:pPr>
      <w:ins w:id="82" w:author="骆 佳俊" w:date="2018-12-09T12:10:00Z">
        <w:r>
          <w:rPr>
            <w:noProof/>
          </w:rPr>
          <w:drawing>
            <wp:inline distT="0" distB="0" distL="0" distR="0" wp14:anchorId="7B6D00D3" wp14:editId="0B647CE4">
              <wp:extent cx="5274310" cy="47351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35195"/>
                      </a:xfrm>
                      <a:prstGeom prst="rect">
                        <a:avLst/>
                      </a:prstGeom>
                    </pic:spPr>
                  </pic:pic>
                </a:graphicData>
              </a:graphic>
            </wp:inline>
          </w:drawing>
        </w:r>
      </w:ins>
    </w:p>
    <w:p w14:paraId="19EBAFD3" w14:textId="77777777" w:rsidR="005164B9" w:rsidRDefault="005164B9" w:rsidP="005164B9">
      <w:pPr>
        <w:pStyle w:val="1"/>
        <w:pBdr>
          <w:bottom w:val="single" w:sz="6" w:space="0" w:color="DDDDDD"/>
        </w:pBdr>
        <w:shd w:val="clear" w:color="auto" w:fill="FFFFFF"/>
        <w:spacing w:before="120" w:after="240" w:line="540" w:lineRule="atLeast"/>
        <w:rPr>
          <w:rFonts w:ascii="Arial" w:hAnsi="Arial" w:cs="Arial"/>
          <w:color w:val="4F4F4F"/>
          <w:sz w:val="38"/>
          <w:szCs w:val="38"/>
        </w:rPr>
      </w:pPr>
      <w:r>
        <w:rPr>
          <w:rFonts w:ascii="Arial" w:hAnsi="Arial" w:cs="Arial"/>
          <w:color w:val="4F4F4F"/>
          <w:sz w:val="38"/>
          <w:szCs w:val="38"/>
        </w:rPr>
        <w:t>四、包图建模技术</w:t>
      </w:r>
    </w:p>
    <w:p w14:paraId="289728CB" w14:textId="77777777" w:rsidR="00D463FB" w:rsidRDefault="00D463FB">
      <w:bookmarkStart w:id="83" w:name="t11"/>
      <w:bookmarkEnd w:id="83"/>
    </w:p>
    <w:p w14:paraId="2E0CD779" w14:textId="77777777" w:rsidR="005164B9" w:rsidRDefault="005164B9" w:rsidP="005164B9">
      <w:r w:rsidRPr="00D3264D">
        <w:rPr>
          <w:rFonts w:hint="eastAsia"/>
          <w:b/>
        </w:rPr>
        <w:t>建模技术</w:t>
      </w:r>
      <w:r>
        <w:rPr>
          <w:rFonts w:hint="eastAsia"/>
        </w:rPr>
        <w:t>：</w:t>
      </w:r>
    </w:p>
    <w:p w14:paraId="3DB317EC" w14:textId="77777777" w:rsidR="005164B9" w:rsidRDefault="005164B9" w:rsidP="005164B9">
      <w:pPr>
        <w:pStyle w:val="a5"/>
        <w:numPr>
          <w:ilvl w:val="0"/>
          <w:numId w:val="6"/>
        </w:numPr>
        <w:ind w:firstLineChars="0"/>
      </w:pPr>
      <w:r>
        <w:rPr>
          <w:rFonts w:hint="eastAsia"/>
        </w:rPr>
        <w:lastRenderedPageBreak/>
        <w:t xml:space="preserve">1两种组包方式： </w:t>
      </w:r>
    </w:p>
    <w:p w14:paraId="1AA97FD8" w14:textId="77777777" w:rsidR="005164B9" w:rsidRDefault="005164B9" w:rsidP="005164B9">
      <w:pPr>
        <w:pStyle w:val="a5"/>
        <w:numPr>
          <w:ilvl w:val="0"/>
          <w:numId w:val="6"/>
        </w:numPr>
        <w:ind w:firstLineChars="0"/>
      </w:pPr>
      <w:r>
        <w:tab/>
      </w:r>
      <w:r>
        <w:rPr>
          <w:rFonts w:hint="eastAsia"/>
        </w:rPr>
        <w:t>①根据系统分层架构组包（推荐使用）</w:t>
      </w:r>
    </w:p>
    <w:p w14:paraId="739A4367" w14:textId="77777777" w:rsidR="005164B9" w:rsidRDefault="005164B9" w:rsidP="005164B9">
      <w:pPr>
        <w:pStyle w:val="a5"/>
        <w:numPr>
          <w:ilvl w:val="0"/>
          <w:numId w:val="6"/>
        </w:numPr>
        <w:ind w:firstLineChars="0"/>
      </w:pPr>
      <w:r>
        <w:tab/>
      </w:r>
      <w:r>
        <w:rPr>
          <w:rFonts w:hint="eastAsia"/>
        </w:rPr>
        <w:t>②根据系统业务功能模块组包</w:t>
      </w:r>
    </w:p>
    <w:p w14:paraId="0018C0A1" w14:textId="77777777" w:rsidR="005164B9" w:rsidRDefault="005164B9" w:rsidP="005164B9">
      <w:pPr>
        <w:pStyle w:val="a5"/>
        <w:numPr>
          <w:ilvl w:val="0"/>
          <w:numId w:val="6"/>
        </w:numPr>
        <w:ind w:firstLineChars="0"/>
      </w:pPr>
      <w:r>
        <w:rPr>
          <w:rFonts w:hint="eastAsia"/>
        </w:rPr>
        <w:t>2参照类之间的关系确定包之间的关系。</w:t>
      </w:r>
    </w:p>
    <w:p w14:paraId="50A29DDB" w14:textId="77777777" w:rsidR="005164B9" w:rsidRDefault="005164B9" w:rsidP="005164B9">
      <w:pPr>
        <w:pStyle w:val="a5"/>
        <w:numPr>
          <w:ilvl w:val="0"/>
          <w:numId w:val="6"/>
        </w:numPr>
        <w:ind w:firstLineChars="0"/>
      </w:pPr>
      <w:r>
        <w:rPr>
          <w:rFonts w:hint="eastAsia"/>
        </w:rPr>
        <w:t>3减少包的嵌套层次，一般不超过三层。</w:t>
      </w:r>
    </w:p>
    <w:p w14:paraId="098EAB56" w14:textId="77777777" w:rsidR="005164B9" w:rsidRDefault="005164B9" w:rsidP="005164B9">
      <w:pPr>
        <w:pStyle w:val="a5"/>
        <w:numPr>
          <w:ilvl w:val="0"/>
          <w:numId w:val="6"/>
        </w:numPr>
        <w:ind w:firstLineChars="0"/>
      </w:pPr>
      <w:r>
        <w:rPr>
          <w:rFonts w:hint="eastAsia"/>
        </w:rPr>
        <w:t>4每个包的子包控制在7±2个</w:t>
      </w:r>
    </w:p>
    <w:p w14:paraId="414FBC03" w14:textId="77777777" w:rsidR="005164B9" w:rsidRDefault="005164B9" w:rsidP="005164B9">
      <w:pPr>
        <w:pStyle w:val="a5"/>
        <w:numPr>
          <w:ilvl w:val="0"/>
          <w:numId w:val="6"/>
        </w:numPr>
        <w:ind w:firstLineChars="0"/>
      </w:pPr>
      <w:r>
        <w:rPr>
          <w:rFonts w:hint="eastAsia"/>
        </w:rPr>
        <w:t>5如果几个包有若干相同组成部分，可优先考虑将它们</w:t>
      </w:r>
      <w:r>
        <w:tab/>
      </w:r>
      <w:r>
        <w:rPr>
          <w:rFonts w:hint="eastAsia"/>
        </w:rPr>
        <w:t>合并。</w:t>
      </w:r>
    </w:p>
    <w:p w14:paraId="2AEC9AA7" w14:textId="51F5D128" w:rsidR="005164B9" w:rsidRDefault="005164B9" w:rsidP="005164B9">
      <w:pPr>
        <w:pStyle w:val="a5"/>
        <w:numPr>
          <w:ilvl w:val="0"/>
          <w:numId w:val="6"/>
        </w:numPr>
        <w:ind w:firstLineChars="0"/>
      </w:pPr>
      <w:r>
        <w:rPr>
          <w:rFonts w:hint="eastAsia"/>
        </w:rPr>
        <w:t>6可通过包图来体现系统的分层架构。</w:t>
      </w:r>
    </w:p>
    <w:p w14:paraId="5E65D93A" w14:textId="70395A8B" w:rsidR="005164B9" w:rsidRDefault="005164B9" w:rsidP="005164B9">
      <w:pPr>
        <w:pStyle w:val="a5"/>
        <w:ind w:left="420" w:firstLineChars="0" w:firstLine="0"/>
        <w:rPr>
          <w:rFonts w:hint="eastAsia"/>
        </w:rPr>
      </w:pPr>
    </w:p>
    <w:p w14:paraId="6837EF6B" w14:textId="4F2E923B" w:rsidR="00D463FB" w:rsidRDefault="00E9722E">
      <w:r>
        <w:rPr>
          <w:noProof/>
        </w:rPr>
        <w:drawing>
          <wp:inline distT="0" distB="0" distL="0" distR="0" wp14:anchorId="48ACAE03" wp14:editId="156B2089">
            <wp:extent cx="6033570" cy="2023627"/>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532" t="29337" r="18821" b="37634"/>
                    <a:stretch/>
                  </pic:blipFill>
                  <pic:spPr bwMode="auto">
                    <a:xfrm>
                      <a:off x="0" y="0"/>
                      <a:ext cx="6050695" cy="2029370"/>
                    </a:xfrm>
                    <a:prstGeom prst="rect">
                      <a:avLst/>
                    </a:prstGeom>
                    <a:ln>
                      <a:noFill/>
                    </a:ln>
                    <a:extLst>
                      <a:ext uri="{53640926-AAD7-44D8-BBD7-CCE9431645EC}">
                        <a14:shadowObscured xmlns:a14="http://schemas.microsoft.com/office/drawing/2010/main"/>
                      </a:ext>
                    </a:extLst>
                  </pic:spPr>
                </pic:pic>
              </a:graphicData>
            </a:graphic>
          </wp:inline>
        </w:drawing>
      </w:r>
    </w:p>
    <w:p w14:paraId="2F648F38" w14:textId="77777777" w:rsidR="00D463FB" w:rsidRDefault="00D463FB"/>
    <w:p w14:paraId="3DC02729" w14:textId="77777777" w:rsidR="00D463FB" w:rsidRDefault="00D463FB"/>
    <w:p w14:paraId="055B64B4" w14:textId="77777777" w:rsidR="008F5A80" w:rsidRDefault="00D463FB">
      <w:r>
        <w:rPr>
          <w:rFonts w:hint="eastAsia"/>
        </w:rPr>
        <w:t>参考资料：</w:t>
      </w:r>
    </w:p>
    <w:p w14:paraId="587F0993" w14:textId="51AED90F" w:rsidR="008F5A80" w:rsidRDefault="00206A05" w:rsidP="009A0920">
      <w:hyperlink r:id="rId18" w:history="1">
        <w:r w:rsidR="008F5A80" w:rsidRPr="009E2273">
          <w:rPr>
            <w:rStyle w:val="a3"/>
          </w:rPr>
          <w:t>https://en.wikipedia.org/wiki/Component_diagram</w:t>
        </w:r>
      </w:hyperlink>
    </w:p>
    <w:p w14:paraId="3BC9EC7E" w14:textId="3A2A6D32" w:rsidR="009A0920" w:rsidRDefault="00206A05" w:rsidP="009A0920">
      <w:hyperlink r:id="rId19" w:history="1">
        <w:r w:rsidR="009A0920" w:rsidRPr="00024ECC">
          <w:rPr>
            <w:rStyle w:val="a3"/>
          </w:rPr>
          <w:t>https://blog.csdn.net/fanxiaobin577328725/article/details/51647248</w:t>
        </w:r>
      </w:hyperlink>
    </w:p>
    <w:p w14:paraId="178FB006" w14:textId="52B5EA09" w:rsidR="009A0920" w:rsidRPr="009A0920" w:rsidRDefault="009A0920" w:rsidP="009A0920">
      <w:r w:rsidRPr="009A0920">
        <w:t>https://www.jianshu.com/p/a0704aa2b092</w:t>
      </w:r>
    </w:p>
    <w:sectPr w:rsidR="009A0920" w:rsidRPr="009A09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F707B"/>
    <w:multiLevelType w:val="hybridMultilevel"/>
    <w:tmpl w:val="EEB8C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215D4E"/>
    <w:multiLevelType w:val="hybridMultilevel"/>
    <w:tmpl w:val="632272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5AE65A7"/>
    <w:multiLevelType w:val="hybridMultilevel"/>
    <w:tmpl w:val="E8A0FF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91F7161"/>
    <w:multiLevelType w:val="multilevel"/>
    <w:tmpl w:val="DD6E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633381"/>
    <w:multiLevelType w:val="multilevel"/>
    <w:tmpl w:val="1748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D01C6A"/>
    <w:multiLevelType w:val="multilevel"/>
    <w:tmpl w:val="7AD0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2D364A"/>
    <w:multiLevelType w:val="multilevel"/>
    <w:tmpl w:val="D2D0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296C24"/>
    <w:multiLevelType w:val="hybridMultilevel"/>
    <w:tmpl w:val="731435B8"/>
    <w:lvl w:ilvl="0" w:tplc="02CEDE02">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B856F86"/>
    <w:multiLevelType w:val="hybridMultilevel"/>
    <w:tmpl w:val="64AA5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EB534BC"/>
    <w:multiLevelType w:val="hybridMultilevel"/>
    <w:tmpl w:val="ACB07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8"/>
  </w:num>
  <w:num w:numId="4">
    <w:abstractNumId w:val="0"/>
  </w:num>
  <w:num w:numId="5">
    <w:abstractNumId w:val="1"/>
  </w:num>
  <w:num w:numId="6">
    <w:abstractNumId w:val="9"/>
  </w:num>
  <w:num w:numId="7">
    <w:abstractNumId w:val="5"/>
  </w:num>
  <w:num w:numId="8">
    <w:abstractNumId w:val="4"/>
  </w:num>
  <w:num w:numId="9">
    <w:abstractNumId w:val="3"/>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骆 佳俊">
    <w15:presenceInfo w15:providerId="Windows Live" w15:userId="12283ac2c2bc0d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52D"/>
    <w:rsid w:val="00006F2E"/>
    <w:rsid w:val="00016B7A"/>
    <w:rsid w:val="001303F1"/>
    <w:rsid w:val="0015517D"/>
    <w:rsid w:val="00206A05"/>
    <w:rsid w:val="003765CB"/>
    <w:rsid w:val="003E39BA"/>
    <w:rsid w:val="00413281"/>
    <w:rsid w:val="00482967"/>
    <w:rsid w:val="00485A9A"/>
    <w:rsid w:val="004E7A29"/>
    <w:rsid w:val="005164B9"/>
    <w:rsid w:val="00577E54"/>
    <w:rsid w:val="005A6149"/>
    <w:rsid w:val="005B500E"/>
    <w:rsid w:val="006534F5"/>
    <w:rsid w:val="0067452D"/>
    <w:rsid w:val="0074223A"/>
    <w:rsid w:val="00763D48"/>
    <w:rsid w:val="007A3977"/>
    <w:rsid w:val="007C34AF"/>
    <w:rsid w:val="00880625"/>
    <w:rsid w:val="008A4C5A"/>
    <w:rsid w:val="008C1805"/>
    <w:rsid w:val="008F5A80"/>
    <w:rsid w:val="009A0920"/>
    <w:rsid w:val="00A03759"/>
    <w:rsid w:val="00A83DE6"/>
    <w:rsid w:val="00B706B0"/>
    <w:rsid w:val="00D3264D"/>
    <w:rsid w:val="00D463FB"/>
    <w:rsid w:val="00D9007B"/>
    <w:rsid w:val="00E32982"/>
    <w:rsid w:val="00E87378"/>
    <w:rsid w:val="00E90757"/>
    <w:rsid w:val="00E9722E"/>
    <w:rsid w:val="00F3255C"/>
    <w:rsid w:val="00F5633A"/>
    <w:rsid w:val="00FE2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5BCA"/>
  <w15:chartTrackingRefBased/>
  <w15:docId w15:val="{FA358D01-EDDC-406F-8817-F97AEA80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80625"/>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A83DE6"/>
    <w:pPr>
      <w:keepNext/>
      <w:keepLines/>
      <w:spacing w:before="260" w:after="260" w:line="416" w:lineRule="auto"/>
      <w:outlineLvl w:val="1"/>
    </w:pPr>
    <w:rPr>
      <w:rFonts w:asciiTheme="majorHAnsi" w:eastAsiaTheme="majorEastAsia" w:hAnsiTheme="majorHAnsi" w:cstheme="majorBidi"/>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83DE6"/>
    <w:rPr>
      <w:rFonts w:asciiTheme="majorHAnsi" w:eastAsiaTheme="majorEastAsia" w:hAnsiTheme="majorHAnsi" w:cstheme="majorBidi"/>
      <w:bCs/>
      <w:sz w:val="32"/>
      <w:szCs w:val="32"/>
    </w:rPr>
  </w:style>
  <w:style w:type="character" w:styleId="a3">
    <w:name w:val="Hyperlink"/>
    <w:basedOn w:val="a0"/>
    <w:uiPriority w:val="99"/>
    <w:unhideWhenUsed/>
    <w:rsid w:val="008F5A80"/>
    <w:rPr>
      <w:color w:val="0563C1" w:themeColor="hyperlink"/>
      <w:u w:val="single"/>
    </w:rPr>
  </w:style>
  <w:style w:type="character" w:styleId="a4">
    <w:name w:val="Unresolved Mention"/>
    <w:basedOn w:val="a0"/>
    <w:uiPriority w:val="99"/>
    <w:semiHidden/>
    <w:unhideWhenUsed/>
    <w:rsid w:val="008F5A80"/>
    <w:rPr>
      <w:color w:val="605E5C"/>
      <w:shd w:val="clear" w:color="auto" w:fill="E1DFDD"/>
    </w:rPr>
  </w:style>
  <w:style w:type="paragraph" w:styleId="a5">
    <w:name w:val="List Paragraph"/>
    <w:basedOn w:val="a"/>
    <w:uiPriority w:val="34"/>
    <w:qFormat/>
    <w:rsid w:val="00485A9A"/>
    <w:pPr>
      <w:ind w:firstLineChars="200" w:firstLine="420"/>
    </w:pPr>
  </w:style>
  <w:style w:type="character" w:customStyle="1" w:styleId="10">
    <w:name w:val="标题 1 字符"/>
    <w:basedOn w:val="a0"/>
    <w:link w:val="1"/>
    <w:uiPriority w:val="9"/>
    <w:rsid w:val="00880625"/>
    <w:rPr>
      <w:b/>
      <w:bCs/>
      <w:kern w:val="44"/>
      <w:sz w:val="44"/>
      <w:szCs w:val="44"/>
    </w:rPr>
  </w:style>
  <w:style w:type="paragraph" w:styleId="a6">
    <w:name w:val="Normal (Web)"/>
    <w:basedOn w:val="a"/>
    <w:uiPriority w:val="99"/>
    <w:unhideWhenUsed/>
    <w:rsid w:val="0088062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806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0688">
      <w:bodyDiv w:val="1"/>
      <w:marLeft w:val="0"/>
      <w:marRight w:val="0"/>
      <w:marTop w:val="0"/>
      <w:marBottom w:val="0"/>
      <w:divBdr>
        <w:top w:val="none" w:sz="0" w:space="0" w:color="auto"/>
        <w:left w:val="none" w:sz="0" w:space="0" w:color="auto"/>
        <w:bottom w:val="none" w:sz="0" w:space="0" w:color="auto"/>
        <w:right w:val="none" w:sz="0" w:space="0" w:color="auto"/>
      </w:divBdr>
    </w:div>
    <w:div w:id="135883007">
      <w:bodyDiv w:val="1"/>
      <w:marLeft w:val="0"/>
      <w:marRight w:val="0"/>
      <w:marTop w:val="0"/>
      <w:marBottom w:val="0"/>
      <w:divBdr>
        <w:top w:val="none" w:sz="0" w:space="0" w:color="auto"/>
        <w:left w:val="none" w:sz="0" w:space="0" w:color="auto"/>
        <w:bottom w:val="none" w:sz="0" w:space="0" w:color="auto"/>
        <w:right w:val="none" w:sz="0" w:space="0" w:color="auto"/>
      </w:divBdr>
    </w:div>
    <w:div w:id="148790950">
      <w:bodyDiv w:val="1"/>
      <w:marLeft w:val="0"/>
      <w:marRight w:val="0"/>
      <w:marTop w:val="0"/>
      <w:marBottom w:val="0"/>
      <w:divBdr>
        <w:top w:val="none" w:sz="0" w:space="0" w:color="auto"/>
        <w:left w:val="none" w:sz="0" w:space="0" w:color="auto"/>
        <w:bottom w:val="none" w:sz="0" w:space="0" w:color="auto"/>
        <w:right w:val="none" w:sz="0" w:space="0" w:color="auto"/>
      </w:divBdr>
    </w:div>
    <w:div w:id="168102563">
      <w:bodyDiv w:val="1"/>
      <w:marLeft w:val="0"/>
      <w:marRight w:val="0"/>
      <w:marTop w:val="0"/>
      <w:marBottom w:val="0"/>
      <w:divBdr>
        <w:top w:val="none" w:sz="0" w:space="0" w:color="auto"/>
        <w:left w:val="none" w:sz="0" w:space="0" w:color="auto"/>
        <w:bottom w:val="none" w:sz="0" w:space="0" w:color="auto"/>
        <w:right w:val="none" w:sz="0" w:space="0" w:color="auto"/>
      </w:divBdr>
    </w:div>
    <w:div w:id="235164029">
      <w:bodyDiv w:val="1"/>
      <w:marLeft w:val="0"/>
      <w:marRight w:val="0"/>
      <w:marTop w:val="0"/>
      <w:marBottom w:val="0"/>
      <w:divBdr>
        <w:top w:val="none" w:sz="0" w:space="0" w:color="auto"/>
        <w:left w:val="none" w:sz="0" w:space="0" w:color="auto"/>
        <w:bottom w:val="none" w:sz="0" w:space="0" w:color="auto"/>
        <w:right w:val="none" w:sz="0" w:space="0" w:color="auto"/>
      </w:divBdr>
    </w:div>
    <w:div w:id="281498574">
      <w:bodyDiv w:val="1"/>
      <w:marLeft w:val="0"/>
      <w:marRight w:val="0"/>
      <w:marTop w:val="0"/>
      <w:marBottom w:val="0"/>
      <w:divBdr>
        <w:top w:val="none" w:sz="0" w:space="0" w:color="auto"/>
        <w:left w:val="none" w:sz="0" w:space="0" w:color="auto"/>
        <w:bottom w:val="none" w:sz="0" w:space="0" w:color="auto"/>
        <w:right w:val="none" w:sz="0" w:space="0" w:color="auto"/>
      </w:divBdr>
    </w:div>
    <w:div w:id="403262649">
      <w:bodyDiv w:val="1"/>
      <w:marLeft w:val="0"/>
      <w:marRight w:val="0"/>
      <w:marTop w:val="0"/>
      <w:marBottom w:val="0"/>
      <w:divBdr>
        <w:top w:val="none" w:sz="0" w:space="0" w:color="auto"/>
        <w:left w:val="none" w:sz="0" w:space="0" w:color="auto"/>
        <w:bottom w:val="none" w:sz="0" w:space="0" w:color="auto"/>
        <w:right w:val="none" w:sz="0" w:space="0" w:color="auto"/>
      </w:divBdr>
    </w:div>
    <w:div w:id="696543787">
      <w:bodyDiv w:val="1"/>
      <w:marLeft w:val="0"/>
      <w:marRight w:val="0"/>
      <w:marTop w:val="0"/>
      <w:marBottom w:val="0"/>
      <w:divBdr>
        <w:top w:val="none" w:sz="0" w:space="0" w:color="auto"/>
        <w:left w:val="none" w:sz="0" w:space="0" w:color="auto"/>
        <w:bottom w:val="none" w:sz="0" w:space="0" w:color="auto"/>
        <w:right w:val="none" w:sz="0" w:space="0" w:color="auto"/>
      </w:divBdr>
    </w:div>
    <w:div w:id="750196378">
      <w:bodyDiv w:val="1"/>
      <w:marLeft w:val="0"/>
      <w:marRight w:val="0"/>
      <w:marTop w:val="0"/>
      <w:marBottom w:val="0"/>
      <w:divBdr>
        <w:top w:val="none" w:sz="0" w:space="0" w:color="auto"/>
        <w:left w:val="none" w:sz="0" w:space="0" w:color="auto"/>
        <w:bottom w:val="none" w:sz="0" w:space="0" w:color="auto"/>
        <w:right w:val="none" w:sz="0" w:space="0" w:color="auto"/>
      </w:divBdr>
    </w:div>
    <w:div w:id="857236545">
      <w:bodyDiv w:val="1"/>
      <w:marLeft w:val="0"/>
      <w:marRight w:val="0"/>
      <w:marTop w:val="0"/>
      <w:marBottom w:val="0"/>
      <w:divBdr>
        <w:top w:val="none" w:sz="0" w:space="0" w:color="auto"/>
        <w:left w:val="none" w:sz="0" w:space="0" w:color="auto"/>
        <w:bottom w:val="none" w:sz="0" w:space="0" w:color="auto"/>
        <w:right w:val="none" w:sz="0" w:space="0" w:color="auto"/>
      </w:divBdr>
      <w:divsChild>
        <w:div w:id="1625036965">
          <w:marLeft w:val="0"/>
          <w:marRight w:val="0"/>
          <w:marTop w:val="0"/>
          <w:marBottom w:val="0"/>
          <w:divBdr>
            <w:top w:val="none" w:sz="0" w:space="0" w:color="auto"/>
            <w:left w:val="none" w:sz="0" w:space="0" w:color="auto"/>
            <w:bottom w:val="none" w:sz="0" w:space="0" w:color="auto"/>
            <w:right w:val="none" w:sz="0" w:space="0" w:color="auto"/>
          </w:divBdr>
        </w:div>
        <w:div w:id="2006475607">
          <w:marLeft w:val="0"/>
          <w:marRight w:val="0"/>
          <w:marTop w:val="0"/>
          <w:marBottom w:val="0"/>
          <w:divBdr>
            <w:top w:val="none" w:sz="0" w:space="0" w:color="auto"/>
            <w:left w:val="none" w:sz="0" w:space="0" w:color="auto"/>
            <w:bottom w:val="none" w:sz="0" w:space="0" w:color="auto"/>
            <w:right w:val="none" w:sz="0" w:space="0" w:color="auto"/>
          </w:divBdr>
        </w:div>
        <w:div w:id="359549640">
          <w:marLeft w:val="0"/>
          <w:marRight w:val="0"/>
          <w:marTop w:val="0"/>
          <w:marBottom w:val="0"/>
          <w:divBdr>
            <w:top w:val="none" w:sz="0" w:space="0" w:color="auto"/>
            <w:left w:val="none" w:sz="0" w:space="0" w:color="auto"/>
            <w:bottom w:val="none" w:sz="0" w:space="0" w:color="auto"/>
            <w:right w:val="none" w:sz="0" w:space="0" w:color="auto"/>
          </w:divBdr>
        </w:div>
        <w:div w:id="1977879749">
          <w:marLeft w:val="0"/>
          <w:marRight w:val="0"/>
          <w:marTop w:val="0"/>
          <w:marBottom w:val="0"/>
          <w:divBdr>
            <w:top w:val="none" w:sz="0" w:space="0" w:color="auto"/>
            <w:left w:val="none" w:sz="0" w:space="0" w:color="auto"/>
            <w:bottom w:val="none" w:sz="0" w:space="0" w:color="auto"/>
            <w:right w:val="none" w:sz="0" w:space="0" w:color="auto"/>
          </w:divBdr>
        </w:div>
        <w:div w:id="5445429">
          <w:marLeft w:val="0"/>
          <w:marRight w:val="0"/>
          <w:marTop w:val="0"/>
          <w:marBottom w:val="0"/>
          <w:divBdr>
            <w:top w:val="none" w:sz="0" w:space="0" w:color="auto"/>
            <w:left w:val="none" w:sz="0" w:space="0" w:color="auto"/>
            <w:bottom w:val="none" w:sz="0" w:space="0" w:color="auto"/>
            <w:right w:val="none" w:sz="0" w:space="0" w:color="auto"/>
          </w:divBdr>
        </w:div>
        <w:div w:id="1477799905">
          <w:marLeft w:val="0"/>
          <w:marRight w:val="0"/>
          <w:marTop w:val="0"/>
          <w:marBottom w:val="0"/>
          <w:divBdr>
            <w:top w:val="none" w:sz="0" w:space="0" w:color="auto"/>
            <w:left w:val="none" w:sz="0" w:space="0" w:color="auto"/>
            <w:bottom w:val="none" w:sz="0" w:space="0" w:color="auto"/>
            <w:right w:val="none" w:sz="0" w:space="0" w:color="auto"/>
          </w:divBdr>
        </w:div>
        <w:div w:id="1045368774">
          <w:marLeft w:val="0"/>
          <w:marRight w:val="0"/>
          <w:marTop w:val="0"/>
          <w:marBottom w:val="0"/>
          <w:divBdr>
            <w:top w:val="none" w:sz="0" w:space="0" w:color="auto"/>
            <w:left w:val="none" w:sz="0" w:space="0" w:color="auto"/>
            <w:bottom w:val="none" w:sz="0" w:space="0" w:color="auto"/>
            <w:right w:val="none" w:sz="0" w:space="0" w:color="auto"/>
          </w:divBdr>
        </w:div>
        <w:div w:id="544413947">
          <w:marLeft w:val="0"/>
          <w:marRight w:val="0"/>
          <w:marTop w:val="0"/>
          <w:marBottom w:val="0"/>
          <w:divBdr>
            <w:top w:val="none" w:sz="0" w:space="0" w:color="auto"/>
            <w:left w:val="none" w:sz="0" w:space="0" w:color="auto"/>
            <w:bottom w:val="none" w:sz="0" w:space="0" w:color="auto"/>
            <w:right w:val="none" w:sz="0" w:space="0" w:color="auto"/>
          </w:divBdr>
        </w:div>
      </w:divsChild>
    </w:div>
    <w:div w:id="878855769">
      <w:bodyDiv w:val="1"/>
      <w:marLeft w:val="0"/>
      <w:marRight w:val="0"/>
      <w:marTop w:val="0"/>
      <w:marBottom w:val="0"/>
      <w:divBdr>
        <w:top w:val="none" w:sz="0" w:space="0" w:color="auto"/>
        <w:left w:val="none" w:sz="0" w:space="0" w:color="auto"/>
        <w:bottom w:val="none" w:sz="0" w:space="0" w:color="auto"/>
        <w:right w:val="none" w:sz="0" w:space="0" w:color="auto"/>
      </w:divBdr>
    </w:div>
    <w:div w:id="1000817587">
      <w:bodyDiv w:val="1"/>
      <w:marLeft w:val="0"/>
      <w:marRight w:val="0"/>
      <w:marTop w:val="0"/>
      <w:marBottom w:val="0"/>
      <w:divBdr>
        <w:top w:val="none" w:sz="0" w:space="0" w:color="auto"/>
        <w:left w:val="none" w:sz="0" w:space="0" w:color="auto"/>
        <w:bottom w:val="none" w:sz="0" w:space="0" w:color="auto"/>
        <w:right w:val="none" w:sz="0" w:space="0" w:color="auto"/>
      </w:divBdr>
    </w:div>
    <w:div w:id="1277368821">
      <w:bodyDiv w:val="1"/>
      <w:marLeft w:val="0"/>
      <w:marRight w:val="0"/>
      <w:marTop w:val="0"/>
      <w:marBottom w:val="0"/>
      <w:divBdr>
        <w:top w:val="none" w:sz="0" w:space="0" w:color="auto"/>
        <w:left w:val="none" w:sz="0" w:space="0" w:color="auto"/>
        <w:bottom w:val="none" w:sz="0" w:space="0" w:color="auto"/>
        <w:right w:val="none" w:sz="0" w:space="0" w:color="auto"/>
      </w:divBdr>
    </w:div>
    <w:div w:id="1305501811">
      <w:bodyDiv w:val="1"/>
      <w:marLeft w:val="0"/>
      <w:marRight w:val="0"/>
      <w:marTop w:val="0"/>
      <w:marBottom w:val="0"/>
      <w:divBdr>
        <w:top w:val="none" w:sz="0" w:space="0" w:color="auto"/>
        <w:left w:val="none" w:sz="0" w:space="0" w:color="auto"/>
        <w:bottom w:val="none" w:sz="0" w:space="0" w:color="auto"/>
        <w:right w:val="none" w:sz="0" w:space="0" w:color="auto"/>
      </w:divBdr>
    </w:div>
    <w:div w:id="1329481357">
      <w:bodyDiv w:val="1"/>
      <w:marLeft w:val="0"/>
      <w:marRight w:val="0"/>
      <w:marTop w:val="0"/>
      <w:marBottom w:val="0"/>
      <w:divBdr>
        <w:top w:val="none" w:sz="0" w:space="0" w:color="auto"/>
        <w:left w:val="none" w:sz="0" w:space="0" w:color="auto"/>
        <w:bottom w:val="none" w:sz="0" w:space="0" w:color="auto"/>
        <w:right w:val="none" w:sz="0" w:space="0" w:color="auto"/>
      </w:divBdr>
    </w:div>
    <w:div w:id="1347295493">
      <w:bodyDiv w:val="1"/>
      <w:marLeft w:val="0"/>
      <w:marRight w:val="0"/>
      <w:marTop w:val="0"/>
      <w:marBottom w:val="0"/>
      <w:divBdr>
        <w:top w:val="none" w:sz="0" w:space="0" w:color="auto"/>
        <w:left w:val="none" w:sz="0" w:space="0" w:color="auto"/>
        <w:bottom w:val="none" w:sz="0" w:space="0" w:color="auto"/>
        <w:right w:val="none" w:sz="0" w:space="0" w:color="auto"/>
      </w:divBdr>
    </w:div>
    <w:div w:id="1428888577">
      <w:bodyDiv w:val="1"/>
      <w:marLeft w:val="0"/>
      <w:marRight w:val="0"/>
      <w:marTop w:val="0"/>
      <w:marBottom w:val="0"/>
      <w:divBdr>
        <w:top w:val="none" w:sz="0" w:space="0" w:color="auto"/>
        <w:left w:val="none" w:sz="0" w:space="0" w:color="auto"/>
        <w:bottom w:val="none" w:sz="0" w:space="0" w:color="auto"/>
        <w:right w:val="none" w:sz="0" w:space="0" w:color="auto"/>
      </w:divBdr>
    </w:div>
    <w:div w:id="1445736220">
      <w:bodyDiv w:val="1"/>
      <w:marLeft w:val="0"/>
      <w:marRight w:val="0"/>
      <w:marTop w:val="0"/>
      <w:marBottom w:val="0"/>
      <w:divBdr>
        <w:top w:val="none" w:sz="0" w:space="0" w:color="auto"/>
        <w:left w:val="none" w:sz="0" w:space="0" w:color="auto"/>
        <w:bottom w:val="none" w:sz="0" w:space="0" w:color="auto"/>
        <w:right w:val="none" w:sz="0" w:space="0" w:color="auto"/>
      </w:divBdr>
    </w:div>
    <w:div w:id="1496218546">
      <w:bodyDiv w:val="1"/>
      <w:marLeft w:val="0"/>
      <w:marRight w:val="0"/>
      <w:marTop w:val="0"/>
      <w:marBottom w:val="0"/>
      <w:divBdr>
        <w:top w:val="none" w:sz="0" w:space="0" w:color="auto"/>
        <w:left w:val="none" w:sz="0" w:space="0" w:color="auto"/>
        <w:bottom w:val="none" w:sz="0" w:space="0" w:color="auto"/>
        <w:right w:val="none" w:sz="0" w:space="0" w:color="auto"/>
      </w:divBdr>
    </w:div>
    <w:div w:id="1652175306">
      <w:bodyDiv w:val="1"/>
      <w:marLeft w:val="0"/>
      <w:marRight w:val="0"/>
      <w:marTop w:val="0"/>
      <w:marBottom w:val="0"/>
      <w:divBdr>
        <w:top w:val="none" w:sz="0" w:space="0" w:color="auto"/>
        <w:left w:val="none" w:sz="0" w:space="0" w:color="auto"/>
        <w:bottom w:val="none" w:sz="0" w:space="0" w:color="auto"/>
        <w:right w:val="none" w:sz="0" w:space="0" w:color="auto"/>
      </w:divBdr>
    </w:div>
    <w:div w:id="1656716272">
      <w:bodyDiv w:val="1"/>
      <w:marLeft w:val="0"/>
      <w:marRight w:val="0"/>
      <w:marTop w:val="0"/>
      <w:marBottom w:val="0"/>
      <w:divBdr>
        <w:top w:val="none" w:sz="0" w:space="0" w:color="auto"/>
        <w:left w:val="none" w:sz="0" w:space="0" w:color="auto"/>
        <w:bottom w:val="none" w:sz="0" w:space="0" w:color="auto"/>
        <w:right w:val="none" w:sz="0" w:space="0" w:color="auto"/>
      </w:divBdr>
    </w:div>
    <w:div w:id="1668748706">
      <w:bodyDiv w:val="1"/>
      <w:marLeft w:val="0"/>
      <w:marRight w:val="0"/>
      <w:marTop w:val="0"/>
      <w:marBottom w:val="0"/>
      <w:divBdr>
        <w:top w:val="none" w:sz="0" w:space="0" w:color="auto"/>
        <w:left w:val="none" w:sz="0" w:space="0" w:color="auto"/>
        <w:bottom w:val="none" w:sz="0" w:space="0" w:color="auto"/>
        <w:right w:val="none" w:sz="0" w:space="0" w:color="auto"/>
      </w:divBdr>
    </w:div>
    <w:div w:id="1673992011">
      <w:bodyDiv w:val="1"/>
      <w:marLeft w:val="0"/>
      <w:marRight w:val="0"/>
      <w:marTop w:val="0"/>
      <w:marBottom w:val="0"/>
      <w:divBdr>
        <w:top w:val="none" w:sz="0" w:space="0" w:color="auto"/>
        <w:left w:val="none" w:sz="0" w:space="0" w:color="auto"/>
        <w:bottom w:val="none" w:sz="0" w:space="0" w:color="auto"/>
        <w:right w:val="none" w:sz="0" w:space="0" w:color="auto"/>
      </w:divBdr>
    </w:div>
    <w:div w:id="1719085385">
      <w:bodyDiv w:val="1"/>
      <w:marLeft w:val="0"/>
      <w:marRight w:val="0"/>
      <w:marTop w:val="0"/>
      <w:marBottom w:val="0"/>
      <w:divBdr>
        <w:top w:val="none" w:sz="0" w:space="0" w:color="auto"/>
        <w:left w:val="none" w:sz="0" w:space="0" w:color="auto"/>
        <w:bottom w:val="none" w:sz="0" w:space="0" w:color="auto"/>
        <w:right w:val="none" w:sz="0" w:space="0" w:color="auto"/>
      </w:divBdr>
    </w:div>
    <w:div w:id="2025738482">
      <w:bodyDiv w:val="1"/>
      <w:marLeft w:val="0"/>
      <w:marRight w:val="0"/>
      <w:marTop w:val="0"/>
      <w:marBottom w:val="0"/>
      <w:divBdr>
        <w:top w:val="none" w:sz="0" w:space="0" w:color="auto"/>
        <w:left w:val="none" w:sz="0" w:space="0" w:color="auto"/>
        <w:bottom w:val="none" w:sz="0" w:space="0" w:color="auto"/>
        <w:right w:val="none" w:sz="0" w:space="0" w:color="auto"/>
      </w:divBdr>
    </w:div>
    <w:div w:id="205882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Component_diagram"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blog.csdn.net/fanxiaobin577328725/article/details/5164724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E7D0D-C8AD-41F3-9E12-0613F1757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281</Words>
  <Characters>1606</Characters>
  <Application>Microsoft Office Word</Application>
  <DocSecurity>0</DocSecurity>
  <Lines>13</Lines>
  <Paragraphs>3</Paragraphs>
  <ScaleCrop>false</ScaleCrop>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柏成 叶</dc:creator>
  <cp:keywords/>
  <dc:description/>
  <cp:lastModifiedBy>骆 佳俊</cp:lastModifiedBy>
  <cp:revision>17</cp:revision>
  <dcterms:created xsi:type="dcterms:W3CDTF">2018-12-09T02:52:00Z</dcterms:created>
  <dcterms:modified xsi:type="dcterms:W3CDTF">2018-12-09T04:24:00Z</dcterms:modified>
</cp:coreProperties>
</file>