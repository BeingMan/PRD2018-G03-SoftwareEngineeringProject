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32352" w14:textId="3B03E6CE" w:rsidR="001A3E8F" w:rsidRDefault="00E97E7F" w:rsidP="00E97E7F">
      <w:pPr>
        <w:jc w:val="center"/>
        <w:rPr>
          <w:b/>
        </w:rPr>
      </w:pPr>
      <w:r>
        <w:rPr>
          <w:noProof/>
        </w:rPr>
        <w:drawing>
          <wp:inline distT="0" distB="0" distL="0" distR="0" wp14:anchorId="5D427847" wp14:editId="5A0D270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32BEB0D2" w14:textId="77777777" w:rsidR="001A3E8F" w:rsidRDefault="001A3E8F" w:rsidP="00D76606">
      <w:pPr>
        <w:rPr>
          <w:b/>
        </w:rPr>
      </w:pPr>
    </w:p>
    <w:p w14:paraId="58922C53" w14:textId="77777777" w:rsidR="00A51AA3" w:rsidRPr="00A51AA3" w:rsidRDefault="00A51AA3" w:rsidP="00A51AA3">
      <w:pPr>
        <w:numPr>
          <w:ilvl w:val="1"/>
          <w:numId w:val="0"/>
        </w:numPr>
        <w:spacing w:beforeLines="600" w:before="1872" w:line="720" w:lineRule="auto"/>
        <w:contextualSpacing/>
        <w:jc w:val="center"/>
        <w:textAlignment w:val="center"/>
        <w:rPr>
          <w:rFonts w:ascii="Calibri Light" w:hAnsi="Calibri Light" w:cs="Times New Roman"/>
          <w:b/>
          <w:spacing w:val="-10"/>
          <w:sz w:val="44"/>
          <w:szCs w:val="56"/>
        </w:rPr>
      </w:pPr>
      <w:r w:rsidRPr="00A51AA3">
        <w:rPr>
          <w:rFonts w:ascii="Calibri Light" w:hAnsi="Calibri Light" w:cs="Times New Roman" w:hint="eastAsia"/>
          <w:b/>
          <w:spacing w:val="-10"/>
          <w:sz w:val="44"/>
          <w:szCs w:val="56"/>
        </w:rPr>
        <w:t>软件工程系列课程教学辅助网站</w:t>
      </w:r>
    </w:p>
    <w:tbl>
      <w:tblPr>
        <w:tblpPr w:leftFromText="180" w:rightFromText="180" w:vertAnchor="text" w:horzAnchor="margin" w:tblpY="6052"/>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53"/>
        <w:gridCol w:w="1170"/>
        <w:gridCol w:w="4873"/>
      </w:tblGrid>
      <w:tr w:rsidR="001A3E8F" w14:paraId="5794376E" w14:textId="77777777" w:rsidTr="001A3E8F">
        <w:tc>
          <w:tcPr>
            <w:tcW w:w="2653" w:type="dxa"/>
            <w:vMerge w:val="restart"/>
            <w:shd w:val="clear" w:color="auto" w:fill="auto"/>
          </w:tcPr>
          <w:p w14:paraId="7ABB434A" w14:textId="77777777" w:rsidR="001A3E8F" w:rsidRDefault="001A3E8F" w:rsidP="001A3E8F">
            <w:r>
              <w:rPr>
                <w:rFonts w:hint="eastAsia"/>
              </w:rPr>
              <w:t>文件状态：</w:t>
            </w:r>
          </w:p>
          <w:p w14:paraId="7D117799" w14:textId="3CD997AC" w:rsidR="001A3E8F" w:rsidRDefault="001A3E8F" w:rsidP="001A3E8F">
            <w:r>
              <w:rPr>
                <w:rFonts w:hint="eastAsia"/>
              </w:rPr>
              <w:t xml:space="preserve">　[</w:t>
            </w:r>
            <w:r w:rsidR="006E23D5">
              <w:rPr>
                <w:rFonts w:hint="eastAsia"/>
              </w:rPr>
              <w:t>√</w:t>
            </w:r>
            <w:r>
              <w:rPr>
                <w:rFonts w:hint="eastAsia"/>
              </w:rPr>
              <w:t>]草稿</w:t>
            </w:r>
          </w:p>
          <w:p w14:paraId="22262364" w14:textId="63F0ED33" w:rsidR="001A3E8F" w:rsidRDefault="001A3E8F" w:rsidP="001A3E8F">
            <w:r>
              <w:rPr>
                <w:rFonts w:hint="eastAsia"/>
              </w:rPr>
              <w:t xml:space="preserve">　[</w:t>
            </w:r>
            <w:r w:rsidR="004A6539">
              <w:t xml:space="preserve">  </w:t>
            </w:r>
            <w:r>
              <w:rPr>
                <w:rFonts w:hint="eastAsia"/>
              </w:rPr>
              <w:t>]正式发布</w:t>
            </w:r>
          </w:p>
          <w:p w14:paraId="2C288214" w14:textId="77777777" w:rsidR="001A3E8F" w:rsidRDefault="001A3E8F" w:rsidP="001A3E8F">
            <w:r>
              <w:rPr>
                <w:rFonts w:hint="eastAsia"/>
              </w:rPr>
              <w:t xml:space="preserve">　[　]正在修改</w:t>
            </w:r>
          </w:p>
        </w:tc>
        <w:tc>
          <w:tcPr>
            <w:tcW w:w="1170" w:type="dxa"/>
            <w:shd w:val="clear" w:color="auto" w:fill="BEBEBE"/>
          </w:tcPr>
          <w:p w14:paraId="29130F6F" w14:textId="77777777" w:rsidR="001A3E8F" w:rsidRPr="00F52AE7" w:rsidRDefault="001A3E8F" w:rsidP="001A3E8F">
            <w:pPr>
              <w:rPr>
                <w:b/>
                <w:szCs w:val="21"/>
              </w:rPr>
            </w:pPr>
            <w:r w:rsidRPr="00F52AE7">
              <w:rPr>
                <w:rFonts w:hint="eastAsia"/>
                <w:b/>
                <w:szCs w:val="21"/>
              </w:rPr>
              <w:t>文件标识：</w:t>
            </w:r>
          </w:p>
        </w:tc>
        <w:tc>
          <w:tcPr>
            <w:tcW w:w="4873" w:type="dxa"/>
          </w:tcPr>
          <w:p w14:paraId="5B43EAD1" w14:textId="188D73EE" w:rsidR="001A3E8F" w:rsidRPr="00F52AE7" w:rsidRDefault="00A81B90" w:rsidP="001A3E8F">
            <w:pPr>
              <w:rPr>
                <w:szCs w:val="21"/>
              </w:rPr>
            </w:pPr>
            <w:r>
              <w:rPr>
                <w:szCs w:val="21"/>
              </w:rPr>
              <w:t>PRD-201</w:t>
            </w:r>
            <w:r w:rsidR="00E05AF4">
              <w:rPr>
                <w:szCs w:val="21"/>
              </w:rPr>
              <w:t>8</w:t>
            </w:r>
            <w:r>
              <w:rPr>
                <w:szCs w:val="21"/>
              </w:rPr>
              <w:t>-G0</w:t>
            </w:r>
            <w:r w:rsidR="00E05AF4">
              <w:rPr>
                <w:szCs w:val="21"/>
              </w:rPr>
              <w:t>3</w:t>
            </w:r>
            <w:r>
              <w:rPr>
                <w:szCs w:val="21"/>
              </w:rPr>
              <w:t>-SMP</w:t>
            </w:r>
          </w:p>
        </w:tc>
      </w:tr>
      <w:tr w:rsidR="001A3E8F" w14:paraId="1049CE0F" w14:textId="77777777" w:rsidTr="001A3E8F">
        <w:tc>
          <w:tcPr>
            <w:tcW w:w="2653" w:type="dxa"/>
            <w:vMerge/>
            <w:shd w:val="clear" w:color="auto" w:fill="auto"/>
          </w:tcPr>
          <w:p w14:paraId="6C1F5931" w14:textId="77777777" w:rsidR="001A3E8F" w:rsidRDefault="001A3E8F" w:rsidP="001A3E8F"/>
        </w:tc>
        <w:tc>
          <w:tcPr>
            <w:tcW w:w="1170" w:type="dxa"/>
            <w:shd w:val="clear" w:color="auto" w:fill="BEBEBE"/>
          </w:tcPr>
          <w:p w14:paraId="09AD8BAA" w14:textId="77777777" w:rsidR="001A3E8F" w:rsidRPr="00F52AE7" w:rsidRDefault="001A3E8F" w:rsidP="001A3E8F">
            <w:pPr>
              <w:rPr>
                <w:b/>
                <w:szCs w:val="21"/>
              </w:rPr>
            </w:pPr>
            <w:r w:rsidRPr="00F52AE7">
              <w:rPr>
                <w:rFonts w:hint="eastAsia"/>
                <w:b/>
                <w:szCs w:val="21"/>
              </w:rPr>
              <w:t>当前版本：</w:t>
            </w:r>
          </w:p>
        </w:tc>
        <w:tc>
          <w:tcPr>
            <w:tcW w:w="4873" w:type="dxa"/>
          </w:tcPr>
          <w:p w14:paraId="61D3AABC" w14:textId="0D49529C" w:rsidR="001A3E8F" w:rsidRPr="00F52AE7" w:rsidRDefault="0073786C" w:rsidP="001A3E8F">
            <w:pPr>
              <w:rPr>
                <w:szCs w:val="21"/>
              </w:rPr>
            </w:pPr>
            <w:r>
              <w:rPr>
                <w:szCs w:val="21"/>
              </w:rPr>
              <w:t>0.1.0</w:t>
            </w:r>
          </w:p>
        </w:tc>
      </w:tr>
      <w:tr w:rsidR="001A3E8F" w14:paraId="05993E6D" w14:textId="77777777" w:rsidTr="001A3E8F">
        <w:tc>
          <w:tcPr>
            <w:tcW w:w="2653" w:type="dxa"/>
            <w:vMerge/>
            <w:shd w:val="clear" w:color="auto" w:fill="auto"/>
          </w:tcPr>
          <w:p w14:paraId="7A72CE2B" w14:textId="77777777" w:rsidR="001A3E8F" w:rsidRDefault="001A3E8F" w:rsidP="001A3E8F"/>
        </w:tc>
        <w:tc>
          <w:tcPr>
            <w:tcW w:w="1170" w:type="dxa"/>
            <w:shd w:val="clear" w:color="auto" w:fill="BEBEBE"/>
          </w:tcPr>
          <w:p w14:paraId="215C34B8" w14:textId="77777777" w:rsidR="001A3E8F" w:rsidRPr="00F52AE7" w:rsidRDefault="001A3E8F" w:rsidP="001A3E8F">
            <w:pPr>
              <w:rPr>
                <w:b/>
                <w:szCs w:val="21"/>
              </w:rPr>
            </w:pPr>
            <w:r w:rsidRPr="00F52AE7">
              <w:rPr>
                <w:rFonts w:hint="eastAsia"/>
                <w:b/>
                <w:szCs w:val="21"/>
              </w:rPr>
              <w:t>作者：</w:t>
            </w:r>
          </w:p>
        </w:tc>
        <w:tc>
          <w:tcPr>
            <w:tcW w:w="4873" w:type="dxa"/>
          </w:tcPr>
          <w:p w14:paraId="695F3C4D" w14:textId="68FDACB0" w:rsidR="001A3E8F" w:rsidRPr="00F52AE7" w:rsidRDefault="00E05AF4" w:rsidP="001A3E8F">
            <w:pPr>
              <w:rPr>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1A3E8F" w14:paraId="43251477" w14:textId="77777777" w:rsidTr="001A3E8F">
        <w:tc>
          <w:tcPr>
            <w:tcW w:w="2653" w:type="dxa"/>
            <w:vMerge/>
            <w:shd w:val="clear" w:color="auto" w:fill="auto"/>
          </w:tcPr>
          <w:p w14:paraId="62FC9704" w14:textId="77777777" w:rsidR="001A3E8F" w:rsidRDefault="001A3E8F" w:rsidP="001A3E8F"/>
        </w:tc>
        <w:tc>
          <w:tcPr>
            <w:tcW w:w="1170" w:type="dxa"/>
            <w:shd w:val="clear" w:color="auto" w:fill="BEBEBE"/>
          </w:tcPr>
          <w:p w14:paraId="0F3A4FDE" w14:textId="77777777" w:rsidR="001A3E8F" w:rsidRPr="00F52AE7" w:rsidRDefault="001A3E8F" w:rsidP="001A3E8F">
            <w:pPr>
              <w:rPr>
                <w:b/>
                <w:szCs w:val="21"/>
              </w:rPr>
            </w:pPr>
            <w:r w:rsidRPr="00F52AE7">
              <w:rPr>
                <w:rFonts w:hint="eastAsia"/>
                <w:b/>
                <w:szCs w:val="21"/>
              </w:rPr>
              <w:t>完成日期：</w:t>
            </w:r>
          </w:p>
        </w:tc>
        <w:tc>
          <w:tcPr>
            <w:tcW w:w="4873" w:type="dxa"/>
          </w:tcPr>
          <w:p w14:paraId="4B16C234" w14:textId="002A4643" w:rsidR="001A3E8F" w:rsidRPr="00F52AE7" w:rsidRDefault="00CE0BD5" w:rsidP="001A3E8F">
            <w:pPr>
              <w:rPr>
                <w:szCs w:val="21"/>
              </w:rPr>
            </w:pPr>
            <w:r>
              <w:rPr>
                <w:szCs w:val="21"/>
              </w:rPr>
              <w:t>TBD</w:t>
            </w:r>
          </w:p>
        </w:tc>
      </w:tr>
    </w:tbl>
    <w:p w14:paraId="008EEF54" w14:textId="35967E1E" w:rsidR="00164536" w:rsidRDefault="00EB1DDB"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r>
        <w:rPr>
          <w:rFonts w:ascii="Calibri Light" w:hAnsi="Calibri Light" w:cs="Times New Roman" w:hint="eastAsia"/>
          <w:b/>
          <w:spacing w:val="15"/>
          <w:sz w:val="32"/>
          <w:szCs w:val="56"/>
        </w:rPr>
        <w:t>范围管理</w:t>
      </w:r>
      <w:r>
        <w:rPr>
          <w:rFonts w:ascii="Calibri Light" w:hAnsi="Calibri Light" w:cs="Times New Roman"/>
          <w:b/>
          <w:spacing w:val="15"/>
          <w:sz w:val="32"/>
          <w:szCs w:val="56"/>
        </w:rPr>
        <w:t>计划</w:t>
      </w:r>
    </w:p>
    <w:p w14:paraId="7A330179" w14:textId="08E66B6D" w:rsidR="00164536" w:rsidRPr="00EC72D1" w:rsidRDefault="00EC72D1" w:rsidP="00EC72D1">
      <w:pPr>
        <w:numPr>
          <w:ilvl w:val="1"/>
          <w:numId w:val="0"/>
        </w:numPr>
        <w:spacing w:afterLines="1150" w:after="3588" w:line="720" w:lineRule="auto"/>
        <w:contextualSpacing/>
        <w:jc w:val="center"/>
        <w:textAlignment w:val="center"/>
        <w:rPr>
          <w:rFonts w:cs="Times New Roman"/>
          <w:b/>
          <w:spacing w:val="15"/>
          <w:sz w:val="32"/>
          <w:szCs w:val="56"/>
        </w:rPr>
      </w:pPr>
      <w:r w:rsidRPr="00EC72D1">
        <w:rPr>
          <w:rFonts w:cs="Times New Roman"/>
          <w:b/>
          <w:spacing w:val="15"/>
          <w:sz w:val="32"/>
          <w:szCs w:val="56"/>
        </w:rPr>
        <w:t>scope management plan</w:t>
      </w:r>
    </w:p>
    <w:p w14:paraId="11CC6C50"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A63FC1F"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18CC20E8" w14:textId="77777777"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A17307B" w14:textId="77777777" w:rsidR="00021BB3" w:rsidRPr="00021BB3" w:rsidRDefault="00021BB3" w:rsidP="00021BB3">
      <w:pPr>
        <w:keepNext/>
        <w:keepLines/>
        <w:spacing w:before="340" w:after="330" w:line="578" w:lineRule="auto"/>
        <w:jc w:val="center"/>
        <w:outlineLvl w:val="0"/>
        <w:rPr>
          <w:rFonts w:ascii="Times New Roman" w:hAnsi="Times New Roman" w:cs="Times New Roman"/>
          <w:b/>
          <w:bCs/>
          <w:kern w:val="44"/>
          <w:sz w:val="44"/>
          <w:szCs w:val="44"/>
        </w:rPr>
      </w:pPr>
      <w:bookmarkStart w:id="0" w:name="_Toc446076693"/>
      <w:bookmarkStart w:id="1" w:name="_Toc447553497"/>
      <w:bookmarkStart w:id="2" w:name="_Toc27132"/>
      <w:bookmarkStart w:id="3" w:name="_Toc12861"/>
      <w:bookmarkStart w:id="4" w:name="_Toc60"/>
      <w:bookmarkStart w:id="5" w:name="_Toc466020645"/>
      <w:bookmarkStart w:id="6" w:name="_Toc466742046"/>
      <w:bookmarkStart w:id="7" w:name="_Toc495739754"/>
      <w:bookmarkStart w:id="8" w:name="_Toc496719355"/>
      <w:bookmarkStart w:id="9" w:name="_Toc529651754"/>
      <w:r w:rsidRPr="00021BB3">
        <w:rPr>
          <w:rFonts w:ascii="Times New Roman" w:hAnsi="Times New Roman" w:cs="Times New Roman" w:hint="eastAsia"/>
          <w:b/>
          <w:bCs/>
          <w:kern w:val="44"/>
          <w:sz w:val="44"/>
          <w:szCs w:val="44"/>
        </w:rPr>
        <w:lastRenderedPageBreak/>
        <w:t>版</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本</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历</w:t>
      </w:r>
      <w:r w:rsidRPr="00021BB3">
        <w:rPr>
          <w:rFonts w:ascii="Times New Roman" w:hAnsi="Times New Roman" w:cs="Times New Roman" w:hint="eastAsia"/>
          <w:b/>
          <w:bCs/>
          <w:kern w:val="44"/>
          <w:sz w:val="44"/>
          <w:szCs w:val="44"/>
        </w:rPr>
        <w:t xml:space="preserve"> </w:t>
      </w:r>
      <w:r w:rsidRPr="00021BB3">
        <w:rPr>
          <w:rFonts w:ascii="Times New Roman" w:hAnsi="Times New Roman" w:cs="Times New Roman" w:hint="eastAsia"/>
          <w:b/>
          <w:bCs/>
          <w:kern w:val="44"/>
          <w:sz w:val="44"/>
          <w:szCs w:val="44"/>
        </w:rPr>
        <w:t>史</w:t>
      </w:r>
      <w:bookmarkEnd w:id="0"/>
      <w:bookmarkEnd w:id="1"/>
      <w:bookmarkEnd w:id="2"/>
      <w:bookmarkEnd w:id="3"/>
      <w:bookmarkEnd w:id="4"/>
      <w:bookmarkEnd w:id="5"/>
      <w:bookmarkEnd w:id="6"/>
      <w:bookmarkEnd w:id="7"/>
      <w:bookmarkEnd w:id="8"/>
      <w:bookmarkEnd w:id="9"/>
    </w:p>
    <w:tbl>
      <w:tblPr>
        <w:tblW w:w="824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9"/>
        <w:gridCol w:w="1704"/>
        <w:gridCol w:w="1930"/>
        <w:gridCol w:w="1671"/>
        <w:gridCol w:w="1672"/>
      </w:tblGrid>
      <w:tr w:rsidR="00021BB3" w14:paraId="63EBAD29" w14:textId="77777777" w:rsidTr="00777E8E">
        <w:trPr>
          <w:trHeight w:val="300"/>
        </w:trPr>
        <w:tc>
          <w:tcPr>
            <w:tcW w:w="1269" w:type="dxa"/>
            <w:shd w:val="clear" w:color="auto" w:fill="BDD6EE" w:themeFill="accent1" w:themeFillTint="66"/>
          </w:tcPr>
          <w:p w14:paraId="16ABD479" w14:textId="77777777" w:rsidR="00021BB3" w:rsidRPr="00F52AE7" w:rsidRDefault="00021BB3" w:rsidP="002D1043">
            <w:pPr>
              <w:jc w:val="center"/>
              <w:rPr>
                <w:b/>
                <w:szCs w:val="21"/>
              </w:rPr>
            </w:pPr>
            <w:r w:rsidRPr="00F52AE7">
              <w:rPr>
                <w:rFonts w:hint="eastAsia"/>
                <w:b/>
                <w:szCs w:val="21"/>
              </w:rPr>
              <w:t>版本</w:t>
            </w:r>
          </w:p>
        </w:tc>
        <w:tc>
          <w:tcPr>
            <w:tcW w:w="1704" w:type="dxa"/>
            <w:shd w:val="clear" w:color="auto" w:fill="BDD6EE" w:themeFill="accent1" w:themeFillTint="66"/>
          </w:tcPr>
          <w:p w14:paraId="5902EE1D" w14:textId="77777777" w:rsidR="00021BB3" w:rsidRPr="00F52AE7" w:rsidRDefault="00021BB3" w:rsidP="002D1043">
            <w:pPr>
              <w:jc w:val="center"/>
              <w:rPr>
                <w:b/>
                <w:szCs w:val="21"/>
              </w:rPr>
            </w:pPr>
            <w:r w:rsidRPr="00F52AE7">
              <w:rPr>
                <w:rFonts w:hint="eastAsia"/>
                <w:b/>
                <w:szCs w:val="21"/>
              </w:rPr>
              <w:t>作者</w:t>
            </w:r>
          </w:p>
        </w:tc>
        <w:tc>
          <w:tcPr>
            <w:tcW w:w="1930" w:type="dxa"/>
            <w:shd w:val="clear" w:color="auto" w:fill="BDD6EE" w:themeFill="accent1" w:themeFillTint="66"/>
          </w:tcPr>
          <w:p w14:paraId="6075A54D" w14:textId="77777777" w:rsidR="00021BB3" w:rsidRPr="00F52AE7" w:rsidRDefault="003F3569" w:rsidP="002D1043">
            <w:pPr>
              <w:jc w:val="center"/>
              <w:rPr>
                <w:b/>
                <w:szCs w:val="21"/>
              </w:rPr>
            </w:pPr>
            <w:r w:rsidRPr="00F52AE7">
              <w:rPr>
                <w:rFonts w:hint="eastAsia"/>
                <w:b/>
                <w:szCs w:val="21"/>
              </w:rPr>
              <w:t>协助</w:t>
            </w:r>
            <w:r w:rsidR="00021BB3" w:rsidRPr="00F52AE7">
              <w:rPr>
                <w:rFonts w:hint="eastAsia"/>
                <w:b/>
                <w:szCs w:val="21"/>
              </w:rPr>
              <w:t>者</w:t>
            </w:r>
          </w:p>
        </w:tc>
        <w:tc>
          <w:tcPr>
            <w:tcW w:w="1671" w:type="dxa"/>
            <w:shd w:val="clear" w:color="auto" w:fill="BDD6EE" w:themeFill="accent1" w:themeFillTint="66"/>
          </w:tcPr>
          <w:p w14:paraId="1C5361DA" w14:textId="77777777" w:rsidR="00021BB3" w:rsidRPr="00F52AE7" w:rsidRDefault="00021BB3" w:rsidP="002D1043">
            <w:pPr>
              <w:jc w:val="center"/>
              <w:rPr>
                <w:b/>
                <w:szCs w:val="21"/>
              </w:rPr>
            </w:pPr>
            <w:r w:rsidRPr="00F52AE7">
              <w:rPr>
                <w:rFonts w:hint="eastAsia"/>
                <w:b/>
                <w:szCs w:val="21"/>
              </w:rPr>
              <w:t>起止日期</w:t>
            </w:r>
          </w:p>
        </w:tc>
        <w:tc>
          <w:tcPr>
            <w:tcW w:w="1672" w:type="dxa"/>
            <w:shd w:val="clear" w:color="auto" w:fill="BDD6EE" w:themeFill="accent1" w:themeFillTint="66"/>
          </w:tcPr>
          <w:p w14:paraId="45DDAABB" w14:textId="77777777" w:rsidR="00021BB3" w:rsidRPr="00F52AE7" w:rsidRDefault="00021BB3" w:rsidP="002D1043">
            <w:pPr>
              <w:jc w:val="center"/>
              <w:rPr>
                <w:b/>
                <w:szCs w:val="21"/>
              </w:rPr>
            </w:pPr>
            <w:r w:rsidRPr="00F52AE7">
              <w:rPr>
                <w:rFonts w:hint="eastAsia"/>
                <w:b/>
                <w:szCs w:val="21"/>
              </w:rPr>
              <w:t>备注</w:t>
            </w:r>
          </w:p>
        </w:tc>
      </w:tr>
      <w:tr w:rsidR="00021BB3" w14:paraId="4979ABEE" w14:textId="77777777" w:rsidTr="00021BB3">
        <w:trPr>
          <w:trHeight w:val="90"/>
        </w:trPr>
        <w:tc>
          <w:tcPr>
            <w:tcW w:w="1269" w:type="dxa"/>
          </w:tcPr>
          <w:p w14:paraId="635EE6F1" w14:textId="77777777" w:rsidR="00021BB3" w:rsidRPr="00F52AE7" w:rsidRDefault="00021BB3" w:rsidP="002D1043">
            <w:pPr>
              <w:rPr>
                <w:szCs w:val="21"/>
              </w:rPr>
            </w:pPr>
            <w:r w:rsidRPr="00F52AE7">
              <w:rPr>
                <w:rFonts w:hint="eastAsia"/>
                <w:szCs w:val="21"/>
              </w:rPr>
              <w:t>0.</w:t>
            </w:r>
            <w:r w:rsidR="003B54DA" w:rsidRPr="00F52AE7">
              <w:rPr>
                <w:szCs w:val="21"/>
              </w:rPr>
              <w:t>1</w:t>
            </w:r>
            <w:r w:rsidRPr="00F52AE7">
              <w:rPr>
                <w:szCs w:val="21"/>
              </w:rPr>
              <w:t>.</w:t>
            </w:r>
            <w:r w:rsidR="003B54DA" w:rsidRPr="00F52AE7">
              <w:rPr>
                <w:szCs w:val="21"/>
              </w:rPr>
              <w:t>0</w:t>
            </w:r>
          </w:p>
        </w:tc>
        <w:tc>
          <w:tcPr>
            <w:tcW w:w="1704" w:type="dxa"/>
          </w:tcPr>
          <w:p w14:paraId="4ACE9EB7" w14:textId="680A15DA" w:rsidR="00021BB3" w:rsidRPr="00F52AE7" w:rsidRDefault="00E05AF4" w:rsidP="003B54DA">
            <w:pPr>
              <w:rPr>
                <w:szCs w:val="21"/>
              </w:rPr>
            </w:pPr>
            <w:r>
              <w:rPr>
                <w:rFonts w:asciiTheme="minorEastAsia" w:hAnsiTheme="minorEastAsia"/>
                <w:szCs w:val="21"/>
              </w:rPr>
              <w:t>骆佳俊</w:t>
            </w:r>
          </w:p>
        </w:tc>
        <w:tc>
          <w:tcPr>
            <w:tcW w:w="1930" w:type="dxa"/>
          </w:tcPr>
          <w:p w14:paraId="73ABB349" w14:textId="33BD7FBF" w:rsidR="00021BB3" w:rsidRPr="00F52AE7" w:rsidRDefault="00E05AF4" w:rsidP="002D1043">
            <w:pPr>
              <w:rPr>
                <w:szCs w:val="21"/>
              </w:rPr>
            </w:pPr>
            <w:r>
              <w:rPr>
                <w:rFonts w:asciiTheme="minorEastAsia" w:hAnsiTheme="minorEastAsia" w:hint="eastAsia"/>
                <w:szCs w:val="21"/>
              </w:rPr>
              <w:t>沈启航</w:t>
            </w:r>
            <w:r>
              <w:rPr>
                <w:rFonts w:asciiTheme="minorEastAsia" w:hAnsiTheme="minorEastAsia"/>
                <w:szCs w:val="21"/>
              </w:rPr>
              <w:t>，叶柏成，杨以恒，徐哲远，</w:t>
            </w:r>
            <w:r w:rsidRPr="00F52AE7">
              <w:rPr>
                <w:szCs w:val="21"/>
              </w:rPr>
              <w:t xml:space="preserve"> </w:t>
            </w:r>
          </w:p>
        </w:tc>
        <w:tc>
          <w:tcPr>
            <w:tcW w:w="1671" w:type="dxa"/>
          </w:tcPr>
          <w:p w14:paraId="1D09EB70" w14:textId="67AE3584" w:rsidR="00021BB3" w:rsidRPr="00F52AE7" w:rsidRDefault="00021BB3" w:rsidP="002D1043">
            <w:pPr>
              <w:rPr>
                <w:szCs w:val="21"/>
              </w:rPr>
            </w:pPr>
            <w:r w:rsidRPr="00F52AE7">
              <w:rPr>
                <w:rFonts w:hint="eastAsia"/>
                <w:szCs w:val="21"/>
              </w:rPr>
              <w:t>201</w:t>
            </w:r>
            <w:r w:rsidR="00E05AF4">
              <w:rPr>
                <w:szCs w:val="21"/>
              </w:rPr>
              <w:t>8</w:t>
            </w:r>
            <w:r w:rsidRPr="00F52AE7">
              <w:rPr>
                <w:rFonts w:hint="eastAsia"/>
                <w:szCs w:val="21"/>
              </w:rPr>
              <w:t>/</w:t>
            </w:r>
            <w:r w:rsidR="00E05AF4">
              <w:rPr>
                <w:szCs w:val="21"/>
              </w:rPr>
              <w:t>11</w:t>
            </w:r>
            <w:r w:rsidRPr="00F52AE7">
              <w:rPr>
                <w:rFonts w:hint="eastAsia"/>
                <w:szCs w:val="21"/>
              </w:rPr>
              <w:t>/</w:t>
            </w:r>
            <w:r w:rsidR="00E05AF4">
              <w:rPr>
                <w:szCs w:val="21"/>
              </w:rPr>
              <w:t>10</w:t>
            </w:r>
            <w:r w:rsidRPr="00F52AE7">
              <w:rPr>
                <w:rFonts w:hint="eastAsia"/>
                <w:szCs w:val="21"/>
              </w:rPr>
              <w:t>-201</w:t>
            </w:r>
            <w:r w:rsidR="00E05AF4">
              <w:rPr>
                <w:szCs w:val="21"/>
              </w:rPr>
              <w:t>8</w:t>
            </w:r>
            <w:r w:rsidRPr="00F52AE7">
              <w:rPr>
                <w:rFonts w:hint="eastAsia"/>
                <w:szCs w:val="21"/>
              </w:rPr>
              <w:t>/</w:t>
            </w:r>
            <w:r w:rsidR="00E05AF4">
              <w:rPr>
                <w:szCs w:val="21"/>
              </w:rPr>
              <w:t>11</w:t>
            </w:r>
            <w:r w:rsidRPr="00F52AE7">
              <w:rPr>
                <w:rFonts w:hint="eastAsia"/>
                <w:szCs w:val="21"/>
              </w:rPr>
              <w:t>/</w:t>
            </w:r>
            <w:r w:rsidR="00E05AF4">
              <w:rPr>
                <w:szCs w:val="21"/>
              </w:rPr>
              <w:t>10</w:t>
            </w:r>
          </w:p>
        </w:tc>
        <w:tc>
          <w:tcPr>
            <w:tcW w:w="1672" w:type="dxa"/>
          </w:tcPr>
          <w:p w14:paraId="2099DB2A" w14:textId="77777777" w:rsidR="00021BB3" w:rsidRPr="00F52AE7" w:rsidRDefault="00021BB3" w:rsidP="002D1043">
            <w:pPr>
              <w:rPr>
                <w:szCs w:val="21"/>
              </w:rPr>
            </w:pPr>
            <w:r w:rsidRPr="00F52AE7">
              <w:rPr>
                <w:rFonts w:hint="eastAsia"/>
                <w:szCs w:val="21"/>
              </w:rPr>
              <w:t>起草</w:t>
            </w:r>
          </w:p>
        </w:tc>
      </w:tr>
    </w:tbl>
    <w:p w14:paraId="6879AE79" w14:textId="77777777" w:rsidR="00021BB3" w:rsidRPr="00021BB3" w:rsidRDefault="00021BB3" w:rsidP="00021BB3">
      <w:pPr>
        <w:numPr>
          <w:ilvl w:val="1"/>
          <w:numId w:val="0"/>
        </w:numPr>
        <w:spacing w:afterLines="1150" w:after="3588" w:line="720" w:lineRule="auto"/>
        <w:contextualSpacing/>
        <w:textAlignment w:val="center"/>
        <w:rPr>
          <w:rFonts w:ascii="Calibri Light" w:hAnsi="Calibri Light" w:cs="Times New Roman"/>
          <w:b/>
          <w:spacing w:val="15"/>
          <w:sz w:val="36"/>
          <w:szCs w:val="36"/>
        </w:rPr>
      </w:pPr>
    </w:p>
    <w:p w14:paraId="7F45834B" w14:textId="77777777" w:rsidR="00D76606" w:rsidRDefault="00D76606" w:rsidP="00BC6D25">
      <w:pPr>
        <w:numPr>
          <w:ilvl w:val="1"/>
          <w:numId w:val="0"/>
        </w:numPr>
        <w:spacing w:afterLines="1150" w:after="3588" w:line="720" w:lineRule="auto"/>
        <w:contextualSpacing/>
        <w:textAlignment w:val="center"/>
        <w:rPr>
          <w:rFonts w:ascii="Calibri Light" w:hAnsi="Calibri Light" w:cs="Times New Roman"/>
          <w:b/>
          <w:spacing w:val="15"/>
          <w:sz w:val="32"/>
          <w:szCs w:val="56"/>
        </w:rPr>
      </w:pPr>
    </w:p>
    <w:p w14:paraId="4E41D455" w14:textId="6989F825" w:rsidR="00164536" w:rsidRDefault="00164536"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D018632" w14:textId="7F4E9F95"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064D18C2" w14:textId="5CDD284B"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B5FA84E" w14:textId="781ECAD8"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5058B0A3" w14:textId="57A663E0"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5526464" w14:textId="10E1127D"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58EF9C9" w14:textId="5465F91F"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6712FC0B" w14:textId="356CAA82"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24D6145F" w14:textId="25FCF73E"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p w14:paraId="74A5D817" w14:textId="78EAA7A2" w:rsidR="003E71C7" w:rsidRDefault="003E71C7" w:rsidP="00164536">
      <w:pPr>
        <w:numPr>
          <w:ilvl w:val="1"/>
          <w:numId w:val="0"/>
        </w:numPr>
        <w:spacing w:afterLines="1150" w:after="3588" w:line="720" w:lineRule="auto"/>
        <w:contextualSpacing/>
        <w:jc w:val="center"/>
        <w:textAlignment w:val="center"/>
        <w:rPr>
          <w:rFonts w:ascii="Calibri Light" w:hAnsi="Calibri Light" w:cs="Times New Roman"/>
          <w:b/>
          <w:spacing w:val="15"/>
          <w:sz w:val="32"/>
          <w:szCs w:val="56"/>
        </w:rPr>
      </w:pPr>
    </w:p>
    <w:sdt>
      <w:sdtPr>
        <w:rPr>
          <w:b w:val="0"/>
          <w:bCs w:val="0"/>
          <w:kern w:val="0"/>
          <w:sz w:val="21"/>
          <w:szCs w:val="22"/>
          <w:lang w:val="zh-CN"/>
        </w:rPr>
        <w:id w:val="-253747327"/>
        <w:docPartObj>
          <w:docPartGallery w:val="Table of Contents"/>
          <w:docPartUnique/>
        </w:docPartObj>
      </w:sdtPr>
      <w:sdtEndPr/>
      <w:sdtContent>
        <w:p w14:paraId="77AB3711" w14:textId="2083B982" w:rsidR="002C7A26" w:rsidRDefault="002C7A26">
          <w:pPr>
            <w:pStyle w:val="TOC"/>
          </w:pPr>
          <w:r>
            <w:rPr>
              <w:lang w:val="zh-CN"/>
            </w:rPr>
            <w:t>目录</w:t>
          </w:r>
        </w:p>
        <w:p w14:paraId="156100B0" w14:textId="53F0D52D" w:rsidR="00F27A63" w:rsidRDefault="002C7A26">
          <w:pPr>
            <w:pStyle w:val="TOC1"/>
            <w:tabs>
              <w:tab w:val="right" w:leader="dot" w:pos="8296"/>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529651754" w:history="1">
            <w:r w:rsidR="00F27A63" w:rsidRPr="00486257">
              <w:rPr>
                <w:rStyle w:val="aa"/>
                <w:rFonts w:ascii="Times New Roman" w:hAnsi="Times New Roman" w:cs="Times New Roman"/>
                <w:b/>
                <w:bCs/>
                <w:noProof/>
                <w:kern w:val="44"/>
              </w:rPr>
              <w:t>版</w:t>
            </w:r>
            <w:r w:rsidR="00F27A63" w:rsidRPr="00486257">
              <w:rPr>
                <w:rStyle w:val="aa"/>
                <w:rFonts w:ascii="Times New Roman" w:hAnsi="Times New Roman" w:cs="Times New Roman"/>
                <w:b/>
                <w:bCs/>
                <w:noProof/>
                <w:kern w:val="44"/>
              </w:rPr>
              <w:t xml:space="preserve"> </w:t>
            </w:r>
            <w:r w:rsidR="00F27A63" w:rsidRPr="00486257">
              <w:rPr>
                <w:rStyle w:val="aa"/>
                <w:rFonts w:ascii="Times New Roman" w:hAnsi="Times New Roman" w:cs="Times New Roman"/>
                <w:b/>
                <w:bCs/>
                <w:noProof/>
                <w:kern w:val="44"/>
              </w:rPr>
              <w:t>本</w:t>
            </w:r>
            <w:r w:rsidR="00F27A63" w:rsidRPr="00486257">
              <w:rPr>
                <w:rStyle w:val="aa"/>
                <w:rFonts w:ascii="Times New Roman" w:hAnsi="Times New Roman" w:cs="Times New Roman"/>
                <w:b/>
                <w:bCs/>
                <w:noProof/>
                <w:kern w:val="44"/>
              </w:rPr>
              <w:t xml:space="preserve"> </w:t>
            </w:r>
            <w:r w:rsidR="00F27A63" w:rsidRPr="00486257">
              <w:rPr>
                <w:rStyle w:val="aa"/>
                <w:rFonts w:ascii="Times New Roman" w:hAnsi="Times New Roman" w:cs="Times New Roman"/>
                <w:b/>
                <w:bCs/>
                <w:noProof/>
                <w:kern w:val="44"/>
              </w:rPr>
              <w:t>历</w:t>
            </w:r>
            <w:r w:rsidR="00F27A63" w:rsidRPr="00486257">
              <w:rPr>
                <w:rStyle w:val="aa"/>
                <w:rFonts w:ascii="Times New Roman" w:hAnsi="Times New Roman" w:cs="Times New Roman"/>
                <w:b/>
                <w:bCs/>
                <w:noProof/>
                <w:kern w:val="44"/>
              </w:rPr>
              <w:t xml:space="preserve"> </w:t>
            </w:r>
            <w:r w:rsidR="00F27A63" w:rsidRPr="00486257">
              <w:rPr>
                <w:rStyle w:val="aa"/>
                <w:rFonts w:ascii="Times New Roman" w:hAnsi="Times New Roman" w:cs="Times New Roman"/>
                <w:b/>
                <w:bCs/>
                <w:noProof/>
                <w:kern w:val="44"/>
              </w:rPr>
              <w:t>史</w:t>
            </w:r>
            <w:r w:rsidR="00F27A63">
              <w:rPr>
                <w:noProof/>
                <w:webHidden/>
              </w:rPr>
              <w:tab/>
            </w:r>
            <w:r w:rsidR="00F27A63">
              <w:rPr>
                <w:noProof/>
                <w:webHidden/>
              </w:rPr>
              <w:fldChar w:fldCharType="begin"/>
            </w:r>
            <w:r w:rsidR="00F27A63">
              <w:rPr>
                <w:noProof/>
                <w:webHidden/>
              </w:rPr>
              <w:instrText xml:space="preserve"> PAGEREF _Toc529651754 \h </w:instrText>
            </w:r>
            <w:r w:rsidR="00F27A63">
              <w:rPr>
                <w:noProof/>
                <w:webHidden/>
              </w:rPr>
            </w:r>
            <w:r w:rsidR="00F27A63">
              <w:rPr>
                <w:noProof/>
                <w:webHidden/>
              </w:rPr>
              <w:fldChar w:fldCharType="separate"/>
            </w:r>
            <w:r w:rsidR="00F27A63">
              <w:rPr>
                <w:noProof/>
                <w:webHidden/>
              </w:rPr>
              <w:t>2</w:t>
            </w:r>
            <w:r w:rsidR="00F27A63">
              <w:rPr>
                <w:noProof/>
                <w:webHidden/>
              </w:rPr>
              <w:fldChar w:fldCharType="end"/>
            </w:r>
          </w:hyperlink>
        </w:p>
        <w:p w14:paraId="45641DC1" w14:textId="1A96A600" w:rsidR="00F27A63" w:rsidRDefault="00F27A63">
          <w:pPr>
            <w:pStyle w:val="TOC1"/>
            <w:tabs>
              <w:tab w:val="left" w:pos="420"/>
              <w:tab w:val="right" w:leader="dot" w:pos="8296"/>
            </w:tabs>
            <w:rPr>
              <w:rFonts w:asciiTheme="minorHAnsi" w:eastAsiaTheme="minorEastAsia" w:hAnsiTheme="minorHAnsi" w:cstheme="minorBidi"/>
              <w:noProof/>
              <w:kern w:val="2"/>
            </w:rPr>
          </w:pPr>
          <w:hyperlink w:anchor="_Toc529651755" w:history="1">
            <w:r w:rsidRPr="00486257">
              <w:rPr>
                <w:rStyle w:val="aa"/>
                <w:noProof/>
              </w:rPr>
              <w:t>1</w:t>
            </w:r>
            <w:r>
              <w:rPr>
                <w:rFonts w:asciiTheme="minorHAnsi" w:eastAsiaTheme="minorEastAsia" w:hAnsiTheme="minorHAnsi" w:cstheme="minorBidi"/>
                <w:noProof/>
                <w:kern w:val="2"/>
              </w:rPr>
              <w:tab/>
            </w:r>
            <w:r w:rsidRPr="00486257">
              <w:rPr>
                <w:rStyle w:val="aa"/>
                <w:noProof/>
              </w:rPr>
              <w:t>引言</w:t>
            </w:r>
            <w:r>
              <w:rPr>
                <w:noProof/>
                <w:webHidden/>
              </w:rPr>
              <w:tab/>
            </w:r>
            <w:r>
              <w:rPr>
                <w:noProof/>
                <w:webHidden/>
              </w:rPr>
              <w:fldChar w:fldCharType="begin"/>
            </w:r>
            <w:r>
              <w:rPr>
                <w:noProof/>
                <w:webHidden/>
              </w:rPr>
              <w:instrText xml:space="preserve"> PAGEREF _Toc529651755 \h </w:instrText>
            </w:r>
            <w:r>
              <w:rPr>
                <w:noProof/>
                <w:webHidden/>
              </w:rPr>
            </w:r>
            <w:r>
              <w:rPr>
                <w:noProof/>
                <w:webHidden/>
              </w:rPr>
              <w:fldChar w:fldCharType="separate"/>
            </w:r>
            <w:r>
              <w:rPr>
                <w:noProof/>
                <w:webHidden/>
              </w:rPr>
              <w:t>4</w:t>
            </w:r>
            <w:r>
              <w:rPr>
                <w:noProof/>
                <w:webHidden/>
              </w:rPr>
              <w:fldChar w:fldCharType="end"/>
            </w:r>
          </w:hyperlink>
        </w:p>
        <w:p w14:paraId="2CD64956" w14:textId="0E597CA4"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56" w:history="1">
            <w:r w:rsidRPr="00486257">
              <w:rPr>
                <w:rStyle w:val="aa"/>
                <w:noProof/>
              </w:rPr>
              <w:t>1.1</w:t>
            </w:r>
            <w:r>
              <w:rPr>
                <w:rFonts w:asciiTheme="minorHAnsi" w:eastAsiaTheme="minorEastAsia" w:hAnsiTheme="minorHAnsi" w:cstheme="minorBidi"/>
                <w:noProof/>
                <w:kern w:val="2"/>
              </w:rPr>
              <w:tab/>
            </w:r>
            <w:r w:rsidRPr="00486257">
              <w:rPr>
                <w:rStyle w:val="aa"/>
                <w:noProof/>
              </w:rPr>
              <w:t>编写目的</w:t>
            </w:r>
            <w:r>
              <w:rPr>
                <w:noProof/>
                <w:webHidden/>
              </w:rPr>
              <w:tab/>
            </w:r>
            <w:r>
              <w:rPr>
                <w:noProof/>
                <w:webHidden/>
              </w:rPr>
              <w:fldChar w:fldCharType="begin"/>
            </w:r>
            <w:r>
              <w:rPr>
                <w:noProof/>
                <w:webHidden/>
              </w:rPr>
              <w:instrText xml:space="preserve"> PAGEREF _Toc529651756 \h </w:instrText>
            </w:r>
            <w:r>
              <w:rPr>
                <w:noProof/>
                <w:webHidden/>
              </w:rPr>
            </w:r>
            <w:r>
              <w:rPr>
                <w:noProof/>
                <w:webHidden/>
              </w:rPr>
              <w:fldChar w:fldCharType="separate"/>
            </w:r>
            <w:r>
              <w:rPr>
                <w:noProof/>
                <w:webHidden/>
              </w:rPr>
              <w:t>4</w:t>
            </w:r>
            <w:r>
              <w:rPr>
                <w:noProof/>
                <w:webHidden/>
              </w:rPr>
              <w:fldChar w:fldCharType="end"/>
            </w:r>
          </w:hyperlink>
        </w:p>
        <w:p w14:paraId="33C82203" w14:textId="08E7C2A0"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57" w:history="1">
            <w:r w:rsidRPr="00486257">
              <w:rPr>
                <w:rStyle w:val="aa"/>
                <w:noProof/>
              </w:rPr>
              <w:t>1.2</w:t>
            </w:r>
            <w:r>
              <w:rPr>
                <w:rFonts w:asciiTheme="minorHAnsi" w:eastAsiaTheme="minorEastAsia" w:hAnsiTheme="minorHAnsi" w:cstheme="minorBidi"/>
                <w:noProof/>
                <w:kern w:val="2"/>
              </w:rPr>
              <w:tab/>
            </w:r>
            <w:r w:rsidRPr="00486257">
              <w:rPr>
                <w:rStyle w:val="aa"/>
                <w:noProof/>
              </w:rPr>
              <w:t>背景</w:t>
            </w:r>
            <w:r>
              <w:rPr>
                <w:noProof/>
                <w:webHidden/>
              </w:rPr>
              <w:tab/>
            </w:r>
            <w:r>
              <w:rPr>
                <w:noProof/>
                <w:webHidden/>
              </w:rPr>
              <w:fldChar w:fldCharType="begin"/>
            </w:r>
            <w:r>
              <w:rPr>
                <w:noProof/>
                <w:webHidden/>
              </w:rPr>
              <w:instrText xml:space="preserve"> PAGEREF _Toc529651757 \h </w:instrText>
            </w:r>
            <w:r>
              <w:rPr>
                <w:noProof/>
                <w:webHidden/>
              </w:rPr>
            </w:r>
            <w:r>
              <w:rPr>
                <w:noProof/>
                <w:webHidden/>
              </w:rPr>
              <w:fldChar w:fldCharType="separate"/>
            </w:r>
            <w:r>
              <w:rPr>
                <w:noProof/>
                <w:webHidden/>
              </w:rPr>
              <w:t>5</w:t>
            </w:r>
            <w:r>
              <w:rPr>
                <w:noProof/>
                <w:webHidden/>
              </w:rPr>
              <w:fldChar w:fldCharType="end"/>
            </w:r>
          </w:hyperlink>
        </w:p>
        <w:p w14:paraId="1FCDA8A8" w14:textId="2B8561BB"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58" w:history="1">
            <w:r w:rsidRPr="00486257">
              <w:rPr>
                <w:rStyle w:val="aa"/>
                <w:noProof/>
              </w:rPr>
              <w:t>1.2.1</w:t>
            </w:r>
            <w:r>
              <w:rPr>
                <w:rFonts w:asciiTheme="minorHAnsi" w:eastAsiaTheme="minorEastAsia" w:hAnsiTheme="minorHAnsi" w:cstheme="minorBidi"/>
                <w:noProof/>
                <w:kern w:val="2"/>
              </w:rPr>
              <w:tab/>
            </w:r>
            <w:r w:rsidRPr="00486257">
              <w:rPr>
                <w:rStyle w:val="aa"/>
                <w:noProof/>
              </w:rPr>
              <w:t>项目名称</w:t>
            </w:r>
            <w:r>
              <w:rPr>
                <w:noProof/>
                <w:webHidden/>
              </w:rPr>
              <w:tab/>
            </w:r>
            <w:r>
              <w:rPr>
                <w:noProof/>
                <w:webHidden/>
              </w:rPr>
              <w:fldChar w:fldCharType="begin"/>
            </w:r>
            <w:r>
              <w:rPr>
                <w:noProof/>
                <w:webHidden/>
              </w:rPr>
              <w:instrText xml:space="preserve"> PAGEREF _Toc529651758 \h </w:instrText>
            </w:r>
            <w:r>
              <w:rPr>
                <w:noProof/>
                <w:webHidden/>
              </w:rPr>
            </w:r>
            <w:r>
              <w:rPr>
                <w:noProof/>
                <w:webHidden/>
              </w:rPr>
              <w:fldChar w:fldCharType="separate"/>
            </w:r>
            <w:r>
              <w:rPr>
                <w:noProof/>
                <w:webHidden/>
              </w:rPr>
              <w:t>5</w:t>
            </w:r>
            <w:r>
              <w:rPr>
                <w:noProof/>
                <w:webHidden/>
              </w:rPr>
              <w:fldChar w:fldCharType="end"/>
            </w:r>
          </w:hyperlink>
        </w:p>
        <w:p w14:paraId="2FCBE729" w14:textId="509C1738"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59" w:history="1">
            <w:r w:rsidRPr="00486257">
              <w:rPr>
                <w:rStyle w:val="aa"/>
                <w:noProof/>
              </w:rPr>
              <w:t>1.2.2</w:t>
            </w:r>
            <w:r>
              <w:rPr>
                <w:rFonts w:asciiTheme="minorHAnsi" w:eastAsiaTheme="minorEastAsia" w:hAnsiTheme="minorHAnsi" w:cstheme="minorBidi"/>
                <w:noProof/>
                <w:kern w:val="2"/>
              </w:rPr>
              <w:tab/>
            </w:r>
            <w:r w:rsidRPr="00486257">
              <w:rPr>
                <w:rStyle w:val="aa"/>
                <w:noProof/>
              </w:rPr>
              <w:t>项目提出者</w:t>
            </w:r>
            <w:r>
              <w:rPr>
                <w:noProof/>
                <w:webHidden/>
              </w:rPr>
              <w:tab/>
            </w:r>
            <w:r>
              <w:rPr>
                <w:noProof/>
                <w:webHidden/>
              </w:rPr>
              <w:fldChar w:fldCharType="begin"/>
            </w:r>
            <w:r>
              <w:rPr>
                <w:noProof/>
                <w:webHidden/>
              </w:rPr>
              <w:instrText xml:space="preserve"> PAGEREF _Toc529651759 \h </w:instrText>
            </w:r>
            <w:r>
              <w:rPr>
                <w:noProof/>
                <w:webHidden/>
              </w:rPr>
            </w:r>
            <w:r>
              <w:rPr>
                <w:noProof/>
                <w:webHidden/>
              </w:rPr>
              <w:fldChar w:fldCharType="separate"/>
            </w:r>
            <w:r>
              <w:rPr>
                <w:noProof/>
                <w:webHidden/>
              </w:rPr>
              <w:t>5</w:t>
            </w:r>
            <w:r>
              <w:rPr>
                <w:noProof/>
                <w:webHidden/>
              </w:rPr>
              <w:fldChar w:fldCharType="end"/>
            </w:r>
          </w:hyperlink>
        </w:p>
        <w:p w14:paraId="3C6FD73A" w14:textId="3E0EC4C8"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60" w:history="1">
            <w:r w:rsidRPr="00486257">
              <w:rPr>
                <w:rStyle w:val="aa"/>
                <w:noProof/>
              </w:rPr>
              <w:t>1.2.3</w:t>
            </w:r>
            <w:r>
              <w:rPr>
                <w:rFonts w:asciiTheme="minorHAnsi" w:eastAsiaTheme="minorEastAsia" w:hAnsiTheme="minorHAnsi" w:cstheme="minorBidi"/>
                <w:noProof/>
                <w:kern w:val="2"/>
              </w:rPr>
              <w:tab/>
            </w:r>
            <w:r w:rsidRPr="00486257">
              <w:rPr>
                <w:rStyle w:val="aa"/>
                <w:noProof/>
              </w:rPr>
              <w:t>项目开发团队</w:t>
            </w:r>
            <w:r>
              <w:rPr>
                <w:noProof/>
                <w:webHidden/>
              </w:rPr>
              <w:tab/>
            </w:r>
            <w:r>
              <w:rPr>
                <w:noProof/>
                <w:webHidden/>
              </w:rPr>
              <w:fldChar w:fldCharType="begin"/>
            </w:r>
            <w:r>
              <w:rPr>
                <w:noProof/>
                <w:webHidden/>
              </w:rPr>
              <w:instrText xml:space="preserve"> PAGEREF _Toc529651760 \h </w:instrText>
            </w:r>
            <w:r>
              <w:rPr>
                <w:noProof/>
                <w:webHidden/>
              </w:rPr>
            </w:r>
            <w:r>
              <w:rPr>
                <w:noProof/>
                <w:webHidden/>
              </w:rPr>
              <w:fldChar w:fldCharType="separate"/>
            </w:r>
            <w:r>
              <w:rPr>
                <w:noProof/>
                <w:webHidden/>
              </w:rPr>
              <w:t>5</w:t>
            </w:r>
            <w:r>
              <w:rPr>
                <w:noProof/>
                <w:webHidden/>
              </w:rPr>
              <w:fldChar w:fldCharType="end"/>
            </w:r>
          </w:hyperlink>
        </w:p>
        <w:p w14:paraId="29A0A2EA" w14:textId="0CF46720"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61" w:history="1">
            <w:r w:rsidRPr="00486257">
              <w:rPr>
                <w:rStyle w:val="aa"/>
                <w:noProof/>
              </w:rPr>
              <w:t>1.3</w:t>
            </w:r>
            <w:r>
              <w:rPr>
                <w:rFonts w:asciiTheme="minorHAnsi" w:eastAsiaTheme="minorEastAsia" w:hAnsiTheme="minorHAnsi" w:cstheme="minorBidi"/>
                <w:noProof/>
                <w:kern w:val="2"/>
              </w:rPr>
              <w:tab/>
            </w:r>
            <w:r w:rsidRPr="00486257">
              <w:rPr>
                <w:rStyle w:val="aa"/>
                <w:noProof/>
              </w:rPr>
              <w:t>参考资料</w:t>
            </w:r>
            <w:r>
              <w:rPr>
                <w:noProof/>
                <w:webHidden/>
              </w:rPr>
              <w:tab/>
            </w:r>
            <w:r>
              <w:rPr>
                <w:noProof/>
                <w:webHidden/>
              </w:rPr>
              <w:fldChar w:fldCharType="begin"/>
            </w:r>
            <w:r>
              <w:rPr>
                <w:noProof/>
                <w:webHidden/>
              </w:rPr>
              <w:instrText xml:space="preserve"> PAGEREF _Toc529651761 \h </w:instrText>
            </w:r>
            <w:r>
              <w:rPr>
                <w:noProof/>
                <w:webHidden/>
              </w:rPr>
            </w:r>
            <w:r>
              <w:rPr>
                <w:noProof/>
                <w:webHidden/>
              </w:rPr>
              <w:fldChar w:fldCharType="separate"/>
            </w:r>
            <w:r>
              <w:rPr>
                <w:noProof/>
                <w:webHidden/>
              </w:rPr>
              <w:t>6</w:t>
            </w:r>
            <w:r>
              <w:rPr>
                <w:noProof/>
                <w:webHidden/>
              </w:rPr>
              <w:fldChar w:fldCharType="end"/>
            </w:r>
          </w:hyperlink>
        </w:p>
        <w:p w14:paraId="1296B27E" w14:textId="3ADEECAC" w:rsidR="00F27A63" w:rsidRDefault="00F27A63">
          <w:pPr>
            <w:pStyle w:val="TOC1"/>
            <w:tabs>
              <w:tab w:val="left" w:pos="420"/>
              <w:tab w:val="right" w:leader="dot" w:pos="8296"/>
            </w:tabs>
            <w:rPr>
              <w:rFonts w:asciiTheme="minorHAnsi" w:eastAsiaTheme="minorEastAsia" w:hAnsiTheme="minorHAnsi" w:cstheme="minorBidi"/>
              <w:noProof/>
              <w:kern w:val="2"/>
            </w:rPr>
          </w:pPr>
          <w:hyperlink w:anchor="_Toc529651762" w:history="1">
            <w:r w:rsidRPr="00486257">
              <w:rPr>
                <w:rStyle w:val="aa"/>
                <w:noProof/>
              </w:rPr>
              <w:t>2</w:t>
            </w:r>
            <w:r>
              <w:rPr>
                <w:rFonts w:asciiTheme="minorHAnsi" w:eastAsiaTheme="minorEastAsia" w:hAnsiTheme="minorHAnsi" w:cstheme="minorBidi"/>
                <w:noProof/>
                <w:kern w:val="2"/>
              </w:rPr>
              <w:tab/>
            </w:r>
            <w:r w:rsidRPr="00486257">
              <w:rPr>
                <w:rStyle w:val="aa"/>
                <w:noProof/>
              </w:rPr>
              <w:t>所选项目范围管理过程</w:t>
            </w:r>
            <w:r>
              <w:rPr>
                <w:noProof/>
                <w:webHidden/>
              </w:rPr>
              <w:tab/>
            </w:r>
            <w:r>
              <w:rPr>
                <w:noProof/>
                <w:webHidden/>
              </w:rPr>
              <w:fldChar w:fldCharType="begin"/>
            </w:r>
            <w:r>
              <w:rPr>
                <w:noProof/>
                <w:webHidden/>
              </w:rPr>
              <w:instrText xml:space="preserve"> PAGEREF _Toc529651762 \h </w:instrText>
            </w:r>
            <w:r>
              <w:rPr>
                <w:noProof/>
                <w:webHidden/>
              </w:rPr>
            </w:r>
            <w:r>
              <w:rPr>
                <w:noProof/>
                <w:webHidden/>
              </w:rPr>
              <w:fldChar w:fldCharType="separate"/>
            </w:r>
            <w:r>
              <w:rPr>
                <w:noProof/>
                <w:webHidden/>
              </w:rPr>
              <w:t>6</w:t>
            </w:r>
            <w:r>
              <w:rPr>
                <w:noProof/>
                <w:webHidden/>
              </w:rPr>
              <w:fldChar w:fldCharType="end"/>
            </w:r>
          </w:hyperlink>
        </w:p>
        <w:p w14:paraId="3A4A4A30" w14:textId="7D1258FF"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63" w:history="1">
            <w:r w:rsidRPr="00486257">
              <w:rPr>
                <w:rStyle w:val="aa"/>
                <w:noProof/>
              </w:rPr>
              <w:t>2.1</w:t>
            </w:r>
            <w:r>
              <w:rPr>
                <w:rFonts w:asciiTheme="minorHAnsi" w:eastAsiaTheme="minorEastAsia" w:hAnsiTheme="minorHAnsi" w:cstheme="minorBidi"/>
                <w:noProof/>
                <w:kern w:val="2"/>
              </w:rPr>
              <w:tab/>
            </w:r>
            <w:r w:rsidRPr="00486257">
              <w:rPr>
                <w:rStyle w:val="aa"/>
                <w:noProof/>
              </w:rPr>
              <w:t>规划范围管理</w:t>
            </w:r>
            <w:r>
              <w:rPr>
                <w:noProof/>
                <w:webHidden/>
              </w:rPr>
              <w:tab/>
            </w:r>
            <w:r>
              <w:rPr>
                <w:noProof/>
                <w:webHidden/>
              </w:rPr>
              <w:fldChar w:fldCharType="begin"/>
            </w:r>
            <w:r>
              <w:rPr>
                <w:noProof/>
                <w:webHidden/>
              </w:rPr>
              <w:instrText xml:space="preserve"> PAGEREF _Toc529651763 \h </w:instrText>
            </w:r>
            <w:r>
              <w:rPr>
                <w:noProof/>
                <w:webHidden/>
              </w:rPr>
            </w:r>
            <w:r>
              <w:rPr>
                <w:noProof/>
                <w:webHidden/>
              </w:rPr>
              <w:fldChar w:fldCharType="separate"/>
            </w:r>
            <w:r>
              <w:rPr>
                <w:noProof/>
                <w:webHidden/>
              </w:rPr>
              <w:t>6</w:t>
            </w:r>
            <w:r>
              <w:rPr>
                <w:noProof/>
                <w:webHidden/>
              </w:rPr>
              <w:fldChar w:fldCharType="end"/>
            </w:r>
          </w:hyperlink>
        </w:p>
        <w:p w14:paraId="4F0CF90A" w14:textId="62C5B10B"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64" w:history="1">
            <w:r w:rsidRPr="00486257">
              <w:rPr>
                <w:rStyle w:val="aa"/>
                <w:noProof/>
              </w:rPr>
              <w:t>2.1.1</w:t>
            </w:r>
            <w:r>
              <w:rPr>
                <w:rFonts w:asciiTheme="minorHAnsi" w:eastAsiaTheme="minorEastAsia" w:hAnsiTheme="minorHAnsi" w:cstheme="minorBidi"/>
                <w:noProof/>
                <w:kern w:val="2"/>
              </w:rPr>
              <w:tab/>
            </w:r>
            <w:r w:rsidRPr="00486257">
              <w:rPr>
                <w:rStyle w:val="aa"/>
                <w:noProof/>
              </w:rPr>
              <w:t>专家判断</w:t>
            </w:r>
            <w:r>
              <w:rPr>
                <w:noProof/>
                <w:webHidden/>
              </w:rPr>
              <w:tab/>
            </w:r>
            <w:r>
              <w:rPr>
                <w:noProof/>
                <w:webHidden/>
              </w:rPr>
              <w:fldChar w:fldCharType="begin"/>
            </w:r>
            <w:r>
              <w:rPr>
                <w:noProof/>
                <w:webHidden/>
              </w:rPr>
              <w:instrText xml:space="preserve"> PAGEREF _Toc529651764 \h </w:instrText>
            </w:r>
            <w:r>
              <w:rPr>
                <w:noProof/>
                <w:webHidden/>
              </w:rPr>
            </w:r>
            <w:r>
              <w:rPr>
                <w:noProof/>
                <w:webHidden/>
              </w:rPr>
              <w:fldChar w:fldCharType="separate"/>
            </w:r>
            <w:r>
              <w:rPr>
                <w:noProof/>
                <w:webHidden/>
              </w:rPr>
              <w:t>6</w:t>
            </w:r>
            <w:r>
              <w:rPr>
                <w:noProof/>
                <w:webHidden/>
              </w:rPr>
              <w:fldChar w:fldCharType="end"/>
            </w:r>
          </w:hyperlink>
        </w:p>
        <w:p w14:paraId="3FBADA29" w14:textId="47959732"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65" w:history="1">
            <w:r w:rsidRPr="00486257">
              <w:rPr>
                <w:rStyle w:val="aa"/>
                <w:noProof/>
              </w:rPr>
              <w:t>2.1.2</w:t>
            </w:r>
            <w:r>
              <w:rPr>
                <w:rFonts w:asciiTheme="minorHAnsi" w:eastAsiaTheme="minorEastAsia" w:hAnsiTheme="minorHAnsi" w:cstheme="minorBidi"/>
                <w:noProof/>
                <w:kern w:val="2"/>
              </w:rPr>
              <w:tab/>
            </w:r>
            <w:r w:rsidRPr="00486257">
              <w:rPr>
                <w:rStyle w:val="aa"/>
                <w:noProof/>
              </w:rPr>
              <w:t>数据分析</w:t>
            </w:r>
            <w:r>
              <w:rPr>
                <w:noProof/>
                <w:webHidden/>
              </w:rPr>
              <w:tab/>
            </w:r>
            <w:r>
              <w:rPr>
                <w:noProof/>
                <w:webHidden/>
              </w:rPr>
              <w:fldChar w:fldCharType="begin"/>
            </w:r>
            <w:r>
              <w:rPr>
                <w:noProof/>
                <w:webHidden/>
              </w:rPr>
              <w:instrText xml:space="preserve"> PAGEREF _Toc529651765 \h </w:instrText>
            </w:r>
            <w:r>
              <w:rPr>
                <w:noProof/>
                <w:webHidden/>
              </w:rPr>
            </w:r>
            <w:r>
              <w:rPr>
                <w:noProof/>
                <w:webHidden/>
              </w:rPr>
              <w:fldChar w:fldCharType="separate"/>
            </w:r>
            <w:r>
              <w:rPr>
                <w:noProof/>
                <w:webHidden/>
              </w:rPr>
              <w:t>6</w:t>
            </w:r>
            <w:r>
              <w:rPr>
                <w:noProof/>
                <w:webHidden/>
              </w:rPr>
              <w:fldChar w:fldCharType="end"/>
            </w:r>
          </w:hyperlink>
        </w:p>
        <w:p w14:paraId="7E503573" w14:textId="6FBD9E63"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66" w:history="1">
            <w:r w:rsidRPr="00486257">
              <w:rPr>
                <w:rStyle w:val="aa"/>
                <w:noProof/>
              </w:rPr>
              <w:t>2.1.3</w:t>
            </w:r>
            <w:r>
              <w:rPr>
                <w:rFonts w:asciiTheme="minorHAnsi" w:eastAsiaTheme="minorEastAsia" w:hAnsiTheme="minorHAnsi" w:cstheme="minorBidi"/>
                <w:noProof/>
                <w:kern w:val="2"/>
              </w:rPr>
              <w:tab/>
            </w:r>
            <w:r w:rsidRPr="00486257">
              <w:rPr>
                <w:rStyle w:val="aa"/>
                <w:noProof/>
              </w:rPr>
              <w:t>会议</w:t>
            </w:r>
            <w:r>
              <w:rPr>
                <w:noProof/>
                <w:webHidden/>
              </w:rPr>
              <w:tab/>
            </w:r>
            <w:r>
              <w:rPr>
                <w:noProof/>
                <w:webHidden/>
              </w:rPr>
              <w:fldChar w:fldCharType="begin"/>
            </w:r>
            <w:r>
              <w:rPr>
                <w:noProof/>
                <w:webHidden/>
              </w:rPr>
              <w:instrText xml:space="preserve"> PAGEREF _Toc529651766 \h </w:instrText>
            </w:r>
            <w:r>
              <w:rPr>
                <w:noProof/>
                <w:webHidden/>
              </w:rPr>
            </w:r>
            <w:r>
              <w:rPr>
                <w:noProof/>
                <w:webHidden/>
              </w:rPr>
              <w:fldChar w:fldCharType="separate"/>
            </w:r>
            <w:r>
              <w:rPr>
                <w:noProof/>
                <w:webHidden/>
              </w:rPr>
              <w:t>6</w:t>
            </w:r>
            <w:r>
              <w:rPr>
                <w:noProof/>
                <w:webHidden/>
              </w:rPr>
              <w:fldChar w:fldCharType="end"/>
            </w:r>
          </w:hyperlink>
        </w:p>
        <w:p w14:paraId="661F85D2" w14:textId="602688E3"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67" w:history="1">
            <w:r w:rsidRPr="00486257">
              <w:rPr>
                <w:rStyle w:val="aa"/>
                <w:noProof/>
              </w:rPr>
              <w:t>2.2</w:t>
            </w:r>
            <w:r>
              <w:rPr>
                <w:rFonts w:asciiTheme="minorHAnsi" w:eastAsiaTheme="minorEastAsia" w:hAnsiTheme="minorHAnsi" w:cstheme="minorBidi"/>
                <w:noProof/>
                <w:kern w:val="2"/>
              </w:rPr>
              <w:tab/>
            </w:r>
            <w:r w:rsidRPr="00486257">
              <w:rPr>
                <w:rStyle w:val="aa"/>
                <w:noProof/>
              </w:rPr>
              <w:t>收集需求</w:t>
            </w:r>
            <w:r>
              <w:rPr>
                <w:noProof/>
                <w:webHidden/>
              </w:rPr>
              <w:tab/>
            </w:r>
            <w:r>
              <w:rPr>
                <w:noProof/>
                <w:webHidden/>
              </w:rPr>
              <w:fldChar w:fldCharType="begin"/>
            </w:r>
            <w:r>
              <w:rPr>
                <w:noProof/>
                <w:webHidden/>
              </w:rPr>
              <w:instrText xml:space="preserve"> PAGEREF _Toc529651767 \h </w:instrText>
            </w:r>
            <w:r>
              <w:rPr>
                <w:noProof/>
                <w:webHidden/>
              </w:rPr>
            </w:r>
            <w:r>
              <w:rPr>
                <w:noProof/>
                <w:webHidden/>
              </w:rPr>
              <w:fldChar w:fldCharType="separate"/>
            </w:r>
            <w:r>
              <w:rPr>
                <w:noProof/>
                <w:webHidden/>
              </w:rPr>
              <w:t>6</w:t>
            </w:r>
            <w:r>
              <w:rPr>
                <w:noProof/>
                <w:webHidden/>
              </w:rPr>
              <w:fldChar w:fldCharType="end"/>
            </w:r>
          </w:hyperlink>
        </w:p>
        <w:p w14:paraId="625DABAB" w14:textId="7E319102"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68" w:history="1">
            <w:r w:rsidRPr="00486257">
              <w:rPr>
                <w:rStyle w:val="aa"/>
                <w:noProof/>
              </w:rPr>
              <w:t>2.2.1</w:t>
            </w:r>
            <w:r>
              <w:rPr>
                <w:rFonts w:asciiTheme="minorHAnsi" w:eastAsiaTheme="minorEastAsia" w:hAnsiTheme="minorHAnsi" w:cstheme="minorBidi"/>
                <w:noProof/>
                <w:kern w:val="2"/>
              </w:rPr>
              <w:tab/>
            </w:r>
            <w:r w:rsidRPr="00486257">
              <w:rPr>
                <w:rStyle w:val="aa"/>
                <w:noProof/>
              </w:rPr>
              <w:t>专家判断</w:t>
            </w:r>
            <w:r>
              <w:rPr>
                <w:noProof/>
                <w:webHidden/>
              </w:rPr>
              <w:tab/>
            </w:r>
            <w:r>
              <w:rPr>
                <w:noProof/>
                <w:webHidden/>
              </w:rPr>
              <w:fldChar w:fldCharType="begin"/>
            </w:r>
            <w:r>
              <w:rPr>
                <w:noProof/>
                <w:webHidden/>
              </w:rPr>
              <w:instrText xml:space="preserve"> PAGEREF _Toc529651768 \h </w:instrText>
            </w:r>
            <w:r>
              <w:rPr>
                <w:noProof/>
                <w:webHidden/>
              </w:rPr>
            </w:r>
            <w:r>
              <w:rPr>
                <w:noProof/>
                <w:webHidden/>
              </w:rPr>
              <w:fldChar w:fldCharType="separate"/>
            </w:r>
            <w:r>
              <w:rPr>
                <w:noProof/>
                <w:webHidden/>
              </w:rPr>
              <w:t>7</w:t>
            </w:r>
            <w:r>
              <w:rPr>
                <w:noProof/>
                <w:webHidden/>
              </w:rPr>
              <w:fldChar w:fldCharType="end"/>
            </w:r>
          </w:hyperlink>
        </w:p>
        <w:p w14:paraId="3E8FABEB" w14:textId="3E718943"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69" w:history="1">
            <w:r w:rsidRPr="00486257">
              <w:rPr>
                <w:rStyle w:val="aa"/>
                <w:noProof/>
              </w:rPr>
              <w:t>2.2.2</w:t>
            </w:r>
            <w:r>
              <w:rPr>
                <w:rFonts w:asciiTheme="minorHAnsi" w:eastAsiaTheme="minorEastAsia" w:hAnsiTheme="minorHAnsi" w:cstheme="minorBidi"/>
                <w:noProof/>
                <w:kern w:val="2"/>
              </w:rPr>
              <w:tab/>
            </w:r>
            <w:r w:rsidRPr="00486257">
              <w:rPr>
                <w:rStyle w:val="aa"/>
                <w:noProof/>
              </w:rPr>
              <w:t>数据收集</w:t>
            </w:r>
            <w:r>
              <w:rPr>
                <w:noProof/>
                <w:webHidden/>
              </w:rPr>
              <w:tab/>
            </w:r>
            <w:r>
              <w:rPr>
                <w:noProof/>
                <w:webHidden/>
              </w:rPr>
              <w:fldChar w:fldCharType="begin"/>
            </w:r>
            <w:r>
              <w:rPr>
                <w:noProof/>
                <w:webHidden/>
              </w:rPr>
              <w:instrText xml:space="preserve"> PAGEREF _Toc529651769 \h </w:instrText>
            </w:r>
            <w:r>
              <w:rPr>
                <w:noProof/>
                <w:webHidden/>
              </w:rPr>
            </w:r>
            <w:r>
              <w:rPr>
                <w:noProof/>
                <w:webHidden/>
              </w:rPr>
              <w:fldChar w:fldCharType="separate"/>
            </w:r>
            <w:r>
              <w:rPr>
                <w:noProof/>
                <w:webHidden/>
              </w:rPr>
              <w:t>7</w:t>
            </w:r>
            <w:r>
              <w:rPr>
                <w:noProof/>
                <w:webHidden/>
              </w:rPr>
              <w:fldChar w:fldCharType="end"/>
            </w:r>
          </w:hyperlink>
        </w:p>
        <w:p w14:paraId="28C32652" w14:textId="0E791C9E"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0" w:history="1">
            <w:r w:rsidRPr="00486257">
              <w:rPr>
                <w:rStyle w:val="aa"/>
                <w:noProof/>
              </w:rPr>
              <w:t>2.2.3</w:t>
            </w:r>
            <w:r>
              <w:rPr>
                <w:rFonts w:asciiTheme="minorHAnsi" w:eastAsiaTheme="minorEastAsia" w:hAnsiTheme="minorHAnsi" w:cstheme="minorBidi"/>
                <w:noProof/>
                <w:kern w:val="2"/>
              </w:rPr>
              <w:tab/>
            </w:r>
            <w:r w:rsidRPr="00486257">
              <w:rPr>
                <w:rStyle w:val="aa"/>
                <w:noProof/>
              </w:rPr>
              <w:t>数据分析</w:t>
            </w:r>
            <w:r>
              <w:rPr>
                <w:noProof/>
                <w:webHidden/>
              </w:rPr>
              <w:tab/>
            </w:r>
            <w:r>
              <w:rPr>
                <w:noProof/>
                <w:webHidden/>
              </w:rPr>
              <w:fldChar w:fldCharType="begin"/>
            </w:r>
            <w:r>
              <w:rPr>
                <w:noProof/>
                <w:webHidden/>
              </w:rPr>
              <w:instrText xml:space="preserve"> PAGEREF _Toc529651770 \h </w:instrText>
            </w:r>
            <w:r>
              <w:rPr>
                <w:noProof/>
                <w:webHidden/>
              </w:rPr>
            </w:r>
            <w:r>
              <w:rPr>
                <w:noProof/>
                <w:webHidden/>
              </w:rPr>
              <w:fldChar w:fldCharType="separate"/>
            </w:r>
            <w:r>
              <w:rPr>
                <w:noProof/>
                <w:webHidden/>
              </w:rPr>
              <w:t>7</w:t>
            </w:r>
            <w:r>
              <w:rPr>
                <w:noProof/>
                <w:webHidden/>
              </w:rPr>
              <w:fldChar w:fldCharType="end"/>
            </w:r>
          </w:hyperlink>
        </w:p>
        <w:p w14:paraId="61A1EA5C" w14:textId="13F73C7C"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1" w:history="1">
            <w:r w:rsidRPr="00486257">
              <w:rPr>
                <w:rStyle w:val="aa"/>
                <w:noProof/>
              </w:rPr>
              <w:t>2.2.4</w:t>
            </w:r>
            <w:r>
              <w:rPr>
                <w:rFonts w:asciiTheme="minorHAnsi" w:eastAsiaTheme="minorEastAsia" w:hAnsiTheme="minorHAnsi" w:cstheme="minorBidi"/>
                <w:noProof/>
                <w:kern w:val="2"/>
              </w:rPr>
              <w:tab/>
            </w:r>
            <w:r w:rsidRPr="00486257">
              <w:rPr>
                <w:rStyle w:val="aa"/>
                <w:noProof/>
              </w:rPr>
              <w:t>决策</w:t>
            </w:r>
            <w:r>
              <w:rPr>
                <w:noProof/>
                <w:webHidden/>
              </w:rPr>
              <w:tab/>
            </w:r>
            <w:r>
              <w:rPr>
                <w:noProof/>
                <w:webHidden/>
              </w:rPr>
              <w:fldChar w:fldCharType="begin"/>
            </w:r>
            <w:r>
              <w:rPr>
                <w:noProof/>
                <w:webHidden/>
              </w:rPr>
              <w:instrText xml:space="preserve"> PAGEREF _Toc529651771 \h </w:instrText>
            </w:r>
            <w:r>
              <w:rPr>
                <w:noProof/>
                <w:webHidden/>
              </w:rPr>
            </w:r>
            <w:r>
              <w:rPr>
                <w:noProof/>
                <w:webHidden/>
              </w:rPr>
              <w:fldChar w:fldCharType="separate"/>
            </w:r>
            <w:r>
              <w:rPr>
                <w:noProof/>
                <w:webHidden/>
              </w:rPr>
              <w:t>7</w:t>
            </w:r>
            <w:r>
              <w:rPr>
                <w:noProof/>
                <w:webHidden/>
              </w:rPr>
              <w:fldChar w:fldCharType="end"/>
            </w:r>
          </w:hyperlink>
        </w:p>
        <w:p w14:paraId="1BA8ABB5" w14:textId="38E4CDB9"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2" w:history="1">
            <w:r w:rsidRPr="00486257">
              <w:rPr>
                <w:rStyle w:val="aa"/>
                <w:noProof/>
              </w:rPr>
              <w:t>2.2.5</w:t>
            </w:r>
            <w:r>
              <w:rPr>
                <w:rFonts w:asciiTheme="minorHAnsi" w:eastAsiaTheme="minorEastAsia" w:hAnsiTheme="minorHAnsi" w:cstheme="minorBidi"/>
                <w:noProof/>
                <w:kern w:val="2"/>
              </w:rPr>
              <w:tab/>
            </w:r>
            <w:r w:rsidRPr="00486257">
              <w:rPr>
                <w:rStyle w:val="aa"/>
                <w:noProof/>
              </w:rPr>
              <w:t>数据表现</w:t>
            </w:r>
            <w:r>
              <w:rPr>
                <w:noProof/>
                <w:webHidden/>
              </w:rPr>
              <w:tab/>
            </w:r>
            <w:r>
              <w:rPr>
                <w:noProof/>
                <w:webHidden/>
              </w:rPr>
              <w:fldChar w:fldCharType="begin"/>
            </w:r>
            <w:r>
              <w:rPr>
                <w:noProof/>
                <w:webHidden/>
              </w:rPr>
              <w:instrText xml:space="preserve"> PAGEREF _Toc529651772 \h </w:instrText>
            </w:r>
            <w:r>
              <w:rPr>
                <w:noProof/>
                <w:webHidden/>
              </w:rPr>
            </w:r>
            <w:r>
              <w:rPr>
                <w:noProof/>
                <w:webHidden/>
              </w:rPr>
              <w:fldChar w:fldCharType="separate"/>
            </w:r>
            <w:r>
              <w:rPr>
                <w:noProof/>
                <w:webHidden/>
              </w:rPr>
              <w:t>7</w:t>
            </w:r>
            <w:r>
              <w:rPr>
                <w:noProof/>
                <w:webHidden/>
              </w:rPr>
              <w:fldChar w:fldCharType="end"/>
            </w:r>
          </w:hyperlink>
        </w:p>
        <w:p w14:paraId="30D001E4" w14:textId="76553590"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3" w:history="1">
            <w:r w:rsidRPr="00486257">
              <w:rPr>
                <w:rStyle w:val="aa"/>
                <w:noProof/>
              </w:rPr>
              <w:t>2.2.6</w:t>
            </w:r>
            <w:r>
              <w:rPr>
                <w:rFonts w:asciiTheme="minorHAnsi" w:eastAsiaTheme="minorEastAsia" w:hAnsiTheme="minorHAnsi" w:cstheme="minorBidi"/>
                <w:noProof/>
                <w:kern w:val="2"/>
              </w:rPr>
              <w:tab/>
            </w:r>
            <w:r w:rsidRPr="00486257">
              <w:rPr>
                <w:rStyle w:val="aa"/>
                <w:noProof/>
              </w:rPr>
              <w:t>人际关系与团队技能</w:t>
            </w:r>
            <w:r>
              <w:rPr>
                <w:noProof/>
                <w:webHidden/>
              </w:rPr>
              <w:tab/>
            </w:r>
            <w:r>
              <w:rPr>
                <w:noProof/>
                <w:webHidden/>
              </w:rPr>
              <w:fldChar w:fldCharType="begin"/>
            </w:r>
            <w:r>
              <w:rPr>
                <w:noProof/>
                <w:webHidden/>
              </w:rPr>
              <w:instrText xml:space="preserve"> PAGEREF _Toc529651773 \h </w:instrText>
            </w:r>
            <w:r>
              <w:rPr>
                <w:noProof/>
                <w:webHidden/>
              </w:rPr>
            </w:r>
            <w:r>
              <w:rPr>
                <w:noProof/>
                <w:webHidden/>
              </w:rPr>
              <w:fldChar w:fldCharType="separate"/>
            </w:r>
            <w:r>
              <w:rPr>
                <w:noProof/>
                <w:webHidden/>
              </w:rPr>
              <w:t>7</w:t>
            </w:r>
            <w:r>
              <w:rPr>
                <w:noProof/>
                <w:webHidden/>
              </w:rPr>
              <w:fldChar w:fldCharType="end"/>
            </w:r>
          </w:hyperlink>
        </w:p>
        <w:p w14:paraId="36E55814" w14:textId="3EF80C9D"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4" w:history="1">
            <w:r w:rsidRPr="00486257">
              <w:rPr>
                <w:rStyle w:val="aa"/>
                <w:noProof/>
              </w:rPr>
              <w:t>2.2.7</w:t>
            </w:r>
            <w:r>
              <w:rPr>
                <w:rFonts w:asciiTheme="minorHAnsi" w:eastAsiaTheme="minorEastAsia" w:hAnsiTheme="minorHAnsi" w:cstheme="minorBidi"/>
                <w:noProof/>
                <w:kern w:val="2"/>
              </w:rPr>
              <w:tab/>
            </w:r>
            <w:r w:rsidRPr="00486257">
              <w:rPr>
                <w:rStyle w:val="aa"/>
                <w:noProof/>
              </w:rPr>
              <w:t>系统交互图</w:t>
            </w:r>
            <w:r>
              <w:rPr>
                <w:noProof/>
                <w:webHidden/>
              </w:rPr>
              <w:tab/>
            </w:r>
            <w:r>
              <w:rPr>
                <w:noProof/>
                <w:webHidden/>
              </w:rPr>
              <w:fldChar w:fldCharType="begin"/>
            </w:r>
            <w:r>
              <w:rPr>
                <w:noProof/>
                <w:webHidden/>
              </w:rPr>
              <w:instrText xml:space="preserve"> PAGEREF _Toc529651774 \h </w:instrText>
            </w:r>
            <w:r>
              <w:rPr>
                <w:noProof/>
                <w:webHidden/>
              </w:rPr>
            </w:r>
            <w:r>
              <w:rPr>
                <w:noProof/>
                <w:webHidden/>
              </w:rPr>
              <w:fldChar w:fldCharType="separate"/>
            </w:r>
            <w:r>
              <w:rPr>
                <w:noProof/>
                <w:webHidden/>
              </w:rPr>
              <w:t>7</w:t>
            </w:r>
            <w:r>
              <w:rPr>
                <w:noProof/>
                <w:webHidden/>
              </w:rPr>
              <w:fldChar w:fldCharType="end"/>
            </w:r>
          </w:hyperlink>
        </w:p>
        <w:p w14:paraId="1770BF59" w14:textId="3609A1D2"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5" w:history="1">
            <w:r w:rsidRPr="00486257">
              <w:rPr>
                <w:rStyle w:val="aa"/>
                <w:noProof/>
              </w:rPr>
              <w:t>2.2.8</w:t>
            </w:r>
            <w:r>
              <w:rPr>
                <w:rFonts w:asciiTheme="minorHAnsi" w:eastAsiaTheme="minorEastAsia" w:hAnsiTheme="minorHAnsi" w:cstheme="minorBidi"/>
                <w:noProof/>
                <w:kern w:val="2"/>
              </w:rPr>
              <w:tab/>
            </w:r>
            <w:r w:rsidRPr="00486257">
              <w:rPr>
                <w:rStyle w:val="aa"/>
                <w:noProof/>
              </w:rPr>
              <w:t>原型法</w:t>
            </w:r>
            <w:r>
              <w:rPr>
                <w:noProof/>
                <w:webHidden/>
              </w:rPr>
              <w:tab/>
            </w:r>
            <w:r>
              <w:rPr>
                <w:noProof/>
                <w:webHidden/>
              </w:rPr>
              <w:fldChar w:fldCharType="begin"/>
            </w:r>
            <w:r>
              <w:rPr>
                <w:noProof/>
                <w:webHidden/>
              </w:rPr>
              <w:instrText xml:space="preserve"> PAGEREF _Toc529651775 \h </w:instrText>
            </w:r>
            <w:r>
              <w:rPr>
                <w:noProof/>
                <w:webHidden/>
              </w:rPr>
            </w:r>
            <w:r>
              <w:rPr>
                <w:noProof/>
                <w:webHidden/>
              </w:rPr>
              <w:fldChar w:fldCharType="separate"/>
            </w:r>
            <w:r>
              <w:rPr>
                <w:noProof/>
                <w:webHidden/>
              </w:rPr>
              <w:t>8</w:t>
            </w:r>
            <w:r>
              <w:rPr>
                <w:noProof/>
                <w:webHidden/>
              </w:rPr>
              <w:fldChar w:fldCharType="end"/>
            </w:r>
          </w:hyperlink>
        </w:p>
        <w:p w14:paraId="5B698921" w14:textId="743EE000"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76" w:history="1">
            <w:r w:rsidRPr="00486257">
              <w:rPr>
                <w:rStyle w:val="aa"/>
                <w:noProof/>
              </w:rPr>
              <w:t>2.3</w:t>
            </w:r>
            <w:r>
              <w:rPr>
                <w:rFonts w:asciiTheme="minorHAnsi" w:eastAsiaTheme="minorEastAsia" w:hAnsiTheme="minorHAnsi" w:cstheme="minorBidi"/>
                <w:noProof/>
                <w:kern w:val="2"/>
              </w:rPr>
              <w:tab/>
            </w:r>
            <w:r w:rsidRPr="00486257">
              <w:rPr>
                <w:rStyle w:val="aa"/>
                <w:noProof/>
              </w:rPr>
              <w:t>定义范围</w:t>
            </w:r>
            <w:r>
              <w:rPr>
                <w:noProof/>
                <w:webHidden/>
              </w:rPr>
              <w:tab/>
            </w:r>
            <w:r>
              <w:rPr>
                <w:noProof/>
                <w:webHidden/>
              </w:rPr>
              <w:fldChar w:fldCharType="begin"/>
            </w:r>
            <w:r>
              <w:rPr>
                <w:noProof/>
                <w:webHidden/>
              </w:rPr>
              <w:instrText xml:space="preserve"> PAGEREF _Toc529651776 \h </w:instrText>
            </w:r>
            <w:r>
              <w:rPr>
                <w:noProof/>
                <w:webHidden/>
              </w:rPr>
            </w:r>
            <w:r>
              <w:rPr>
                <w:noProof/>
                <w:webHidden/>
              </w:rPr>
              <w:fldChar w:fldCharType="separate"/>
            </w:r>
            <w:r>
              <w:rPr>
                <w:noProof/>
                <w:webHidden/>
              </w:rPr>
              <w:t>8</w:t>
            </w:r>
            <w:r>
              <w:rPr>
                <w:noProof/>
                <w:webHidden/>
              </w:rPr>
              <w:fldChar w:fldCharType="end"/>
            </w:r>
          </w:hyperlink>
        </w:p>
        <w:p w14:paraId="7ABEA1FC" w14:textId="58E3974C"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7" w:history="1">
            <w:r w:rsidRPr="00486257">
              <w:rPr>
                <w:rStyle w:val="aa"/>
                <w:noProof/>
              </w:rPr>
              <w:t>2.3.1</w:t>
            </w:r>
            <w:r>
              <w:rPr>
                <w:rFonts w:asciiTheme="minorHAnsi" w:eastAsiaTheme="minorEastAsia" w:hAnsiTheme="minorHAnsi" w:cstheme="minorBidi"/>
                <w:noProof/>
                <w:kern w:val="2"/>
              </w:rPr>
              <w:tab/>
            </w:r>
            <w:r w:rsidRPr="00486257">
              <w:rPr>
                <w:rStyle w:val="aa"/>
                <w:noProof/>
              </w:rPr>
              <w:t>专家判断</w:t>
            </w:r>
            <w:r>
              <w:rPr>
                <w:noProof/>
                <w:webHidden/>
              </w:rPr>
              <w:tab/>
            </w:r>
            <w:r>
              <w:rPr>
                <w:noProof/>
                <w:webHidden/>
              </w:rPr>
              <w:fldChar w:fldCharType="begin"/>
            </w:r>
            <w:r>
              <w:rPr>
                <w:noProof/>
                <w:webHidden/>
              </w:rPr>
              <w:instrText xml:space="preserve"> PAGEREF _Toc529651777 \h </w:instrText>
            </w:r>
            <w:r>
              <w:rPr>
                <w:noProof/>
                <w:webHidden/>
              </w:rPr>
            </w:r>
            <w:r>
              <w:rPr>
                <w:noProof/>
                <w:webHidden/>
              </w:rPr>
              <w:fldChar w:fldCharType="separate"/>
            </w:r>
            <w:r>
              <w:rPr>
                <w:noProof/>
                <w:webHidden/>
              </w:rPr>
              <w:t>8</w:t>
            </w:r>
            <w:r>
              <w:rPr>
                <w:noProof/>
                <w:webHidden/>
              </w:rPr>
              <w:fldChar w:fldCharType="end"/>
            </w:r>
          </w:hyperlink>
        </w:p>
        <w:p w14:paraId="7E592912" w14:textId="62F38DD2"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8" w:history="1">
            <w:r w:rsidRPr="00486257">
              <w:rPr>
                <w:rStyle w:val="aa"/>
                <w:noProof/>
              </w:rPr>
              <w:t>2.3.2</w:t>
            </w:r>
            <w:r>
              <w:rPr>
                <w:rFonts w:asciiTheme="minorHAnsi" w:eastAsiaTheme="minorEastAsia" w:hAnsiTheme="minorHAnsi" w:cstheme="minorBidi"/>
                <w:noProof/>
                <w:kern w:val="2"/>
              </w:rPr>
              <w:tab/>
            </w:r>
            <w:r w:rsidRPr="00486257">
              <w:rPr>
                <w:rStyle w:val="aa"/>
                <w:noProof/>
              </w:rPr>
              <w:t>数据分析</w:t>
            </w:r>
            <w:r>
              <w:rPr>
                <w:noProof/>
                <w:webHidden/>
              </w:rPr>
              <w:tab/>
            </w:r>
            <w:r>
              <w:rPr>
                <w:noProof/>
                <w:webHidden/>
              </w:rPr>
              <w:fldChar w:fldCharType="begin"/>
            </w:r>
            <w:r>
              <w:rPr>
                <w:noProof/>
                <w:webHidden/>
              </w:rPr>
              <w:instrText xml:space="preserve"> PAGEREF _Toc529651778 \h </w:instrText>
            </w:r>
            <w:r>
              <w:rPr>
                <w:noProof/>
                <w:webHidden/>
              </w:rPr>
            </w:r>
            <w:r>
              <w:rPr>
                <w:noProof/>
                <w:webHidden/>
              </w:rPr>
              <w:fldChar w:fldCharType="separate"/>
            </w:r>
            <w:r>
              <w:rPr>
                <w:noProof/>
                <w:webHidden/>
              </w:rPr>
              <w:t>8</w:t>
            </w:r>
            <w:r>
              <w:rPr>
                <w:noProof/>
                <w:webHidden/>
              </w:rPr>
              <w:fldChar w:fldCharType="end"/>
            </w:r>
          </w:hyperlink>
        </w:p>
        <w:p w14:paraId="3D89805D" w14:textId="78B7891D"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79" w:history="1">
            <w:r w:rsidRPr="00486257">
              <w:rPr>
                <w:rStyle w:val="aa"/>
                <w:noProof/>
              </w:rPr>
              <w:t>2.3.3</w:t>
            </w:r>
            <w:r>
              <w:rPr>
                <w:rFonts w:asciiTheme="minorHAnsi" w:eastAsiaTheme="minorEastAsia" w:hAnsiTheme="minorHAnsi" w:cstheme="minorBidi"/>
                <w:noProof/>
                <w:kern w:val="2"/>
              </w:rPr>
              <w:tab/>
            </w:r>
            <w:r w:rsidRPr="00486257">
              <w:rPr>
                <w:rStyle w:val="aa"/>
                <w:noProof/>
              </w:rPr>
              <w:t>决策</w:t>
            </w:r>
            <w:r>
              <w:rPr>
                <w:noProof/>
                <w:webHidden/>
              </w:rPr>
              <w:tab/>
            </w:r>
            <w:r>
              <w:rPr>
                <w:noProof/>
                <w:webHidden/>
              </w:rPr>
              <w:fldChar w:fldCharType="begin"/>
            </w:r>
            <w:r>
              <w:rPr>
                <w:noProof/>
                <w:webHidden/>
              </w:rPr>
              <w:instrText xml:space="preserve"> PAGEREF _Toc529651779 \h </w:instrText>
            </w:r>
            <w:r>
              <w:rPr>
                <w:noProof/>
                <w:webHidden/>
              </w:rPr>
            </w:r>
            <w:r>
              <w:rPr>
                <w:noProof/>
                <w:webHidden/>
              </w:rPr>
              <w:fldChar w:fldCharType="separate"/>
            </w:r>
            <w:r>
              <w:rPr>
                <w:noProof/>
                <w:webHidden/>
              </w:rPr>
              <w:t>8</w:t>
            </w:r>
            <w:r>
              <w:rPr>
                <w:noProof/>
                <w:webHidden/>
              </w:rPr>
              <w:fldChar w:fldCharType="end"/>
            </w:r>
          </w:hyperlink>
        </w:p>
        <w:p w14:paraId="5F0E4E1E" w14:textId="4F7A6DD6"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0" w:history="1">
            <w:r w:rsidRPr="00486257">
              <w:rPr>
                <w:rStyle w:val="aa"/>
                <w:noProof/>
              </w:rPr>
              <w:t>2.3.4</w:t>
            </w:r>
            <w:r>
              <w:rPr>
                <w:rFonts w:asciiTheme="minorHAnsi" w:eastAsiaTheme="minorEastAsia" w:hAnsiTheme="minorHAnsi" w:cstheme="minorBidi"/>
                <w:noProof/>
                <w:kern w:val="2"/>
              </w:rPr>
              <w:tab/>
            </w:r>
            <w:r w:rsidRPr="00486257">
              <w:rPr>
                <w:rStyle w:val="aa"/>
                <w:noProof/>
              </w:rPr>
              <w:t>人际关系与团队技能</w:t>
            </w:r>
            <w:r>
              <w:rPr>
                <w:noProof/>
                <w:webHidden/>
              </w:rPr>
              <w:tab/>
            </w:r>
            <w:r>
              <w:rPr>
                <w:noProof/>
                <w:webHidden/>
              </w:rPr>
              <w:fldChar w:fldCharType="begin"/>
            </w:r>
            <w:r>
              <w:rPr>
                <w:noProof/>
                <w:webHidden/>
              </w:rPr>
              <w:instrText xml:space="preserve"> PAGEREF _Toc529651780 \h </w:instrText>
            </w:r>
            <w:r>
              <w:rPr>
                <w:noProof/>
                <w:webHidden/>
              </w:rPr>
            </w:r>
            <w:r>
              <w:rPr>
                <w:noProof/>
                <w:webHidden/>
              </w:rPr>
              <w:fldChar w:fldCharType="separate"/>
            </w:r>
            <w:r>
              <w:rPr>
                <w:noProof/>
                <w:webHidden/>
              </w:rPr>
              <w:t>8</w:t>
            </w:r>
            <w:r>
              <w:rPr>
                <w:noProof/>
                <w:webHidden/>
              </w:rPr>
              <w:fldChar w:fldCharType="end"/>
            </w:r>
          </w:hyperlink>
        </w:p>
        <w:p w14:paraId="42D7C90A" w14:textId="5C859485"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1" w:history="1">
            <w:r w:rsidRPr="00486257">
              <w:rPr>
                <w:rStyle w:val="aa"/>
                <w:noProof/>
              </w:rPr>
              <w:t>2.3.5</w:t>
            </w:r>
            <w:r>
              <w:rPr>
                <w:rFonts w:asciiTheme="minorHAnsi" w:eastAsiaTheme="minorEastAsia" w:hAnsiTheme="minorHAnsi" w:cstheme="minorBidi"/>
                <w:noProof/>
                <w:kern w:val="2"/>
              </w:rPr>
              <w:tab/>
            </w:r>
            <w:r w:rsidRPr="00486257">
              <w:rPr>
                <w:rStyle w:val="aa"/>
                <w:noProof/>
              </w:rPr>
              <w:t>产品分析</w:t>
            </w:r>
            <w:r>
              <w:rPr>
                <w:noProof/>
                <w:webHidden/>
              </w:rPr>
              <w:tab/>
            </w:r>
            <w:r>
              <w:rPr>
                <w:noProof/>
                <w:webHidden/>
              </w:rPr>
              <w:fldChar w:fldCharType="begin"/>
            </w:r>
            <w:r>
              <w:rPr>
                <w:noProof/>
                <w:webHidden/>
              </w:rPr>
              <w:instrText xml:space="preserve"> PAGEREF _Toc529651781 \h </w:instrText>
            </w:r>
            <w:r>
              <w:rPr>
                <w:noProof/>
                <w:webHidden/>
              </w:rPr>
            </w:r>
            <w:r>
              <w:rPr>
                <w:noProof/>
                <w:webHidden/>
              </w:rPr>
              <w:fldChar w:fldCharType="separate"/>
            </w:r>
            <w:r>
              <w:rPr>
                <w:noProof/>
                <w:webHidden/>
              </w:rPr>
              <w:t>8</w:t>
            </w:r>
            <w:r>
              <w:rPr>
                <w:noProof/>
                <w:webHidden/>
              </w:rPr>
              <w:fldChar w:fldCharType="end"/>
            </w:r>
          </w:hyperlink>
        </w:p>
        <w:p w14:paraId="6B484CF0" w14:textId="72A64204"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82" w:history="1">
            <w:r w:rsidRPr="00486257">
              <w:rPr>
                <w:rStyle w:val="aa"/>
                <w:noProof/>
              </w:rPr>
              <w:t>2.4</w:t>
            </w:r>
            <w:r>
              <w:rPr>
                <w:rFonts w:asciiTheme="minorHAnsi" w:eastAsiaTheme="minorEastAsia" w:hAnsiTheme="minorHAnsi" w:cstheme="minorBidi"/>
                <w:noProof/>
                <w:kern w:val="2"/>
              </w:rPr>
              <w:tab/>
            </w:r>
            <w:r w:rsidRPr="00486257">
              <w:rPr>
                <w:rStyle w:val="aa"/>
                <w:noProof/>
              </w:rPr>
              <w:t>创建WBS</w:t>
            </w:r>
            <w:r>
              <w:rPr>
                <w:noProof/>
                <w:webHidden/>
              </w:rPr>
              <w:tab/>
            </w:r>
            <w:r>
              <w:rPr>
                <w:noProof/>
                <w:webHidden/>
              </w:rPr>
              <w:fldChar w:fldCharType="begin"/>
            </w:r>
            <w:r>
              <w:rPr>
                <w:noProof/>
                <w:webHidden/>
              </w:rPr>
              <w:instrText xml:space="preserve"> PAGEREF _Toc529651782 \h </w:instrText>
            </w:r>
            <w:r>
              <w:rPr>
                <w:noProof/>
                <w:webHidden/>
              </w:rPr>
            </w:r>
            <w:r>
              <w:rPr>
                <w:noProof/>
                <w:webHidden/>
              </w:rPr>
              <w:fldChar w:fldCharType="separate"/>
            </w:r>
            <w:r>
              <w:rPr>
                <w:noProof/>
                <w:webHidden/>
              </w:rPr>
              <w:t>8</w:t>
            </w:r>
            <w:r>
              <w:rPr>
                <w:noProof/>
                <w:webHidden/>
              </w:rPr>
              <w:fldChar w:fldCharType="end"/>
            </w:r>
          </w:hyperlink>
        </w:p>
        <w:p w14:paraId="4FBC77E4" w14:textId="1D2E35B3"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3" w:history="1">
            <w:r w:rsidRPr="00486257">
              <w:rPr>
                <w:rStyle w:val="aa"/>
                <w:noProof/>
              </w:rPr>
              <w:t>2.4.1</w:t>
            </w:r>
            <w:r>
              <w:rPr>
                <w:rFonts w:asciiTheme="minorHAnsi" w:eastAsiaTheme="minorEastAsia" w:hAnsiTheme="minorHAnsi" w:cstheme="minorBidi"/>
                <w:noProof/>
                <w:kern w:val="2"/>
              </w:rPr>
              <w:tab/>
            </w:r>
            <w:r w:rsidRPr="00486257">
              <w:rPr>
                <w:rStyle w:val="aa"/>
                <w:noProof/>
              </w:rPr>
              <w:t>专家判断</w:t>
            </w:r>
            <w:r>
              <w:rPr>
                <w:noProof/>
                <w:webHidden/>
              </w:rPr>
              <w:tab/>
            </w:r>
            <w:r>
              <w:rPr>
                <w:noProof/>
                <w:webHidden/>
              </w:rPr>
              <w:fldChar w:fldCharType="begin"/>
            </w:r>
            <w:r>
              <w:rPr>
                <w:noProof/>
                <w:webHidden/>
              </w:rPr>
              <w:instrText xml:space="preserve"> PAGEREF _Toc529651783 \h </w:instrText>
            </w:r>
            <w:r>
              <w:rPr>
                <w:noProof/>
                <w:webHidden/>
              </w:rPr>
            </w:r>
            <w:r>
              <w:rPr>
                <w:noProof/>
                <w:webHidden/>
              </w:rPr>
              <w:fldChar w:fldCharType="separate"/>
            </w:r>
            <w:r>
              <w:rPr>
                <w:noProof/>
                <w:webHidden/>
              </w:rPr>
              <w:t>9</w:t>
            </w:r>
            <w:r>
              <w:rPr>
                <w:noProof/>
                <w:webHidden/>
              </w:rPr>
              <w:fldChar w:fldCharType="end"/>
            </w:r>
          </w:hyperlink>
        </w:p>
        <w:p w14:paraId="0C504477" w14:textId="4BCA060F"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4" w:history="1">
            <w:r w:rsidRPr="00486257">
              <w:rPr>
                <w:rStyle w:val="aa"/>
                <w:noProof/>
              </w:rPr>
              <w:t>2.4.2</w:t>
            </w:r>
            <w:r>
              <w:rPr>
                <w:rFonts w:asciiTheme="minorHAnsi" w:eastAsiaTheme="minorEastAsia" w:hAnsiTheme="minorHAnsi" w:cstheme="minorBidi"/>
                <w:noProof/>
                <w:kern w:val="2"/>
              </w:rPr>
              <w:tab/>
            </w:r>
            <w:r w:rsidRPr="00486257">
              <w:rPr>
                <w:rStyle w:val="aa"/>
                <w:noProof/>
              </w:rPr>
              <w:t>分解</w:t>
            </w:r>
            <w:r>
              <w:rPr>
                <w:noProof/>
                <w:webHidden/>
              </w:rPr>
              <w:tab/>
            </w:r>
            <w:r>
              <w:rPr>
                <w:noProof/>
                <w:webHidden/>
              </w:rPr>
              <w:fldChar w:fldCharType="begin"/>
            </w:r>
            <w:r>
              <w:rPr>
                <w:noProof/>
                <w:webHidden/>
              </w:rPr>
              <w:instrText xml:space="preserve"> PAGEREF _Toc529651784 \h </w:instrText>
            </w:r>
            <w:r>
              <w:rPr>
                <w:noProof/>
                <w:webHidden/>
              </w:rPr>
            </w:r>
            <w:r>
              <w:rPr>
                <w:noProof/>
                <w:webHidden/>
              </w:rPr>
              <w:fldChar w:fldCharType="separate"/>
            </w:r>
            <w:r>
              <w:rPr>
                <w:noProof/>
                <w:webHidden/>
              </w:rPr>
              <w:t>9</w:t>
            </w:r>
            <w:r>
              <w:rPr>
                <w:noProof/>
                <w:webHidden/>
              </w:rPr>
              <w:fldChar w:fldCharType="end"/>
            </w:r>
          </w:hyperlink>
        </w:p>
        <w:p w14:paraId="7E5F4C83" w14:textId="3B160ACC"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85" w:history="1">
            <w:r w:rsidRPr="00486257">
              <w:rPr>
                <w:rStyle w:val="aa"/>
                <w:noProof/>
              </w:rPr>
              <w:t>2.5</w:t>
            </w:r>
            <w:r>
              <w:rPr>
                <w:rFonts w:asciiTheme="minorHAnsi" w:eastAsiaTheme="minorEastAsia" w:hAnsiTheme="minorHAnsi" w:cstheme="minorBidi"/>
                <w:noProof/>
                <w:kern w:val="2"/>
              </w:rPr>
              <w:tab/>
            </w:r>
            <w:r w:rsidRPr="00486257">
              <w:rPr>
                <w:rStyle w:val="aa"/>
                <w:noProof/>
              </w:rPr>
              <w:t>确认范围</w:t>
            </w:r>
            <w:r>
              <w:rPr>
                <w:noProof/>
                <w:webHidden/>
              </w:rPr>
              <w:tab/>
            </w:r>
            <w:r>
              <w:rPr>
                <w:noProof/>
                <w:webHidden/>
              </w:rPr>
              <w:fldChar w:fldCharType="begin"/>
            </w:r>
            <w:r>
              <w:rPr>
                <w:noProof/>
                <w:webHidden/>
              </w:rPr>
              <w:instrText xml:space="preserve"> PAGEREF _Toc529651785 \h </w:instrText>
            </w:r>
            <w:r>
              <w:rPr>
                <w:noProof/>
                <w:webHidden/>
              </w:rPr>
            </w:r>
            <w:r>
              <w:rPr>
                <w:noProof/>
                <w:webHidden/>
              </w:rPr>
              <w:fldChar w:fldCharType="separate"/>
            </w:r>
            <w:r>
              <w:rPr>
                <w:noProof/>
                <w:webHidden/>
              </w:rPr>
              <w:t>9</w:t>
            </w:r>
            <w:r>
              <w:rPr>
                <w:noProof/>
                <w:webHidden/>
              </w:rPr>
              <w:fldChar w:fldCharType="end"/>
            </w:r>
          </w:hyperlink>
        </w:p>
        <w:p w14:paraId="29074224" w14:textId="45E4CB98"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6" w:history="1">
            <w:r w:rsidRPr="00486257">
              <w:rPr>
                <w:rStyle w:val="aa"/>
                <w:noProof/>
              </w:rPr>
              <w:t>2.5.1</w:t>
            </w:r>
            <w:r>
              <w:rPr>
                <w:rFonts w:asciiTheme="minorHAnsi" w:eastAsiaTheme="minorEastAsia" w:hAnsiTheme="minorHAnsi" w:cstheme="minorBidi"/>
                <w:noProof/>
                <w:kern w:val="2"/>
              </w:rPr>
              <w:tab/>
            </w:r>
            <w:r w:rsidRPr="00486257">
              <w:rPr>
                <w:rStyle w:val="aa"/>
                <w:noProof/>
              </w:rPr>
              <w:t>检查</w:t>
            </w:r>
            <w:r>
              <w:rPr>
                <w:noProof/>
                <w:webHidden/>
              </w:rPr>
              <w:tab/>
            </w:r>
            <w:r>
              <w:rPr>
                <w:noProof/>
                <w:webHidden/>
              </w:rPr>
              <w:fldChar w:fldCharType="begin"/>
            </w:r>
            <w:r>
              <w:rPr>
                <w:noProof/>
                <w:webHidden/>
              </w:rPr>
              <w:instrText xml:space="preserve"> PAGEREF _Toc529651786 \h </w:instrText>
            </w:r>
            <w:r>
              <w:rPr>
                <w:noProof/>
                <w:webHidden/>
              </w:rPr>
            </w:r>
            <w:r>
              <w:rPr>
                <w:noProof/>
                <w:webHidden/>
              </w:rPr>
              <w:fldChar w:fldCharType="separate"/>
            </w:r>
            <w:r>
              <w:rPr>
                <w:noProof/>
                <w:webHidden/>
              </w:rPr>
              <w:t>9</w:t>
            </w:r>
            <w:r>
              <w:rPr>
                <w:noProof/>
                <w:webHidden/>
              </w:rPr>
              <w:fldChar w:fldCharType="end"/>
            </w:r>
          </w:hyperlink>
        </w:p>
        <w:p w14:paraId="16811EFF" w14:textId="0A9C3161"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7" w:history="1">
            <w:r w:rsidRPr="00486257">
              <w:rPr>
                <w:rStyle w:val="aa"/>
                <w:noProof/>
              </w:rPr>
              <w:t>2.5.2</w:t>
            </w:r>
            <w:r>
              <w:rPr>
                <w:rFonts w:asciiTheme="minorHAnsi" w:eastAsiaTheme="minorEastAsia" w:hAnsiTheme="minorHAnsi" w:cstheme="minorBidi"/>
                <w:noProof/>
                <w:kern w:val="2"/>
              </w:rPr>
              <w:tab/>
            </w:r>
            <w:r w:rsidRPr="00486257">
              <w:rPr>
                <w:rStyle w:val="aa"/>
                <w:noProof/>
              </w:rPr>
              <w:t>决策</w:t>
            </w:r>
            <w:r>
              <w:rPr>
                <w:noProof/>
                <w:webHidden/>
              </w:rPr>
              <w:tab/>
            </w:r>
            <w:r>
              <w:rPr>
                <w:noProof/>
                <w:webHidden/>
              </w:rPr>
              <w:fldChar w:fldCharType="begin"/>
            </w:r>
            <w:r>
              <w:rPr>
                <w:noProof/>
                <w:webHidden/>
              </w:rPr>
              <w:instrText xml:space="preserve"> PAGEREF _Toc529651787 \h </w:instrText>
            </w:r>
            <w:r>
              <w:rPr>
                <w:noProof/>
                <w:webHidden/>
              </w:rPr>
            </w:r>
            <w:r>
              <w:rPr>
                <w:noProof/>
                <w:webHidden/>
              </w:rPr>
              <w:fldChar w:fldCharType="separate"/>
            </w:r>
            <w:r>
              <w:rPr>
                <w:noProof/>
                <w:webHidden/>
              </w:rPr>
              <w:t>9</w:t>
            </w:r>
            <w:r>
              <w:rPr>
                <w:noProof/>
                <w:webHidden/>
              </w:rPr>
              <w:fldChar w:fldCharType="end"/>
            </w:r>
          </w:hyperlink>
        </w:p>
        <w:p w14:paraId="728ECDC9" w14:textId="57BC27E1" w:rsidR="00F27A63" w:rsidRDefault="00F27A63">
          <w:pPr>
            <w:pStyle w:val="TOC2"/>
            <w:tabs>
              <w:tab w:val="left" w:pos="1260"/>
              <w:tab w:val="right" w:leader="dot" w:pos="8296"/>
            </w:tabs>
            <w:rPr>
              <w:rFonts w:asciiTheme="minorHAnsi" w:eastAsiaTheme="minorEastAsia" w:hAnsiTheme="minorHAnsi" w:cstheme="minorBidi"/>
              <w:noProof/>
              <w:kern w:val="2"/>
            </w:rPr>
          </w:pPr>
          <w:hyperlink w:anchor="_Toc529651788" w:history="1">
            <w:r w:rsidRPr="00486257">
              <w:rPr>
                <w:rStyle w:val="aa"/>
                <w:noProof/>
              </w:rPr>
              <w:t>2.6</w:t>
            </w:r>
            <w:r>
              <w:rPr>
                <w:rFonts w:asciiTheme="minorHAnsi" w:eastAsiaTheme="minorEastAsia" w:hAnsiTheme="minorHAnsi" w:cstheme="minorBidi"/>
                <w:noProof/>
                <w:kern w:val="2"/>
              </w:rPr>
              <w:tab/>
            </w:r>
            <w:r w:rsidRPr="00486257">
              <w:rPr>
                <w:rStyle w:val="aa"/>
                <w:noProof/>
              </w:rPr>
              <w:t>控制范围</w:t>
            </w:r>
            <w:r>
              <w:rPr>
                <w:noProof/>
                <w:webHidden/>
              </w:rPr>
              <w:tab/>
            </w:r>
            <w:r>
              <w:rPr>
                <w:noProof/>
                <w:webHidden/>
              </w:rPr>
              <w:fldChar w:fldCharType="begin"/>
            </w:r>
            <w:r>
              <w:rPr>
                <w:noProof/>
                <w:webHidden/>
              </w:rPr>
              <w:instrText xml:space="preserve"> PAGEREF _Toc529651788 \h </w:instrText>
            </w:r>
            <w:r>
              <w:rPr>
                <w:noProof/>
                <w:webHidden/>
              </w:rPr>
            </w:r>
            <w:r>
              <w:rPr>
                <w:noProof/>
                <w:webHidden/>
              </w:rPr>
              <w:fldChar w:fldCharType="separate"/>
            </w:r>
            <w:r>
              <w:rPr>
                <w:noProof/>
                <w:webHidden/>
              </w:rPr>
              <w:t>9</w:t>
            </w:r>
            <w:r>
              <w:rPr>
                <w:noProof/>
                <w:webHidden/>
              </w:rPr>
              <w:fldChar w:fldCharType="end"/>
            </w:r>
          </w:hyperlink>
        </w:p>
        <w:p w14:paraId="6B799E37" w14:textId="63A1863E"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89" w:history="1">
            <w:r w:rsidRPr="00486257">
              <w:rPr>
                <w:rStyle w:val="aa"/>
                <w:noProof/>
              </w:rPr>
              <w:t>2.6.1</w:t>
            </w:r>
            <w:r>
              <w:rPr>
                <w:rFonts w:asciiTheme="minorHAnsi" w:eastAsiaTheme="minorEastAsia" w:hAnsiTheme="minorHAnsi" w:cstheme="minorBidi"/>
                <w:noProof/>
                <w:kern w:val="2"/>
              </w:rPr>
              <w:tab/>
            </w:r>
            <w:r w:rsidRPr="00486257">
              <w:rPr>
                <w:rStyle w:val="aa"/>
                <w:noProof/>
              </w:rPr>
              <w:t>数据分析</w:t>
            </w:r>
            <w:r>
              <w:rPr>
                <w:noProof/>
                <w:webHidden/>
              </w:rPr>
              <w:tab/>
            </w:r>
            <w:r>
              <w:rPr>
                <w:noProof/>
                <w:webHidden/>
              </w:rPr>
              <w:fldChar w:fldCharType="begin"/>
            </w:r>
            <w:r>
              <w:rPr>
                <w:noProof/>
                <w:webHidden/>
              </w:rPr>
              <w:instrText xml:space="preserve"> PAGEREF _Toc529651789 \h </w:instrText>
            </w:r>
            <w:r>
              <w:rPr>
                <w:noProof/>
                <w:webHidden/>
              </w:rPr>
            </w:r>
            <w:r>
              <w:rPr>
                <w:noProof/>
                <w:webHidden/>
              </w:rPr>
              <w:fldChar w:fldCharType="separate"/>
            </w:r>
            <w:r>
              <w:rPr>
                <w:noProof/>
                <w:webHidden/>
              </w:rPr>
              <w:t>9</w:t>
            </w:r>
            <w:r>
              <w:rPr>
                <w:noProof/>
                <w:webHidden/>
              </w:rPr>
              <w:fldChar w:fldCharType="end"/>
            </w:r>
          </w:hyperlink>
        </w:p>
        <w:p w14:paraId="33B78A1C" w14:textId="30EF87D4"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90" w:history="1">
            <w:r w:rsidRPr="00486257">
              <w:rPr>
                <w:rStyle w:val="aa"/>
                <w:noProof/>
              </w:rPr>
              <w:t>2.6.2</w:t>
            </w:r>
            <w:r>
              <w:rPr>
                <w:rFonts w:asciiTheme="minorHAnsi" w:eastAsiaTheme="minorEastAsia" w:hAnsiTheme="minorHAnsi" w:cstheme="minorBidi"/>
                <w:noProof/>
                <w:kern w:val="2"/>
              </w:rPr>
              <w:tab/>
            </w:r>
            <w:r w:rsidRPr="00486257">
              <w:rPr>
                <w:rStyle w:val="aa"/>
                <w:noProof/>
              </w:rPr>
              <w:t>偏差分析</w:t>
            </w:r>
            <w:r>
              <w:rPr>
                <w:noProof/>
                <w:webHidden/>
              </w:rPr>
              <w:tab/>
            </w:r>
            <w:r>
              <w:rPr>
                <w:noProof/>
                <w:webHidden/>
              </w:rPr>
              <w:fldChar w:fldCharType="begin"/>
            </w:r>
            <w:r>
              <w:rPr>
                <w:noProof/>
                <w:webHidden/>
              </w:rPr>
              <w:instrText xml:space="preserve"> PAGEREF _Toc529651790 \h </w:instrText>
            </w:r>
            <w:r>
              <w:rPr>
                <w:noProof/>
                <w:webHidden/>
              </w:rPr>
            </w:r>
            <w:r>
              <w:rPr>
                <w:noProof/>
                <w:webHidden/>
              </w:rPr>
              <w:fldChar w:fldCharType="separate"/>
            </w:r>
            <w:r>
              <w:rPr>
                <w:noProof/>
                <w:webHidden/>
              </w:rPr>
              <w:t>10</w:t>
            </w:r>
            <w:r>
              <w:rPr>
                <w:noProof/>
                <w:webHidden/>
              </w:rPr>
              <w:fldChar w:fldCharType="end"/>
            </w:r>
          </w:hyperlink>
        </w:p>
        <w:p w14:paraId="233A1DD4" w14:textId="058CE1E9"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91" w:history="1">
            <w:r w:rsidRPr="00486257">
              <w:rPr>
                <w:rStyle w:val="aa"/>
                <w:noProof/>
              </w:rPr>
              <w:t>2.6.3</w:t>
            </w:r>
            <w:r>
              <w:rPr>
                <w:rFonts w:asciiTheme="minorHAnsi" w:eastAsiaTheme="minorEastAsia" w:hAnsiTheme="minorHAnsi" w:cstheme="minorBidi"/>
                <w:noProof/>
                <w:kern w:val="2"/>
              </w:rPr>
              <w:tab/>
            </w:r>
            <w:r w:rsidRPr="00486257">
              <w:rPr>
                <w:rStyle w:val="aa"/>
                <w:noProof/>
              </w:rPr>
              <w:t>趋势分析</w:t>
            </w:r>
            <w:r>
              <w:rPr>
                <w:noProof/>
                <w:webHidden/>
              </w:rPr>
              <w:tab/>
            </w:r>
            <w:r>
              <w:rPr>
                <w:noProof/>
                <w:webHidden/>
              </w:rPr>
              <w:fldChar w:fldCharType="begin"/>
            </w:r>
            <w:r>
              <w:rPr>
                <w:noProof/>
                <w:webHidden/>
              </w:rPr>
              <w:instrText xml:space="preserve"> PAGEREF _Toc529651791 \h </w:instrText>
            </w:r>
            <w:r>
              <w:rPr>
                <w:noProof/>
                <w:webHidden/>
              </w:rPr>
            </w:r>
            <w:r>
              <w:rPr>
                <w:noProof/>
                <w:webHidden/>
              </w:rPr>
              <w:fldChar w:fldCharType="separate"/>
            </w:r>
            <w:r>
              <w:rPr>
                <w:noProof/>
                <w:webHidden/>
              </w:rPr>
              <w:t>10</w:t>
            </w:r>
            <w:r>
              <w:rPr>
                <w:noProof/>
                <w:webHidden/>
              </w:rPr>
              <w:fldChar w:fldCharType="end"/>
            </w:r>
          </w:hyperlink>
        </w:p>
        <w:p w14:paraId="079716B3" w14:textId="16B55862" w:rsidR="00F27A63" w:rsidRDefault="00F27A63">
          <w:pPr>
            <w:pStyle w:val="TOC3"/>
            <w:tabs>
              <w:tab w:val="left" w:pos="1680"/>
              <w:tab w:val="right" w:leader="dot" w:pos="8296"/>
            </w:tabs>
            <w:rPr>
              <w:rFonts w:asciiTheme="minorHAnsi" w:eastAsiaTheme="minorEastAsia" w:hAnsiTheme="minorHAnsi" w:cstheme="minorBidi"/>
              <w:noProof/>
              <w:kern w:val="2"/>
            </w:rPr>
          </w:pPr>
          <w:hyperlink w:anchor="_Toc529651792" w:history="1">
            <w:r w:rsidRPr="00486257">
              <w:rPr>
                <w:rStyle w:val="aa"/>
                <w:noProof/>
              </w:rPr>
              <w:t>2.6.4</w:t>
            </w:r>
            <w:r>
              <w:rPr>
                <w:rFonts w:asciiTheme="minorHAnsi" w:eastAsiaTheme="minorEastAsia" w:hAnsiTheme="minorHAnsi" w:cstheme="minorBidi"/>
                <w:noProof/>
                <w:kern w:val="2"/>
              </w:rPr>
              <w:tab/>
            </w:r>
            <w:r w:rsidRPr="00486257">
              <w:rPr>
                <w:rStyle w:val="aa"/>
                <w:noProof/>
              </w:rPr>
              <w:t>项目变更的CCB流程</w:t>
            </w:r>
            <w:r>
              <w:rPr>
                <w:noProof/>
                <w:webHidden/>
              </w:rPr>
              <w:tab/>
            </w:r>
            <w:r>
              <w:rPr>
                <w:noProof/>
                <w:webHidden/>
              </w:rPr>
              <w:fldChar w:fldCharType="begin"/>
            </w:r>
            <w:r>
              <w:rPr>
                <w:noProof/>
                <w:webHidden/>
              </w:rPr>
              <w:instrText xml:space="preserve"> PAGEREF _Toc529651792 \h </w:instrText>
            </w:r>
            <w:r>
              <w:rPr>
                <w:noProof/>
                <w:webHidden/>
              </w:rPr>
            </w:r>
            <w:r>
              <w:rPr>
                <w:noProof/>
                <w:webHidden/>
              </w:rPr>
              <w:fldChar w:fldCharType="separate"/>
            </w:r>
            <w:r>
              <w:rPr>
                <w:noProof/>
                <w:webHidden/>
              </w:rPr>
              <w:t>10</w:t>
            </w:r>
            <w:r>
              <w:rPr>
                <w:noProof/>
                <w:webHidden/>
              </w:rPr>
              <w:fldChar w:fldCharType="end"/>
            </w:r>
          </w:hyperlink>
        </w:p>
        <w:p w14:paraId="7E6C7D2F" w14:textId="51611B4C" w:rsidR="002C7A26" w:rsidRDefault="002C7A26">
          <w:r>
            <w:rPr>
              <w:b/>
              <w:bCs/>
              <w:lang w:val="zh-CN"/>
            </w:rPr>
            <w:fldChar w:fldCharType="end"/>
          </w:r>
        </w:p>
      </w:sdtContent>
    </w:sdt>
    <w:p w14:paraId="68BB923E" w14:textId="77777777" w:rsidR="007557F0" w:rsidRDefault="007557F0" w:rsidP="007557F0">
      <w:pPr>
        <w:pStyle w:val="a"/>
        <w:numPr>
          <w:ilvl w:val="0"/>
          <w:numId w:val="6"/>
        </w:numPr>
      </w:pPr>
      <w:bookmarkStart w:id="10" w:name="_Toc498726664"/>
      <w:bookmarkStart w:id="11" w:name="_Toc501246296"/>
      <w:bookmarkStart w:id="12" w:name="_Toc502228459"/>
      <w:bookmarkStart w:id="13" w:name="_Toc529651755"/>
      <w:bookmarkStart w:id="14" w:name="_GoBack"/>
      <w:bookmarkEnd w:id="14"/>
      <w:r>
        <w:rPr>
          <w:rFonts w:hint="eastAsia"/>
        </w:rPr>
        <w:lastRenderedPageBreak/>
        <w:t>引言</w:t>
      </w:r>
      <w:bookmarkEnd w:id="10"/>
      <w:bookmarkEnd w:id="11"/>
      <w:bookmarkEnd w:id="12"/>
      <w:bookmarkEnd w:id="13"/>
    </w:p>
    <w:p w14:paraId="7EE648F5" w14:textId="77777777" w:rsidR="007557F0" w:rsidRDefault="007557F0" w:rsidP="007557F0">
      <w:pPr>
        <w:pStyle w:val="a0"/>
        <w:numPr>
          <w:ilvl w:val="1"/>
          <w:numId w:val="6"/>
        </w:numPr>
      </w:pPr>
      <w:bookmarkStart w:id="15" w:name="_Toc498726665"/>
      <w:bookmarkStart w:id="16" w:name="_Toc501246297"/>
      <w:bookmarkStart w:id="17" w:name="_Toc502228460"/>
      <w:bookmarkStart w:id="18" w:name="_Toc529651756"/>
      <w:r w:rsidRPr="00525C93">
        <w:rPr>
          <w:rFonts w:hint="eastAsia"/>
        </w:rPr>
        <w:t>编写目的</w:t>
      </w:r>
      <w:bookmarkEnd w:id="15"/>
      <w:bookmarkEnd w:id="16"/>
      <w:bookmarkEnd w:id="17"/>
      <w:bookmarkEnd w:id="18"/>
    </w:p>
    <w:p w14:paraId="3CD17427" w14:textId="2269D0A6" w:rsidR="007557F0" w:rsidRPr="003D026A" w:rsidRDefault="007557F0" w:rsidP="007557F0">
      <w:pPr>
        <w:ind w:firstLineChars="200" w:firstLine="420"/>
      </w:pPr>
      <w:r w:rsidRPr="007557F0">
        <w:rPr>
          <w:rFonts w:hint="eastAsia"/>
          <w:szCs w:val="21"/>
        </w:rPr>
        <w:t>本子计划的撰写目的是明确需求工程项目计划的范围，描述将如何定义、制定、监督、控制和确认项目范围。范围管理计划是制定项目管理计划过程和其他范围管理过程的主要输入。</w:t>
      </w:r>
      <w:r w:rsidR="00281F52" w:rsidRPr="00281F52">
        <w:rPr>
          <w:rFonts w:hint="eastAsia"/>
          <w:szCs w:val="21"/>
        </w:rPr>
        <w:t>管理项目范</w:t>
      </w:r>
      <w:r w:rsidR="00281F52" w:rsidRPr="00281F52">
        <w:rPr>
          <w:szCs w:val="21"/>
        </w:rPr>
        <w:t>围主要在于定义和控制哪些工作应该包括在项目内，哪些不应该包括在项目内。</w:t>
      </w:r>
    </w:p>
    <w:p w14:paraId="4A61E345" w14:textId="77777777" w:rsidR="007557F0" w:rsidRDefault="007557F0" w:rsidP="007557F0">
      <w:pPr>
        <w:pStyle w:val="a0"/>
        <w:numPr>
          <w:ilvl w:val="1"/>
          <w:numId w:val="6"/>
        </w:numPr>
      </w:pPr>
      <w:bookmarkStart w:id="19" w:name="_Toc498726666"/>
      <w:bookmarkStart w:id="20" w:name="_Toc501246298"/>
      <w:bookmarkStart w:id="21" w:name="_Toc502228461"/>
      <w:bookmarkStart w:id="22" w:name="_Toc529651757"/>
      <w:r w:rsidRPr="00525C93">
        <w:t>背景</w:t>
      </w:r>
      <w:bookmarkEnd w:id="19"/>
      <w:bookmarkEnd w:id="20"/>
      <w:bookmarkEnd w:id="21"/>
      <w:bookmarkEnd w:id="22"/>
    </w:p>
    <w:p w14:paraId="2858A582" w14:textId="77777777" w:rsidR="007557F0" w:rsidRDefault="007557F0" w:rsidP="007557F0">
      <w:pPr>
        <w:pStyle w:val="a1"/>
        <w:numPr>
          <w:ilvl w:val="2"/>
          <w:numId w:val="6"/>
        </w:numPr>
      </w:pPr>
      <w:bookmarkStart w:id="23" w:name="_Toc498726667"/>
      <w:bookmarkStart w:id="24" w:name="_Toc501246299"/>
      <w:bookmarkStart w:id="25" w:name="_Toc502228462"/>
      <w:bookmarkStart w:id="26" w:name="_Toc529651758"/>
      <w:r w:rsidRPr="00525C93">
        <w:t>项目名称</w:t>
      </w:r>
      <w:bookmarkEnd w:id="23"/>
      <w:bookmarkEnd w:id="24"/>
      <w:bookmarkEnd w:id="25"/>
      <w:bookmarkEnd w:id="26"/>
    </w:p>
    <w:p w14:paraId="6BD24517" w14:textId="77777777" w:rsidR="007557F0" w:rsidRPr="00723450" w:rsidRDefault="007557F0" w:rsidP="007557F0">
      <w:pPr>
        <w:ind w:leftChars="200" w:left="420"/>
      </w:pPr>
      <w:r w:rsidRPr="00452D51">
        <w:rPr>
          <w:rFonts w:hint="eastAsia"/>
        </w:rPr>
        <w:t>软件工程系列课程教学辅助网站</w:t>
      </w:r>
    </w:p>
    <w:p w14:paraId="7CB16D87" w14:textId="77777777" w:rsidR="007557F0" w:rsidRDefault="007557F0" w:rsidP="007557F0">
      <w:pPr>
        <w:pStyle w:val="a1"/>
        <w:numPr>
          <w:ilvl w:val="2"/>
          <w:numId w:val="6"/>
        </w:numPr>
      </w:pPr>
      <w:bookmarkStart w:id="27" w:name="_Toc498642446"/>
      <w:bookmarkStart w:id="28" w:name="_Toc501246300"/>
      <w:bookmarkStart w:id="29" w:name="_Toc502228463"/>
      <w:bookmarkStart w:id="30" w:name="_Toc529651759"/>
      <w:r>
        <w:rPr>
          <w:rFonts w:hint="eastAsia"/>
        </w:rPr>
        <w:t>项目提出者</w:t>
      </w:r>
      <w:bookmarkEnd w:id="27"/>
      <w:bookmarkEnd w:id="28"/>
      <w:bookmarkEnd w:id="29"/>
      <w:bookmarkEnd w:id="30"/>
    </w:p>
    <w:p w14:paraId="3DC3BCB8" w14:textId="77777777" w:rsidR="007557F0" w:rsidRPr="008F7194" w:rsidRDefault="007557F0" w:rsidP="007557F0">
      <w:r w:rsidRPr="008F7194">
        <w:rPr>
          <w:rFonts w:hint="eastAsia"/>
        </w:rPr>
        <w:t>下表简述了</w:t>
      </w:r>
      <w:r>
        <w:rPr>
          <w:rFonts w:hint="eastAsia"/>
        </w:rPr>
        <w:t>项目提出</w:t>
      </w:r>
      <w:r>
        <w:t>者的</w:t>
      </w:r>
      <w:r w:rsidRPr="008F7194">
        <w:rPr>
          <w:rFonts w:hint="eastAsia"/>
        </w:rPr>
        <w:t>联系方式信息。</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2592"/>
        <w:gridCol w:w="2130"/>
        <w:gridCol w:w="2130"/>
      </w:tblGrid>
      <w:tr w:rsidR="007557F0" w14:paraId="568A7E13" w14:textId="77777777" w:rsidTr="00973DAA">
        <w:tc>
          <w:tcPr>
            <w:tcW w:w="1668" w:type="dxa"/>
            <w:shd w:val="clear" w:color="auto" w:fill="BDD6EE"/>
          </w:tcPr>
          <w:p w14:paraId="192BAF3F" w14:textId="77777777" w:rsidR="007557F0" w:rsidRPr="002C70E3" w:rsidRDefault="007557F0" w:rsidP="00973DAA">
            <w:pPr>
              <w:ind w:firstLine="422"/>
              <w:rPr>
                <w:b/>
              </w:rPr>
            </w:pPr>
            <w:r w:rsidRPr="002C70E3">
              <w:rPr>
                <w:rFonts w:hint="eastAsia"/>
                <w:b/>
              </w:rPr>
              <w:t>姓名</w:t>
            </w:r>
          </w:p>
        </w:tc>
        <w:tc>
          <w:tcPr>
            <w:tcW w:w="2592" w:type="dxa"/>
            <w:shd w:val="clear" w:color="auto" w:fill="BDD6EE"/>
          </w:tcPr>
          <w:p w14:paraId="3BEEB38B" w14:textId="77777777" w:rsidR="007557F0" w:rsidRPr="002C70E3" w:rsidRDefault="007557F0" w:rsidP="00973DAA">
            <w:pPr>
              <w:ind w:firstLine="422"/>
              <w:rPr>
                <w:b/>
              </w:rPr>
            </w:pPr>
            <w:r w:rsidRPr="002C70E3">
              <w:rPr>
                <w:rFonts w:hint="eastAsia"/>
                <w:b/>
              </w:rPr>
              <w:t>联系电话</w:t>
            </w:r>
          </w:p>
        </w:tc>
        <w:tc>
          <w:tcPr>
            <w:tcW w:w="2130" w:type="dxa"/>
            <w:shd w:val="clear" w:color="auto" w:fill="BDD6EE"/>
          </w:tcPr>
          <w:p w14:paraId="4F6AA30D" w14:textId="77777777" w:rsidR="007557F0" w:rsidRPr="002C70E3" w:rsidRDefault="007557F0" w:rsidP="00973DAA">
            <w:pPr>
              <w:ind w:firstLine="422"/>
              <w:rPr>
                <w:b/>
              </w:rPr>
            </w:pPr>
            <w:r w:rsidRPr="002C70E3">
              <w:rPr>
                <w:rFonts w:hint="eastAsia"/>
                <w:b/>
              </w:rPr>
              <w:t>邮箱</w:t>
            </w:r>
          </w:p>
        </w:tc>
        <w:tc>
          <w:tcPr>
            <w:tcW w:w="2130" w:type="dxa"/>
            <w:shd w:val="clear" w:color="auto" w:fill="BDD6EE"/>
          </w:tcPr>
          <w:p w14:paraId="48FE1578" w14:textId="77777777" w:rsidR="007557F0" w:rsidRPr="002C70E3" w:rsidRDefault="007557F0" w:rsidP="00973DAA">
            <w:pPr>
              <w:ind w:firstLine="422"/>
              <w:rPr>
                <w:b/>
              </w:rPr>
            </w:pPr>
            <w:r w:rsidRPr="002C70E3">
              <w:rPr>
                <w:rFonts w:hint="eastAsia"/>
                <w:b/>
              </w:rPr>
              <w:t>地址</w:t>
            </w:r>
          </w:p>
        </w:tc>
      </w:tr>
      <w:tr w:rsidR="007557F0" w14:paraId="31BB85F7" w14:textId="77777777" w:rsidTr="00973DAA">
        <w:tc>
          <w:tcPr>
            <w:tcW w:w="1668" w:type="dxa"/>
            <w:shd w:val="clear" w:color="auto" w:fill="auto"/>
          </w:tcPr>
          <w:p w14:paraId="1A1384CF" w14:textId="77777777" w:rsidR="007557F0" w:rsidRPr="002C70E3" w:rsidRDefault="007557F0" w:rsidP="00973DAA">
            <w:pPr>
              <w:ind w:firstLine="420"/>
            </w:pPr>
            <w:r w:rsidRPr="002C70E3">
              <w:rPr>
                <w:rFonts w:hint="eastAsia"/>
              </w:rPr>
              <w:t>杨枨</w:t>
            </w:r>
          </w:p>
        </w:tc>
        <w:tc>
          <w:tcPr>
            <w:tcW w:w="2592" w:type="dxa"/>
            <w:shd w:val="clear" w:color="auto" w:fill="auto"/>
          </w:tcPr>
          <w:p w14:paraId="79DAADDF" w14:textId="77777777" w:rsidR="007557F0" w:rsidRPr="00FA49F6" w:rsidRDefault="007557F0" w:rsidP="00973DAA">
            <w:pPr>
              <w:ind w:firstLine="420"/>
            </w:pPr>
            <w:r w:rsidRPr="00FA49F6">
              <w:rPr>
                <w:rFonts w:hint="eastAsia"/>
              </w:rPr>
              <w:t>13357102333</w:t>
            </w:r>
          </w:p>
        </w:tc>
        <w:tc>
          <w:tcPr>
            <w:tcW w:w="2130" w:type="dxa"/>
            <w:shd w:val="clear" w:color="auto" w:fill="auto"/>
          </w:tcPr>
          <w:p w14:paraId="554D3873" w14:textId="77777777" w:rsidR="007557F0" w:rsidRPr="00FA49F6" w:rsidRDefault="00444937" w:rsidP="00973DAA">
            <w:hyperlink r:id="rId9" w:history="1">
              <w:r w:rsidR="007557F0" w:rsidRPr="00FA49F6">
                <w:t>yangc@zucc.edu.cn</w:t>
              </w:r>
            </w:hyperlink>
          </w:p>
        </w:tc>
        <w:tc>
          <w:tcPr>
            <w:tcW w:w="2130" w:type="dxa"/>
            <w:shd w:val="clear" w:color="auto" w:fill="auto"/>
          </w:tcPr>
          <w:p w14:paraId="0E7B781C" w14:textId="77777777" w:rsidR="007557F0" w:rsidRPr="00FA49F6" w:rsidRDefault="007557F0" w:rsidP="00973DAA">
            <w:pPr>
              <w:ind w:firstLine="420"/>
            </w:pPr>
            <w:r w:rsidRPr="00FA49F6">
              <w:rPr>
                <w:rFonts w:hint="eastAsia"/>
              </w:rPr>
              <w:t>理四504</w:t>
            </w:r>
          </w:p>
        </w:tc>
      </w:tr>
      <w:tr w:rsidR="007557F0" w14:paraId="0CD2AA9A" w14:textId="77777777" w:rsidTr="00973DAA">
        <w:tc>
          <w:tcPr>
            <w:tcW w:w="1668" w:type="dxa"/>
            <w:shd w:val="clear" w:color="auto" w:fill="auto"/>
          </w:tcPr>
          <w:p w14:paraId="020F2CA0" w14:textId="77777777" w:rsidR="007557F0" w:rsidRPr="002C70E3" w:rsidRDefault="007557F0" w:rsidP="00973DAA">
            <w:pPr>
              <w:ind w:firstLine="420"/>
            </w:pPr>
            <w:r w:rsidRPr="002C70E3">
              <w:rPr>
                <w:rFonts w:hint="eastAsia"/>
              </w:rPr>
              <w:t>侯宏仑</w:t>
            </w:r>
          </w:p>
        </w:tc>
        <w:tc>
          <w:tcPr>
            <w:tcW w:w="2592" w:type="dxa"/>
            <w:shd w:val="clear" w:color="auto" w:fill="auto"/>
          </w:tcPr>
          <w:p w14:paraId="1B2FAC13" w14:textId="77777777" w:rsidR="007557F0" w:rsidRPr="00FA49F6" w:rsidRDefault="007557F0" w:rsidP="00973DAA">
            <w:pPr>
              <w:ind w:firstLine="420"/>
            </w:pPr>
            <w:r w:rsidRPr="00FA49F6">
              <w:rPr>
                <w:rFonts w:hint="eastAsia"/>
              </w:rPr>
              <w:t>13071858629</w:t>
            </w:r>
          </w:p>
        </w:tc>
        <w:tc>
          <w:tcPr>
            <w:tcW w:w="2130" w:type="dxa"/>
            <w:shd w:val="clear" w:color="auto" w:fill="auto"/>
          </w:tcPr>
          <w:p w14:paraId="0EE9265B" w14:textId="77777777" w:rsidR="007557F0" w:rsidRPr="00FA49F6" w:rsidRDefault="00444937" w:rsidP="00973DAA">
            <w:hyperlink r:id="rId10" w:history="1">
              <w:r w:rsidR="007557F0" w:rsidRPr="00C2156B">
                <w:t>houhl@</w:t>
              </w:r>
              <w:r w:rsidR="007557F0" w:rsidRPr="00C2156B">
                <w:rPr>
                  <w:rFonts w:hint="eastAsia"/>
                </w:rPr>
                <w:t>zucc</w:t>
              </w:r>
              <w:r w:rsidR="007557F0" w:rsidRPr="00C2156B">
                <w:t>.edu.cn</w:t>
              </w:r>
            </w:hyperlink>
          </w:p>
        </w:tc>
        <w:tc>
          <w:tcPr>
            <w:tcW w:w="2130" w:type="dxa"/>
            <w:shd w:val="clear" w:color="auto" w:fill="auto"/>
          </w:tcPr>
          <w:p w14:paraId="2171262F" w14:textId="77777777" w:rsidR="007557F0" w:rsidRPr="00FA49F6" w:rsidRDefault="007557F0" w:rsidP="00973DAA">
            <w:pPr>
              <w:ind w:firstLine="420"/>
            </w:pPr>
            <w:r w:rsidRPr="00FA49F6">
              <w:rPr>
                <w:rFonts w:hint="eastAsia"/>
              </w:rPr>
              <w:t>理四501</w:t>
            </w:r>
          </w:p>
        </w:tc>
      </w:tr>
    </w:tbl>
    <w:p w14:paraId="08E77B0A" w14:textId="77777777" w:rsidR="007557F0" w:rsidRDefault="007557F0" w:rsidP="007557F0">
      <w:pPr>
        <w:pStyle w:val="a1"/>
        <w:numPr>
          <w:ilvl w:val="2"/>
          <w:numId w:val="6"/>
        </w:numPr>
      </w:pPr>
      <w:bookmarkStart w:id="31" w:name="_Toc498642447"/>
      <w:bookmarkStart w:id="32" w:name="_Toc501246301"/>
      <w:bookmarkStart w:id="33" w:name="_Toc502228464"/>
      <w:bookmarkStart w:id="34" w:name="_Toc529651760"/>
      <w:r>
        <w:rPr>
          <w:rFonts w:hint="eastAsia"/>
        </w:rPr>
        <w:t>项目</w:t>
      </w:r>
      <w:r>
        <w:t>开发团队</w:t>
      </w:r>
      <w:bookmarkEnd w:id="31"/>
      <w:bookmarkEnd w:id="32"/>
      <w:bookmarkEnd w:id="33"/>
      <w:bookmarkEnd w:id="34"/>
    </w:p>
    <w:p w14:paraId="3367DEBD" w14:textId="77777777" w:rsidR="007557F0" w:rsidRPr="009818C8" w:rsidRDefault="007557F0" w:rsidP="007557F0">
      <w:r>
        <w:rPr>
          <w:rFonts w:hint="eastAsia"/>
        </w:rPr>
        <w:t>下表</w:t>
      </w:r>
      <w:r>
        <w:t>简述</w:t>
      </w:r>
      <w:r>
        <w:rPr>
          <w:rFonts w:hint="eastAsia"/>
        </w:rPr>
        <w:t>了</w:t>
      </w:r>
      <w:r>
        <w:t>整个开发团队的成员联系方式信息。</w:t>
      </w:r>
    </w:p>
    <w:tbl>
      <w:tblPr>
        <w:tblW w:w="87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3"/>
        <w:gridCol w:w="672"/>
        <w:gridCol w:w="1548"/>
        <w:gridCol w:w="1858"/>
        <w:gridCol w:w="2201"/>
        <w:gridCol w:w="1246"/>
      </w:tblGrid>
      <w:tr w:rsidR="003C7378" w:rsidRPr="00966B6F" w14:paraId="3E951608" w14:textId="77777777" w:rsidTr="00487C9B">
        <w:trPr>
          <w:trHeight w:val="260"/>
        </w:trPr>
        <w:tc>
          <w:tcPr>
            <w:tcW w:w="1263" w:type="dxa"/>
            <w:shd w:val="clear" w:color="000000" w:fill="BDD7EE"/>
            <w:noWrap/>
            <w:vAlign w:val="center"/>
            <w:hideMark/>
          </w:tcPr>
          <w:p w14:paraId="32D8C3AA" w14:textId="77777777" w:rsidR="003C7378" w:rsidRPr="00966B6F" w:rsidRDefault="003C7378" w:rsidP="00973DAA">
            <w:pPr>
              <w:rPr>
                <w:rFonts w:ascii="等线" w:eastAsia="等线" w:hAnsi="等线"/>
                <w:color w:val="000000"/>
                <w:sz w:val="22"/>
              </w:rPr>
            </w:pPr>
            <w:r>
              <w:rPr>
                <w:rFonts w:ascii="等线" w:eastAsia="等线" w:hAnsi="等线" w:hint="eastAsia"/>
                <w:color w:val="000000"/>
                <w:sz w:val="22"/>
              </w:rPr>
              <w:t>姓名</w:t>
            </w:r>
          </w:p>
        </w:tc>
        <w:tc>
          <w:tcPr>
            <w:tcW w:w="672" w:type="dxa"/>
            <w:shd w:val="clear" w:color="000000" w:fill="BDD7EE"/>
          </w:tcPr>
          <w:p w14:paraId="40D723C7" w14:textId="77777777" w:rsidR="003C7378" w:rsidRDefault="003C7378" w:rsidP="00973DAA">
            <w:pPr>
              <w:rPr>
                <w:rFonts w:ascii="等线" w:eastAsia="等线" w:hAnsi="等线"/>
                <w:color w:val="000000"/>
                <w:sz w:val="22"/>
              </w:rPr>
            </w:pPr>
            <w:r>
              <w:rPr>
                <w:rFonts w:ascii="等线" w:eastAsia="等线" w:hAnsi="等线" w:hint="eastAsia"/>
                <w:color w:val="000000"/>
                <w:sz w:val="22"/>
              </w:rPr>
              <w:t>职位</w:t>
            </w:r>
          </w:p>
        </w:tc>
        <w:tc>
          <w:tcPr>
            <w:tcW w:w="1548" w:type="dxa"/>
            <w:shd w:val="clear" w:color="000000" w:fill="BDD7EE"/>
            <w:noWrap/>
            <w:vAlign w:val="center"/>
            <w:hideMark/>
          </w:tcPr>
          <w:p w14:paraId="18846D06" w14:textId="77777777" w:rsidR="003C7378" w:rsidRPr="00966B6F" w:rsidRDefault="003C7378" w:rsidP="00973DAA">
            <w:pPr>
              <w:rPr>
                <w:rFonts w:ascii="等线" w:eastAsia="等线" w:hAnsi="等线"/>
                <w:color w:val="000000"/>
                <w:sz w:val="22"/>
              </w:rPr>
            </w:pPr>
            <w:r>
              <w:rPr>
                <w:rFonts w:ascii="等线" w:eastAsia="等线" w:hAnsi="等线" w:hint="eastAsia"/>
                <w:color w:val="000000"/>
                <w:sz w:val="22"/>
              </w:rPr>
              <w:t>电话</w:t>
            </w:r>
          </w:p>
        </w:tc>
        <w:tc>
          <w:tcPr>
            <w:tcW w:w="1858" w:type="dxa"/>
            <w:shd w:val="clear" w:color="000000" w:fill="BDD7EE"/>
          </w:tcPr>
          <w:p w14:paraId="41D0D2FF" w14:textId="4F9B31A2" w:rsidR="003C7378" w:rsidRDefault="003C7378" w:rsidP="00973DAA">
            <w:pPr>
              <w:rPr>
                <w:rFonts w:ascii="等线" w:eastAsia="等线" w:hAnsi="等线"/>
                <w:color w:val="000000"/>
                <w:sz w:val="22"/>
              </w:rPr>
            </w:pPr>
            <w:r>
              <w:rPr>
                <w:rFonts w:ascii="等线" w:eastAsia="等线" w:hAnsi="等线" w:hint="eastAsia"/>
                <w:color w:val="000000"/>
                <w:sz w:val="22"/>
              </w:rPr>
              <w:t>微信号</w:t>
            </w:r>
          </w:p>
        </w:tc>
        <w:tc>
          <w:tcPr>
            <w:tcW w:w="2201" w:type="dxa"/>
            <w:shd w:val="clear" w:color="000000" w:fill="BDD7EE"/>
          </w:tcPr>
          <w:p w14:paraId="2B574FF4" w14:textId="3FAF4402" w:rsidR="003C7378" w:rsidRDefault="003C7378" w:rsidP="00973DAA">
            <w:pPr>
              <w:rPr>
                <w:rFonts w:ascii="等线" w:eastAsia="等线" w:hAnsi="等线"/>
                <w:color w:val="000000"/>
                <w:sz w:val="22"/>
              </w:rPr>
            </w:pPr>
            <w:r>
              <w:rPr>
                <w:rFonts w:ascii="等线" w:eastAsia="等线" w:hAnsi="等线" w:hint="eastAsia"/>
                <w:color w:val="000000"/>
                <w:sz w:val="22"/>
              </w:rPr>
              <w:t>邮箱</w:t>
            </w:r>
          </w:p>
        </w:tc>
        <w:tc>
          <w:tcPr>
            <w:tcW w:w="1246" w:type="dxa"/>
            <w:shd w:val="clear" w:color="000000" w:fill="BDD7EE"/>
          </w:tcPr>
          <w:p w14:paraId="4FA31623" w14:textId="77777777" w:rsidR="003C7378" w:rsidRDefault="003C7378" w:rsidP="00973DAA">
            <w:pPr>
              <w:rPr>
                <w:rFonts w:ascii="等线" w:eastAsia="等线" w:hAnsi="等线"/>
                <w:color w:val="000000"/>
                <w:sz w:val="22"/>
              </w:rPr>
            </w:pPr>
            <w:r>
              <w:rPr>
                <w:rFonts w:ascii="等线" w:eastAsia="等线" w:hAnsi="等线" w:hint="eastAsia"/>
                <w:color w:val="000000"/>
                <w:sz w:val="22"/>
              </w:rPr>
              <w:t>所在地</w:t>
            </w:r>
          </w:p>
        </w:tc>
      </w:tr>
      <w:tr w:rsidR="003C7378" w:rsidRPr="0055154F" w14:paraId="7382FB82" w14:textId="77777777" w:rsidTr="00487C9B">
        <w:trPr>
          <w:trHeight w:val="260"/>
        </w:trPr>
        <w:tc>
          <w:tcPr>
            <w:tcW w:w="1263" w:type="dxa"/>
            <w:shd w:val="clear" w:color="000000" w:fill="C6E0B4"/>
            <w:noWrap/>
            <w:hideMark/>
          </w:tcPr>
          <w:p w14:paraId="787AF829" w14:textId="6B46FB98" w:rsidR="003C7378" w:rsidRPr="00966B6F" w:rsidRDefault="003C7378" w:rsidP="003C7378">
            <w:pPr>
              <w:rPr>
                <w:rFonts w:ascii="等线" w:eastAsia="等线" w:hAnsi="等线"/>
                <w:color w:val="000000"/>
                <w:sz w:val="22"/>
              </w:rPr>
            </w:pPr>
            <w:r w:rsidRPr="009A5191">
              <w:rPr>
                <w:rFonts w:hint="eastAsia"/>
              </w:rPr>
              <w:t>沈启航</w:t>
            </w:r>
          </w:p>
        </w:tc>
        <w:tc>
          <w:tcPr>
            <w:tcW w:w="672" w:type="dxa"/>
          </w:tcPr>
          <w:p w14:paraId="208F3322" w14:textId="2901B4FD" w:rsidR="003C7378" w:rsidRPr="0055154F" w:rsidRDefault="003C7378" w:rsidP="003C7378">
            <w:pPr>
              <w:rPr>
                <w:rFonts w:asciiTheme="minorEastAsia" w:eastAsiaTheme="minorEastAsia" w:hAnsiTheme="minorEastAsia"/>
                <w:sz w:val="20"/>
                <w:szCs w:val="20"/>
              </w:rPr>
            </w:pPr>
            <w:r w:rsidRPr="009A5191">
              <w:t>组长</w:t>
            </w:r>
          </w:p>
        </w:tc>
        <w:tc>
          <w:tcPr>
            <w:tcW w:w="1548" w:type="dxa"/>
            <w:shd w:val="clear" w:color="auto" w:fill="auto"/>
            <w:noWrap/>
            <w:hideMark/>
          </w:tcPr>
          <w:p w14:paraId="30A96B1B" w14:textId="40DE9AF0" w:rsidR="003C7378" w:rsidRPr="0055154F" w:rsidRDefault="003C7378" w:rsidP="003C7378">
            <w:pPr>
              <w:rPr>
                <w:rFonts w:asciiTheme="minorEastAsia" w:eastAsiaTheme="minorEastAsia" w:hAnsiTheme="minorEastAsia"/>
                <w:sz w:val="20"/>
                <w:szCs w:val="20"/>
              </w:rPr>
            </w:pPr>
            <w:r w:rsidRPr="009A5191">
              <w:t>15988122404</w:t>
            </w:r>
          </w:p>
        </w:tc>
        <w:tc>
          <w:tcPr>
            <w:tcW w:w="1858" w:type="dxa"/>
          </w:tcPr>
          <w:p w14:paraId="19946EC4" w14:textId="1D509224" w:rsidR="003C7378" w:rsidRPr="009A5191" w:rsidRDefault="003C7378" w:rsidP="003C7378">
            <w:r w:rsidRPr="003C7378">
              <w:t>Shenqihang1997</w:t>
            </w:r>
          </w:p>
        </w:tc>
        <w:tc>
          <w:tcPr>
            <w:tcW w:w="2201" w:type="dxa"/>
          </w:tcPr>
          <w:p w14:paraId="6E7EB6C9" w14:textId="033B6B6A" w:rsidR="003C7378" w:rsidRDefault="003C7378" w:rsidP="003C7378">
            <w:pPr>
              <w:rPr>
                <w:rFonts w:asciiTheme="minorEastAsia" w:eastAsiaTheme="minorEastAsia" w:hAnsiTheme="minorEastAsia"/>
                <w:sz w:val="20"/>
                <w:szCs w:val="20"/>
              </w:rPr>
            </w:pPr>
            <w:r w:rsidRPr="009A5191">
              <w:t>31601404@stu.zucc.edu.cn</w:t>
            </w:r>
          </w:p>
        </w:tc>
        <w:tc>
          <w:tcPr>
            <w:tcW w:w="1246" w:type="dxa"/>
          </w:tcPr>
          <w:p w14:paraId="0E371DE8" w14:textId="70768BA3" w:rsidR="003C7378" w:rsidRDefault="003C7378" w:rsidP="003C7378">
            <w:pPr>
              <w:rPr>
                <w:rFonts w:asciiTheme="minorEastAsia" w:eastAsiaTheme="minorEastAsia" w:hAnsiTheme="minorEastAsia"/>
                <w:sz w:val="20"/>
                <w:szCs w:val="20"/>
              </w:rPr>
            </w:pPr>
            <w:r w:rsidRPr="009A5191">
              <w:t>弘毅B1-614</w:t>
            </w:r>
          </w:p>
        </w:tc>
      </w:tr>
      <w:tr w:rsidR="003C7378" w:rsidRPr="0055154F" w14:paraId="661096B3" w14:textId="77777777" w:rsidTr="00487C9B">
        <w:trPr>
          <w:trHeight w:val="260"/>
        </w:trPr>
        <w:tc>
          <w:tcPr>
            <w:tcW w:w="1263" w:type="dxa"/>
            <w:shd w:val="clear" w:color="000000" w:fill="C6E0B4"/>
            <w:noWrap/>
            <w:hideMark/>
          </w:tcPr>
          <w:p w14:paraId="02F7AD35" w14:textId="0BB280C3" w:rsidR="003C7378" w:rsidRPr="00966B6F" w:rsidRDefault="003C7378" w:rsidP="003C7378">
            <w:pPr>
              <w:rPr>
                <w:rFonts w:ascii="等线" w:eastAsia="等线" w:hAnsi="等线"/>
                <w:color w:val="000000"/>
                <w:sz w:val="22"/>
              </w:rPr>
            </w:pPr>
            <w:r w:rsidRPr="009A5191">
              <w:rPr>
                <w:rFonts w:hint="eastAsia"/>
              </w:rPr>
              <w:t>叶柏成</w:t>
            </w:r>
          </w:p>
        </w:tc>
        <w:tc>
          <w:tcPr>
            <w:tcW w:w="672" w:type="dxa"/>
          </w:tcPr>
          <w:p w14:paraId="72BC6AD8" w14:textId="2CBCB1AC"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415BE133" w14:textId="310BC275" w:rsidR="003C7378" w:rsidRPr="0055154F" w:rsidRDefault="003C7378" w:rsidP="003C7378">
            <w:pPr>
              <w:rPr>
                <w:rFonts w:asciiTheme="minorEastAsia" w:eastAsiaTheme="minorEastAsia" w:hAnsiTheme="minorEastAsia"/>
                <w:sz w:val="20"/>
                <w:szCs w:val="20"/>
              </w:rPr>
            </w:pPr>
            <w:r w:rsidRPr="009A5191">
              <w:t>13588025779</w:t>
            </w:r>
          </w:p>
        </w:tc>
        <w:tc>
          <w:tcPr>
            <w:tcW w:w="1858" w:type="dxa"/>
          </w:tcPr>
          <w:p w14:paraId="78F234CF" w14:textId="7D6C00E1" w:rsidR="003C7378" w:rsidRPr="009A5191" w:rsidRDefault="003C7378" w:rsidP="003C7378">
            <w:r w:rsidRPr="003C7378">
              <w:t>ye_bai_c</w:t>
            </w:r>
          </w:p>
        </w:tc>
        <w:tc>
          <w:tcPr>
            <w:tcW w:w="2201" w:type="dxa"/>
          </w:tcPr>
          <w:p w14:paraId="7CDB2E53" w14:textId="6E6A23F4" w:rsidR="003C7378" w:rsidRDefault="003C7378" w:rsidP="003C7378">
            <w:pPr>
              <w:rPr>
                <w:rFonts w:asciiTheme="minorEastAsia" w:eastAsiaTheme="minorEastAsia" w:hAnsiTheme="minorEastAsia"/>
                <w:sz w:val="20"/>
                <w:szCs w:val="20"/>
              </w:rPr>
            </w:pPr>
            <w:r w:rsidRPr="009A5191">
              <w:t>31601411@stu.zucc.edu.cn</w:t>
            </w:r>
          </w:p>
        </w:tc>
        <w:tc>
          <w:tcPr>
            <w:tcW w:w="1246" w:type="dxa"/>
          </w:tcPr>
          <w:p w14:paraId="7F8D2D52" w14:textId="5CF1335D" w:rsidR="003C7378" w:rsidRDefault="003C7378" w:rsidP="003C7378">
            <w:pPr>
              <w:rPr>
                <w:rFonts w:asciiTheme="minorEastAsia" w:eastAsiaTheme="minorEastAsia" w:hAnsiTheme="minorEastAsia"/>
                <w:sz w:val="20"/>
                <w:szCs w:val="20"/>
              </w:rPr>
            </w:pPr>
            <w:r w:rsidRPr="009A5191">
              <w:t>弘毅B1-615</w:t>
            </w:r>
          </w:p>
        </w:tc>
      </w:tr>
      <w:tr w:rsidR="003C7378" w:rsidRPr="0055154F" w14:paraId="2CF27CA1" w14:textId="77777777" w:rsidTr="00487C9B">
        <w:trPr>
          <w:trHeight w:val="260"/>
        </w:trPr>
        <w:tc>
          <w:tcPr>
            <w:tcW w:w="1263" w:type="dxa"/>
            <w:shd w:val="clear" w:color="000000" w:fill="C6E0B4"/>
            <w:noWrap/>
            <w:hideMark/>
          </w:tcPr>
          <w:p w14:paraId="2572513B" w14:textId="087B67C1" w:rsidR="003C7378" w:rsidRPr="00966B6F" w:rsidRDefault="003C7378" w:rsidP="003C7378">
            <w:pPr>
              <w:rPr>
                <w:rFonts w:ascii="等线" w:eastAsia="等线" w:hAnsi="等线"/>
                <w:color w:val="000000"/>
                <w:sz w:val="22"/>
              </w:rPr>
            </w:pPr>
            <w:r w:rsidRPr="009A5191">
              <w:rPr>
                <w:rFonts w:hint="eastAsia"/>
              </w:rPr>
              <w:t>杨以恒</w:t>
            </w:r>
          </w:p>
        </w:tc>
        <w:tc>
          <w:tcPr>
            <w:tcW w:w="672" w:type="dxa"/>
          </w:tcPr>
          <w:p w14:paraId="2DA3161B" w14:textId="45BC5E27"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6493E332" w14:textId="2DE2A718" w:rsidR="003C7378" w:rsidRPr="0055154F" w:rsidRDefault="003C7378" w:rsidP="003C7378">
            <w:pPr>
              <w:rPr>
                <w:rFonts w:asciiTheme="minorEastAsia" w:eastAsiaTheme="minorEastAsia" w:hAnsiTheme="minorEastAsia"/>
                <w:sz w:val="20"/>
                <w:szCs w:val="20"/>
              </w:rPr>
            </w:pPr>
            <w:r w:rsidRPr="009A5191">
              <w:t>18989678901</w:t>
            </w:r>
          </w:p>
        </w:tc>
        <w:tc>
          <w:tcPr>
            <w:tcW w:w="1858" w:type="dxa"/>
          </w:tcPr>
          <w:p w14:paraId="13673D30" w14:textId="348CC99C" w:rsidR="003C7378" w:rsidRPr="009A5191" w:rsidRDefault="003C7378" w:rsidP="003C7378">
            <w:r w:rsidRPr="003C7378">
              <w:t>yyh1997219</w:t>
            </w:r>
            <w:r>
              <w:t xml:space="preserve"> </w:t>
            </w:r>
          </w:p>
        </w:tc>
        <w:tc>
          <w:tcPr>
            <w:tcW w:w="2201" w:type="dxa"/>
          </w:tcPr>
          <w:p w14:paraId="187FE9C1" w14:textId="7EE0DC10" w:rsidR="003C7378" w:rsidRPr="00F100C9" w:rsidRDefault="003C7378" w:rsidP="003C7378">
            <w:pPr>
              <w:rPr>
                <w:bCs/>
                <w:color w:val="000000"/>
                <w:szCs w:val="21"/>
              </w:rPr>
            </w:pPr>
            <w:r w:rsidRPr="009A5191">
              <w:t>31601410@stu.zucc.edu.cn</w:t>
            </w:r>
          </w:p>
        </w:tc>
        <w:tc>
          <w:tcPr>
            <w:tcW w:w="1246" w:type="dxa"/>
          </w:tcPr>
          <w:p w14:paraId="7E375CDD" w14:textId="5A5637F2" w:rsidR="003C7378" w:rsidRPr="0055154F" w:rsidRDefault="003C7378" w:rsidP="003C7378">
            <w:pPr>
              <w:rPr>
                <w:rFonts w:asciiTheme="minorEastAsia" w:eastAsiaTheme="minorEastAsia" w:hAnsiTheme="minorEastAsia"/>
                <w:sz w:val="20"/>
                <w:szCs w:val="20"/>
              </w:rPr>
            </w:pPr>
            <w:r w:rsidRPr="009A5191">
              <w:t>弘毅B1-615</w:t>
            </w:r>
          </w:p>
        </w:tc>
      </w:tr>
      <w:tr w:rsidR="003C7378" w:rsidRPr="0055154F" w14:paraId="545F6818" w14:textId="77777777" w:rsidTr="00487C9B">
        <w:trPr>
          <w:trHeight w:val="260"/>
        </w:trPr>
        <w:tc>
          <w:tcPr>
            <w:tcW w:w="1263" w:type="dxa"/>
            <w:shd w:val="clear" w:color="000000" w:fill="C6E0B4"/>
            <w:noWrap/>
            <w:hideMark/>
          </w:tcPr>
          <w:p w14:paraId="6DA3E728" w14:textId="64422E48" w:rsidR="003C7378" w:rsidRPr="00966B6F" w:rsidRDefault="003C7378" w:rsidP="003C7378">
            <w:pPr>
              <w:rPr>
                <w:rFonts w:ascii="等线" w:eastAsia="等线" w:hAnsi="等线"/>
                <w:color w:val="000000"/>
                <w:sz w:val="22"/>
              </w:rPr>
            </w:pPr>
            <w:r w:rsidRPr="009A5191">
              <w:rPr>
                <w:rFonts w:hint="eastAsia"/>
              </w:rPr>
              <w:t>徐哲远</w:t>
            </w:r>
          </w:p>
        </w:tc>
        <w:tc>
          <w:tcPr>
            <w:tcW w:w="672" w:type="dxa"/>
          </w:tcPr>
          <w:p w14:paraId="43E7CBFD" w14:textId="5F42AB21" w:rsidR="003C7378" w:rsidRPr="0055154F"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hideMark/>
          </w:tcPr>
          <w:p w14:paraId="2E897676" w14:textId="2F22C441" w:rsidR="003C7378" w:rsidRPr="0055154F" w:rsidRDefault="003C7378" w:rsidP="003C7378">
            <w:pPr>
              <w:rPr>
                <w:rFonts w:asciiTheme="minorEastAsia" w:eastAsiaTheme="minorEastAsia" w:hAnsiTheme="minorEastAsia"/>
                <w:sz w:val="20"/>
                <w:szCs w:val="20"/>
              </w:rPr>
            </w:pPr>
            <w:r w:rsidRPr="009A5191">
              <w:t>15968805302</w:t>
            </w:r>
          </w:p>
        </w:tc>
        <w:tc>
          <w:tcPr>
            <w:tcW w:w="1858" w:type="dxa"/>
          </w:tcPr>
          <w:p w14:paraId="5E08C847" w14:textId="721A5AA8" w:rsidR="003C7378" w:rsidRPr="009A5191" w:rsidRDefault="003C7378" w:rsidP="003C7378">
            <w:r w:rsidRPr="003C7378">
              <w:t>Francis_scott</w:t>
            </w:r>
          </w:p>
        </w:tc>
        <w:tc>
          <w:tcPr>
            <w:tcW w:w="2201" w:type="dxa"/>
          </w:tcPr>
          <w:p w14:paraId="6A9266A1" w14:textId="7AA31926" w:rsidR="003C7378" w:rsidRPr="00E83435" w:rsidRDefault="003C7378" w:rsidP="003C7378">
            <w:pPr>
              <w:rPr>
                <w:color w:val="000000"/>
                <w:szCs w:val="21"/>
              </w:rPr>
            </w:pPr>
            <w:r w:rsidRPr="009A5191">
              <w:t>31601409@stu.zucc.edu.cn</w:t>
            </w:r>
          </w:p>
        </w:tc>
        <w:tc>
          <w:tcPr>
            <w:tcW w:w="1246" w:type="dxa"/>
          </w:tcPr>
          <w:p w14:paraId="0D781F8F" w14:textId="5B2D567D" w:rsidR="003C7378" w:rsidRDefault="003C7378" w:rsidP="003C7378">
            <w:pPr>
              <w:rPr>
                <w:rFonts w:asciiTheme="minorEastAsia" w:eastAsiaTheme="minorEastAsia" w:hAnsiTheme="minorEastAsia"/>
                <w:sz w:val="20"/>
                <w:szCs w:val="20"/>
              </w:rPr>
            </w:pPr>
            <w:r w:rsidRPr="009A5191">
              <w:t>弘毅B1-615</w:t>
            </w:r>
          </w:p>
        </w:tc>
      </w:tr>
      <w:tr w:rsidR="003C7378" w:rsidRPr="0055154F" w14:paraId="08EECEDE" w14:textId="77777777" w:rsidTr="00487C9B">
        <w:trPr>
          <w:trHeight w:val="260"/>
        </w:trPr>
        <w:tc>
          <w:tcPr>
            <w:tcW w:w="1263" w:type="dxa"/>
            <w:shd w:val="clear" w:color="000000" w:fill="C6E0B4"/>
            <w:noWrap/>
          </w:tcPr>
          <w:p w14:paraId="6B2954EE" w14:textId="5E2E96A5" w:rsidR="003C7378" w:rsidRPr="00966B6F" w:rsidRDefault="003C7378" w:rsidP="003C7378">
            <w:pPr>
              <w:rPr>
                <w:rFonts w:ascii="等线" w:eastAsia="等线" w:hAnsi="等线"/>
                <w:color w:val="000000"/>
                <w:sz w:val="22"/>
              </w:rPr>
            </w:pPr>
            <w:r w:rsidRPr="009A5191">
              <w:rPr>
                <w:rFonts w:hint="eastAsia"/>
              </w:rPr>
              <w:t>骆佳俊</w:t>
            </w:r>
          </w:p>
        </w:tc>
        <w:tc>
          <w:tcPr>
            <w:tcW w:w="672" w:type="dxa"/>
          </w:tcPr>
          <w:p w14:paraId="2BAC241A" w14:textId="5047D10C" w:rsidR="003C7378" w:rsidRDefault="003C7378" w:rsidP="003C7378">
            <w:pPr>
              <w:rPr>
                <w:rFonts w:asciiTheme="minorEastAsia" w:eastAsiaTheme="minorEastAsia" w:hAnsiTheme="minorEastAsia"/>
                <w:sz w:val="20"/>
                <w:szCs w:val="20"/>
              </w:rPr>
            </w:pPr>
            <w:r w:rsidRPr="009A5191">
              <w:t>组员</w:t>
            </w:r>
          </w:p>
        </w:tc>
        <w:tc>
          <w:tcPr>
            <w:tcW w:w="1548" w:type="dxa"/>
            <w:shd w:val="clear" w:color="auto" w:fill="auto"/>
            <w:noWrap/>
          </w:tcPr>
          <w:p w14:paraId="05F1B3D1" w14:textId="19D49087" w:rsidR="003C7378" w:rsidRPr="0055154F" w:rsidRDefault="003C7378" w:rsidP="003C7378">
            <w:pPr>
              <w:rPr>
                <w:rFonts w:asciiTheme="minorEastAsia" w:eastAsiaTheme="minorEastAsia" w:hAnsiTheme="minorEastAsia"/>
                <w:sz w:val="20"/>
                <w:szCs w:val="20"/>
              </w:rPr>
            </w:pPr>
            <w:r w:rsidRPr="009A5191">
              <w:t>18058735546</w:t>
            </w:r>
          </w:p>
        </w:tc>
        <w:tc>
          <w:tcPr>
            <w:tcW w:w="1858" w:type="dxa"/>
          </w:tcPr>
          <w:p w14:paraId="7CD04F95" w14:textId="38E01D28" w:rsidR="003C7378" w:rsidRPr="009A5191" w:rsidRDefault="003C7378" w:rsidP="003C7378">
            <w:r w:rsidRPr="003C7378">
              <w:t>rogervxin</w:t>
            </w:r>
          </w:p>
        </w:tc>
        <w:tc>
          <w:tcPr>
            <w:tcW w:w="2201" w:type="dxa"/>
          </w:tcPr>
          <w:p w14:paraId="248C1F83" w14:textId="11F84734" w:rsidR="003C7378" w:rsidRDefault="003C7378" w:rsidP="003C7378">
            <w:pPr>
              <w:rPr>
                <w:rFonts w:asciiTheme="minorEastAsia" w:eastAsiaTheme="minorEastAsia" w:hAnsiTheme="minorEastAsia"/>
                <w:sz w:val="20"/>
                <w:szCs w:val="20"/>
              </w:rPr>
            </w:pPr>
            <w:r w:rsidRPr="009A5191">
              <w:t>31601215@stu.zucc.edu.cn</w:t>
            </w:r>
          </w:p>
        </w:tc>
        <w:tc>
          <w:tcPr>
            <w:tcW w:w="1246" w:type="dxa"/>
          </w:tcPr>
          <w:p w14:paraId="2EA19C1D" w14:textId="129C4C0E" w:rsidR="003C7378" w:rsidRPr="00E83435" w:rsidRDefault="003C7378" w:rsidP="003C7378">
            <w:pPr>
              <w:rPr>
                <w:color w:val="000000"/>
                <w:szCs w:val="21"/>
              </w:rPr>
            </w:pPr>
            <w:r w:rsidRPr="009A5191">
              <w:t>弘毅B2-206</w:t>
            </w:r>
          </w:p>
        </w:tc>
      </w:tr>
    </w:tbl>
    <w:p w14:paraId="4C82D551" w14:textId="77777777" w:rsidR="007557F0" w:rsidRDefault="007557F0" w:rsidP="007557F0">
      <w:pPr>
        <w:autoSpaceDE w:val="0"/>
        <w:autoSpaceDN w:val="0"/>
        <w:adjustRightInd w:val="0"/>
        <w:ind w:firstLine="420"/>
        <w:rPr>
          <w:szCs w:val="21"/>
          <w:lang w:val="zh-CN"/>
        </w:rPr>
      </w:pPr>
      <w:r>
        <w:rPr>
          <w:rFonts w:hint="eastAsia"/>
          <w:szCs w:val="21"/>
          <w:lang w:val="zh-CN"/>
        </w:rPr>
        <w:t>为了成功地开发该网站</w:t>
      </w:r>
      <w:r>
        <w:rPr>
          <w:rFonts w:hint="eastAsia"/>
          <w:szCs w:val="21"/>
        </w:rPr>
        <w:t>，</w:t>
      </w:r>
      <w:r>
        <w:rPr>
          <w:rFonts w:hint="eastAsia"/>
          <w:szCs w:val="21"/>
          <w:lang w:val="zh-CN"/>
        </w:rPr>
        <w:t>我们首先得得到教师和学院的支持和认可</w:t>
      </w:r>
      <w:r w:rsidRPr="0015684E">
        <w:rPr>
          <w:rFonts w:hint="eastAsia"/>
          <w:szCs w:val="21"/>
        </w:rPr>
        <w:t>；</w:t>
      </w:r>
      <w:r>
        <w:rPr>
          <w:rFonts w:hint="eastAsia"/>
          <w:szCs w:val="21"/>
          <w:lang w:val="zh-CN"/>
        </w:rPr>
        <w:t>还需要得到教师</w:t>
      </w:r>
      <w:r w:rsidRPr="0015684E">
        <w:rPr>
          <w:rFonts w:hint="eastAsia"/>
          <w:szCs w:val="21"/>
        </w:rPr>
        <w:t>，</w:t>
      </w:r>
      <w:r>
        <w:rPr>
          <w:rFonts w:hint="eastAsia"/>
          <w:szCs w:val="21"/>
          <w:lang w:val="zh-CN"/>
        </w:rPr>
        <w:t>同学的高度配合</w:t>
      </w:r>
      <w:r w:rsidRPr="0015684E">
        <w:rPr>
          <w:rFonts w:hint="eastAsia"/>
          <w:szCs w:val="21"/>
        </w:rPr>
        <w:t>；</w:t>
      </w:r>
      <w:r>
        <w:rPr>
          <w:rFonts w:hint="eastAsia"/>
          <w:szCs w:val="21"/>
          <w:lang w:val="zh-CN"/>
        </w:rPr>
        <w:t>其次我们团队有较好的合作精神，工作能力和有空余时间。</w:t>
      </w:r>
    </w:p>
    <w:p w14:paraId="523E66E1" w14:textId="77777777" w:rsidR="007557F0" w:rsidRDefault="007557F0" w:rsidP="007557F0"/>
    <w:p w14:paraId="3EFDB981" w14:textId="77777777" w:rsidR="007557F0" w:rsidRDefault="007557F0" w:rsidP="007557F0">
      <w:pPr>
        <w:autoSpaceDE w:val="0"/>
        <w:autoSpaceDN w:val="0"/>
        <w:adjustRightInd w:val="0"/>
        <w:ind w:firstLine="420"/>
        <w:rPr>
          <w:szCs w:val="21"/>
          <w:lang w:val="zh-CN"/>
        </w:rPr>
      </w:pPr>
      <w:r>
        <w:rPr>
          <w:rFonts w:hint="eastAsia"/>
          <w:szCs w:val="21"/>
          <w:lang w:val="zh-CN"/>
        </w:rPr>
        <w:t>项目组成员空余时间表：</w:t>
      </w:r>
    </w:p>
    <w:tbl>
      <w:tblPr>
        <w:tblW w:w="0" w:type="auto"/>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8"/>
        <w:gridCol w:w="1050"/>
        <w:gridCol w:w="1051"/>
        <w:gridCol w:w="1051"/>
        <w:gridCol w:w="1052"/>
        <w:gridCol w:w="1052"/>
        <w:gridCol w:w="986"/>
        <w:gridCol w:w="986"/>
      </w:tblGrid>
      <w:tr w:rsidR="00C33FF4" w14:paraId="7C237C6E" w14:textId="77777777" w:rsidTr="00C33FF4">
        <w:trPr>
          <w:jc w:val="right"/>
        </w:trPr>
        <w:tc>
          <w:tcPr>
            <w:tcW w:w="1068" w:type="dxa"/>
            <w:shd w:val="clear" w:color="auto" w:fill="BDD6EE"/>
          </w:tcPr>
          <w:p w14:paraId="26C255B1" w14:textId="77777777" w:rsidR="00C33FF4" w:rsidRPr="003A4C91" w:rsidRDefault="00C33FF4" w:rsidP="00C33FF4">
            <w:pPr>
              <w:rPr>
                <w:b/>
              </w:rPr>
            </w:pPr>
          </w:p>
        </w:tc>
        <w:tc>
          <w:tcPr>
            <w:tcW w:w="1050" w:type="dxa"/>
            <w:shd w:val="clear" w:color="auto" w:fill="BDD6EE"/>
          </w:tcPr>
          <w:p w14:paraId="085E3A40" w14:textId="6F2BA48B" w:rsidR="00C33FF4" w:rsidRPr="003A4C91" w:rsidRDefault="00C33FF4" w:rsidP="00C33FF4">
            <w:pPr>
              <w:rPr>
                <w:b/>
              </w:rPr>
            </w:pPr>
            <w:r>
              <w:rPr>
                <w:rFonts w:hint="eastAsia"/>
                <w:b/>
              </w:rPr>
              <w:t>周日</w:t>
            </w:r>
          </w:p>
        </w:tc>
        <w:tc>
          <w:tcPr>
            <w:tcW w:w="1051" w:type="dxa"/>
            <w:shd w:val="clear" w:color="auto" w:fill="BDD6EE"/>
          </w:tcPr>
          <w:p w14:paraId="21ED5FA6" w14:textId="12ACC72B" w:rsidR="00C33FF4" w:rsidRPr="003A4C91" w:rsidRDefault="00C33FF4" w:rsidP="00C33FF4">
            <w:pPr>
              <w:rPr>
                <w:b/>
              </w:rPr>
            </w:pPr>
            <w:r w:rsidRPr="003A4C91">
              <w:rPr>
                <w:rFonts w:hint="eastAsia"/>
                <w:b/>
              </w:rPr>
              <w:t>周一</w:t>
            </w:r>
          </w:p>
        </w:tc>
        <w:tc>
          <w:tcPr>
            <w:tcW w:w="1051" w:type="dxa"/>
            <w:shd w:val="clear" w:color="auto" w:fill="BDD6EE"/>
          </w:tcPr>
          <w:p w14:paraId="2A7B3833" w14:textId="096165C3" w:rsidR="00C33FF4" w:rsidRPr="003A4C91" w:rsidRDefault="00C33FF4" w:rsidP="00C33FF4">
            <w:pPr>
              <w:rPr>
                <w:b/>
              </w:rPr>
            </w:pPr>
            <w:r w:rsidRPr="003A4C91">
              <w:rPr>
                <w:rFonts w:hint="eastAsia"/>
                <w:b/>
              </w:rPr>
              <w:t>周二</w:t>
            </w:r>
          </w:p>
        </w:tc>
        <w:tc>
          <w:tcPr>
            <w:tcW w:w="1052" w:type="dxa"/>
            <w:shd w:val="clear" w:color="auto" w:fill="BDD6EE"/>
          </w:tcPr>
          <w:p w14:paraId="5427CEA6" w14:textId="78899299" w:rsidR="00C33FF4" w:rsidRPr="003A4C91" w:rsidRDefault="00C33FF4" w:rsidP="00C33FF4">
            <w:pPr>
              <w:rPr>
                <w:b/>
              </w:rPr>
            </w:pPr>
            <w:r w:rsidRPr="003A4C91">
              <w:rPr>
                <w:rFonts w:hint="eastAsia"/>
                <w:b/>
              </w:rPr>
              <w:t>周三</w:t>
            </w:r>
          </w:p>
        </w:tc>
        <w:tc>
          <w:tcPr>
            <w:tcW w:w="1052" w:type="dxa"/>
            <w:shd w:val="clear" w:color="auto" w:fill="BDD6EE"/>
          </w:tcPr>
          <w:p w14:paraId="162F9325" w14:textId="50C9F097" w:rsidR="00C33FF4" w:rsidRPr="003A4C91" w:rsidRDefault="00C33FF4" w:rsidP="00C33FF4">
            <w:pPr>
              <w:rPr>
                <w:b/>
              </w:rPr>
            </w:pPr>
            <w:r w:rsidRPr="003A4C91">
              <w:rPr>
                <w:rFonts w:hint="eastAsia"/>
                <w:b/>
              </w:rPr>
              <w:t>周四</w:t>
            </w:r>
          </w:p>
        </w:tc>
        <w:tc>
          <w:tcPr>
            <w:tcW w:w="986" w:type="dxa"/>
            <w:shd w:val="clear" w:color="auto" w:fill="BDD6EE"/>
          </w:tcPr>
          <w:p w14:paraId="3A2CA7F1" w14:textId="6E1FB82E" w:rsidR="00C33FF4" w:rsidRPr="003A4C91" w:rsidRDefault="00C33FF4" w:rsidP="00C33FF4">
            <w:pPr>
              <w:rPr>
                <w:b/>
              </w:rPr>
            </w:pPr>
            <w:r w:rsidRPr="003A4C91">
              <w:rPr>
                <w:rFonts w:hint="eastAsia"/>
                <w:b/>
              </w:rPr>
              <w:t>周五</w:t>
            </w:r>
          </w:p>
        </w:tc>
        <w:tc>
          <w:tcPr>
            <w:tcW w:w="986" w:type="dxa"/>
            <w:shd w:val="clear" w:color="auto" w:fill="BDD6EE"/>
          </w:tcPr>
          <w:p w14:paraId="5E33968D" w14:textId="0C07711B" w:rsidR="00C33FF4" w:rsidRPr="003A4C91" w:rsidRDefault="00C33FF4" w:rsidP="00C33FF4">
            <w:pPr>
              <w:rPr>
                <w:b/>
              </w:rPr>
            </w:pPr>
            <w:r w:rsidRPr="003A4C91">
              <w:rPr>
                <w:rFonts w:hint="eastAsia"/>
                <w:b/>
              </w:rPr>
              <w:t>周六</w:t>
            </w:r>
          </w:p>
        </w:tc>
      </w:tr>
      <w:tr w:rsidR="00C33FF4" w14:paraId="66DE993B" w14:textId="77777777" w:rsidTr="00C33FF4">
        <w:trPr>
          <w:jc w:val="right"/>
        </w:trPr>
        <w:tc>
          <w:tcPr>
            <w:tcW w:w="1068" w:type="dxa"/>
            <w:shd w:val="clear" w:color="auto" w:fill="auto"/>
          </w:tcPr>
          <w:p w14:paraId="786986A9" w14:textId="77777777" w:rsidR="00C33FF4" w:rsidRDefault="00C33FF4" w:rsidP="00C33FF4">
            <w:r>
              <w:rPr>
                <w:rFonts w:hint="eastAsia"/>
              </w:rPr>
              <w:t>上午-1</w:t>
            </w:r>
          </w:p>
        </w:tc>
        <w:tc>
          <w:tcPr>
            <w:tcW w:w="1050" w:type="dxa"/>
            <w:shd w:val="clear" w:color="auto" w:fill="auto"/>
          </w:tcPr>
          <w:p w14:paraId="03600798" w14:textId="2717DE38"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161011FC" w14:textId="07CB9CFB" w:rsidR="00C33FF4" w:rsidRDefault="00C33FF4" w:rsidP="00C33FF4">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51" w:type="dxa"/>
            <w:shd w:val="clear" w:color="auto" w:fill="auto"/>
          </w:tcPr>
          <w:p w14:paraId="018EBA21" w14:textId="2951F22C" w:rsidR="00C33FF4" w:rsidRDefault="00C33FF4" w:rsidP="00C33FF4">
            <w:r>
              <w:rPr>
                <w:rFonts w:hint="eastAsia"/>
                <w:szCs w:val="21"/>
              </w:rPr>
              <w:t>沈、叶、</w:t>
            </w:r>
            <w:r>
              <w:rPr>
                <w:szCs w:val="21"/>
              </w:rPr>
              <w:t>徐</w:t>
            </w:r>
          </w:p>
        </w:tc>
        <w:tc>
          <w:tcPr>
            <w:tcW w:w="1052" w:type="dxa"/>
            <w:shd w:val="clear" w:color="auto" w:fill="auto"/>
          </w:tcPr>
          <w:p w14:paraId="5B8745B3" w14:textId="77777777" w:rsidR="00C33FF4" w:rsidRDefault="00C33FF4" w:rsidP="00C33FF4"/>
        </w:tc>
        <w:tc>
          <w:tcPr>
            <w:tcW w:w="1052" w:type="dxa"/>
            <w:shd w:val="clear" w:color="auto" w:fill="auto"/>
          </w:tcPr>
          <w:p w14:paraId="6F89C954" w14:textId="47C4432C" w:rsidR="00C33FF4" w:rsidRDefault="00C33FF4" w:rsidP="00C33FF4">
            <w:r>
              <w:rPr>
                <w:rFonts w:hint="eastAsia"/>
                <w:szCs w:val="21"/>
              </w:rPr>
              <w:t>骆、</w:t>
            </w:r>
            <w:r>
              <w:rPr>
                <w:szCs w:val="21"/>
              </w:rPr>
              <w:t>杨</w:t>
            </w:r>
            <w:r>
              <w:rPr>
                <w:rFonts w:hint="eastAsia"/>
                <w:szCs w:val="21"/>
              </w:rPr>
              <w:t>、</w:t>
            </w:r>
            <w:r>
              <w:rPr>
                <w:szCs w:val="21"/>
              </w:rPr>
              <w:t>徐</w:t>
            </w:r>
          </w:p>
        </w:tc>
        <w:tc>
          <w:tcPr>
            <w:tcW w:w="986" w:type="dxa"/>
            <w:shd w:val="clear" w:color="auto" w:fill="auto"/>
          </w:tcPr>
          <w:p w14:paraId="13FD9700" w14:textId="0FBA5684" w:rsidR="00C33FF4" w:rsidRDefault="00C33FF4" w:rsidP="00C33FF4">
            <w:r>
              <w:rPr>
                <w:rFonts w:hint="eastAsia"/>
                <w:szCs w:val="21"/>
              </w:rPr>
              <w:t>沈</w:t>
            </w:r>
          </w:p>
        </w:tc>
        <w:tc>
          <w:tcPr>
            <w:tcW w:w="986" w:type="dxa"/>
            <w:shd w:val="clear" w:color="auto" w:fill="auto"/>
          </w:tcPr>
          <w:p w14:paraId="02969BAB" w14:textId="5FC0628F"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2BF79F3D" w14:textId="77777777" w:rsidTr="00C33FF4">
        <w:trPr>
          <w:jc w:val="right"/>
        </w:trPr>
        <w:tc>
          <w:tcPr>
            <w:tcW w:w="1068" w:type="dxa"/>
            <w:shd w:val="clear" w:color="auto" w:fill="auto"/>
          </w:tcPr>
          <w:p w14:paraId="04A9496D" w14:textId="77777777" w:rsidR="00C33FF4" w:rsidRDefault="00C33FF4" w:rsidP="00C33FF4">
            <w:r>
              <w:rPr>
                <w:rFonts w:hint="eastAsia"/>
              </w:rPr>
              <w:lastRenderedPageBreak/>
              <w:t>上午-2</w:t>
            </w:r>
          </w:p>
        </w:tc>
        <w:tc>
          <w:tcPr>
            <w:tcW w:w="1050" w:type="dxa"/>
            <w:shd w:val="clear" w:color="auto" w:fill="auto"/>
          </w:tcPr>
          <w:p w14:paraId="6D728EAC" w14:textId="63953CC6"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5ED83F8A" w14:textId="6F496AF1" w:rsidR="00C33FF4" w:rsidRDefault="00C33FF4" w:rsidP="00C33FF4"/>
        </w:tc>
        <w:tc>
          <w:tcPr>
            <w:tcW w:w="1051" w:type="dxa"/>
            <w:shd w:val="clear" w:color="auto" w:fill="auto"/>
          </w:tcPr>
          <w:p w14:paraId="290A7012" w14:textId="77777777" w:rsidR="00C33FF4" w:rsidRDefault="00C33FF4" w:rsidP="00C33FF4"/>
        </w:tc>
        <w:tc>
          <w:tcPr>
            <w:tcW w:w="1052" w:type="dxa"/>
            <w:shd w:val="clear" w:color="auto" w:fill="auto"/>
          </w:tcPr>
          <w:p w14:paraId="107A1B57" w14:textId="77777777" w:rsidR="00C33FF4" w:rsidRDefault="00C33FF4" w:rsidP="00C33FF4"/>
        </w:tc>
        <w:tc>
          <w:tcPr>
            <w:tcW w:w="1052" w:type="dxa"/>
            <w:shd w:val="clear" w:color="auto" w:fill="auto"/>
          </w:tcPr>
          <w:p w14:paraId="37777FF2" w14:textId="6E9898C8" w:rsidR="00C33FF4" w:rsidRDefault="00C33FF4" w:rsidP="00C33FF4">
            <w:r>
              <w:rPr>
                <w:rFonts w:hint="eastAsia"/>
                <w:szCs w:val="21"/>
              </w:rPr>
              <w:t>杨</w:t>
            </w:r>
            <w:r>
              <w:rPr>
                <w:szCs w:val="21"/>
              </w:rPr>
              <w:t>、</w:t>
            </w:r>
            <w:r>
              <w:rPr>
                <w:rFonts w:hint="eastAsia"/>
                <w:szCs w:val="21"/>
              </w:rPr>
              <w:t>徐</w:t>
            </w:r>
          </w:p>
        </w:tc>
        <w:tc>
          <w:tcPr>
            <w:tcW w:w="986" w:type="dxa"/>
            <w:shd w:val="clear" w:color="auto" w:fill="auto"/>
          </w:tcPr>
          <w:p w14:paraId="7E742840" w14:textId="6F2A2CF6" w:rsidR="00C33FF4" w:rsidRDefault="00C33FF4" w:rsidP="00C33FF4"/>
        </w:tc>
        <w:tc>
          <w:tcPr>
            <w:tcW w:w="986" w:type="dxa"/>
            <w:shd w:val="clear" w:color="auto" w:fill="auto"/>
          </w:tcPr>
          <w:p w14:paraId="49390813" w14:textId="1DE0B33E"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4FECF923" w14:textId="77777777" w:rsidTr="00C33FF4">
        <w:trPr>
          <w:jc w:val="right"/>
        </w:trPr>
        <w:tc>
          <w:tcPr>
            <w:tcW w:w="1068" w:type="dxa"/>
            <w:shd w:val="clear" w:color="auto" w:fill="auto"/>
          </w:tcPr>
          <w:p w14:paraId="55A4B4EF" w14:textId="77777777" w:rsidR="00C33FF4" w:rsidRDefault="00C33FF4" w:rsidP="00C33FF4">
            <w:r>
              <w:rPr>
                <w:rFonts w:hint="eastAsia"/>
              </w:rPr>
              <w:t>下午-1</w:t>
            </w:r>
          </w:p>
        </w:tc>
        <w:tc>
          <w:tcPr>
            <w:tcW w:w="1050" w:type="dxa"/>
            <w:shd w:val="clear" w:color="auto" w:fill="auto"/>
          </w:tcPr>
          <w:p w14:paraId="2ABE237F" w14:textId="1DD5B137"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5B647D7A" w14:textId="4FC09FF9" w:rsidR="00C33FF4" w:rsidRDefault="00C33FF4" w:rsidP="00C33FF4">
            <w:r>
              <w:rPr>
                <w:rFonts w:hint="eastAsia"/>
                <w:szCs w:val="21"/>
              </w:rPr>
              <w:t>杨、</w:t>
            </w:r>
            <w:r>
              <w:rPr>
                <w:szCs w:val="21"/>
              </w:rPr>
              <w:t>徐</w:t>
            </w:r>
          </w:p>
        </w:tc>
        <w:tc>
          <w:tcPr>
            <w:tcW w:w="1051" w:type="dxa"/>
            <w:shd w:val="clear" w:color="auto" w:fill="auto"/>
          </w:tcPr>
          <w:p w14:paraId="4A556D4A" w14:textId="2BC5F684" w:rsidR="00C33FF4" w:rsidRDefault="00C33FF4" w:rsidP="00C33FF4"/>
        </w:tc>
        <w:tc>
          <w:tcPr>
            <w:tcW w:w="1052" w:type="dxa"/>
            <w:shd w:val="clear" w:color="auto" w:fill="auto"/>
          </w:tcPr>
          <w:p w14:paraId="4A4E8E11" w14:textId="648EDE5F" w:rsidR="00C33FF4" w:rsidRDefault="00C33FF4" w:rsidP="00C33FF4">
            <w:r>
              <w:rPr>
                <w:rFonts w:hint="eastAsia"/>
                <w:szCs w:val="21"/>
              </w:rPr>
              <w:t>叶</w:t>
            </w:r>
          </w:p>
        </w:tc>
        <w:tc>
          <w:tcPr>
            <w:tcW w:w="1052" w:type="dxa"/>
            <w:shd w:val="clear" w:color="auto" w:fill="auto"/>
          </w:tcPr>
          <w:p w14:paraId="42AD0861" w14:textId="57F5DA19" w:rsidR="00C33FF4" w:rsidRDefault="00C33FF4" w:rsidP="00C33FF4"/>
        </w:tc>
        <w:tc>
          <w:tcPr>
            <w:tcW w:w="986" w:type="dxa"/>
            <w:shd w:val="clear" w:color="auto" w:fill="auto"/>
          </w:tcPr>
          <w:p w14:paraId="032741CA" w14:textId="1E2C1822" w:rsidR="00C33FF4" w:rsidRDefault="00C33FF4" w:rsidP="00C33FF4">
            <w:r>
              <w:rPr>
                <w:rFonts w:hint="eastAsia"/>
                <w:szCs w:val="21"/>
              </w:rPr>
              <w:t>叶、</w:t>
            </w:r>
            <w:r>
              <w:rPr>
                <w:szCs w:val="21"/>
              </w:rPr>
              <w:t>杨</w:t>
            </w:r>
            <w:r>
              <w:rPr>
                <w:rFonts w:hint="eastAsia"/>
                <w:szCs w:val="21"/>
              </w:rPr>
              <w:t>、</w:t>
            </w:r>
            <w:r>
              <w:rPr>
                <w:szCs w:val="21"/>
              </w:rPr>
              <w:t>徐</w:t>
            </w:r>
          </w:p>
        </w:tc>
        <w:tc>
          <w:tcPr>
            <w:tcW w:w="986" w:type="dxa"/>
            <w:shd w:val="clear" w:color="auto" w:fill="auto"/>
          </w:tcPr>
          <w:p w14:paraId="14139FFA" w14:textId="3E6947AB"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520719D5" w14:textId="77777777" w:rsidTr="00C33FF4">
        <w:trPr>
          <w:jc w:val="right"/>
        </w:trPr>
        <w:tc>
          <w:tcPr>
            <w:tcW w:w="1068" w:type="dxa"/>
            <w:shd w:val="clear" w:color="auto" w:fill="auto"/>
          </w:tcPr>
          <w:p w14:paraId="511E90DA" w14:textId="77777777" w:rsidR="00C33FF4" w:rsidRDefault="00C33FF4" w:rsidP="00C33FF4">
            <w:r>
              <w:rPr>
                <w:rFonts w:hint="eastAsia"/>
              </w:rPr>
              <w:t>下午-2</w:t>
            </w:r>
          </w:p>
        </w:tc>
        <w:tc>
          <w:tcPr>
            <w:tcW w:w="1050" w:type="dxa"/>
            <w:shd w:val="clear" w:color="auto" w:fill="auto"/>
          </w:tcPr>
          <w:p w14:paraId="1CA7CC92" w14:textId="5DCB8A5A"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6C5FBA8E" w14:textId="3FDC86C4" w:rsidR="00C33FF4" w:rsidRDefault="00C33FF4" w:rsidP="00C33FF4">
            <w:r>
              <w:rPr>
                <w:rFonts w:hint="eastAsia"/>
                <w:szCs w:val="21"/>
              </w:rPr>
              <w:t>杨、</w:t>
            </w:r>
            <w:r>
              <w:rPr>
                <w:szCs w:val="21"/>
              </w:rPr>
              <w:t>徐</w:t>
            </w:r>
          </w:p>
        </w:tc>
        <w:tc>
          <w:tcPr>
            <w:tcW w:w="1051" w:type="dxa"/>
            <w:shd w:val="clear" w:color="auto" w:fill="auto"/>
          </w:tcPr>
          <w:p w14:paraId="2F84B84C" w14:textId="0A2AD55D" w:rsidR="00C33FF4" w:rsidRDefault="00C33FF4" w:rsidP="00C33FF4"/>
        </w:tc>
        <w:tc>
          <w:tcPr>
            <w:tcW w:w="1052" w:type="dxa"/>
            <w:shd w:val="clear" w:color="auto" w:fill="auto"/>
          </w:tcPr>
          <w:p w14:paraId="119F05DE" w14:textId="6D627550" w:rsidR="00C33FF4" w:rsidRDefault="00C33FF4" w:rsidP="00C33FF4">
            <w:r>
              <w:rPr>
                <w:rFonts w:hint="eastAsia"/>
                <w:szCs w:val="21"/>
              </w:rPr>
              <w:t>沈、叶、</w:t>
            </w:r>
            <w:r>
              <w:rPr>
                <w:szCs w:val="21"/>
              </w:rPr>
              <w:t>骆</w:t>
            </w:r>
          </w:p>
        </w:tc>
        <w:tc>
          <w:tcPr>
            <w:tcW w:w="1052" w:type="dxa"/>
            <w:shd w:val="clear" w:color="auto" w:fill="auto"/>
          </w:tcPr>
          <w:p w14:paraId="1CB0C95A" w14:textId="753B66F6" w:rsidR="00C33FF4" w:rsidRDefault="00C33FF4" w:rsidP="00C33FF4"/>
        </w:tc>
        <w:tc>
          <w:tcPr>
            <w:tcW w:w="986" w:type="dxa"/>
            <w:shd w:val="clear" w:color="auto" w:fill="auto"/>
          </w:tcPr>
          <w:p w14:paraId="452941E9" w14:textId="5EF44057" w:rsidR="00C33FF4" w:rsidRDefault="00C33FF4" w:rsidP="00C33FF4">
            <w:r>
              <w:rPr>
                <w:rFonts w:hint="eastAsia"/>
                <w:szCs w:val="21"/>
              </w:rPr>
              <w:t>叶、</w:t>
            </w:r>
            <w:r>
              <w:rPr>
                <w:szCs w:val="21"/>
              </w:rPr>
              <w:t>杨</w:t>
            </w:r>
            <w:r>
              <w:rPr>
                <w:rFonts w:hint="eastAsia"/>
                <w:szCs w:val="21"/>
              </w:rPr>
              <w:t>、</w:t>
            </w:r>
            <w:r>
              <w:rPr>
                <w:szCs w:val="21"/>
              </w:rPr>
              <w:t>徐</w:t>
            </w:r>
          </w:p>
        </w:tc>
        <w:tc>
          <w:tcPr>
            <w:tcW w:w="986" w:type="dxa"/>
            <w:shd w:val="clear" w:color="auto" w:fill="auto"/>
          </w:tcPr>
          <w:p w14:paraId="5AD254AB" w14:textId="71149D59" w:rsidR="00C33FF4" w:rsidRDefault="00C33FF4" w:rsidP="00C33FF4">
            <w:r>
              <w:rPr>
                <w:rFonts w:hint="eastAsia"/>
                <w:szCs w:val="21"/>
              </w:rPr>
              <w:t>沈、</w:t>
            </w:r>
            <w:r>
              <w:rPr>
                <w:szCs w:val="21"/>
              </w:rPr>
              <w:t>杨</w:t>
            </w:r>
            <w:r>
              <w:rPr>
                <w:rFonts w:hint="eastAsia"/>
                <w:szCs w:val="21"/>
              </w:rPr>
              <w:t>、</w:t>
            </w:r>
            <w:r>
              <w:rPr>
                <w:szCs w:val="21"/>
              </w:rPr>
              <w:t>徐</w:t>
            </w:r>
          </w:p>
        </w:tc>
      </w:tr>
      <w:tr w:rsidR="00C33FF4" w14:paraId="694489B4" w14:textId="77777777" w:rsidTr="00C33FF4">
        <w:trPr>
          <w:jc w:val="right"/>
        </w:trPr>
        <w:tc>
          <w:tcPr>
            <w:tcW w:w="1068" w:type="dxa"/>
            <w:shd w:val="clear" w:color="auto" w:fill="auto"/>
          </w:tcPr>
          <w:p w14:paraId="7576E7ED" w14:textId="77777777" w:rsidR="00C33FF4" w:rsidRDefault="00C33FF4" w:rsidP="00C33FF4">
            <w:r>
              <w:rPr>
                <w:rFonts w:hint="eastAsia"/>
              </w:rPr>
              <w:t>晚修</w:t>
            </w:r>
          </w:p>
        </w:tc>
        <w:tc>
          <w:tcPr>
            <w:tcW w:w="1050" w:type="dxa"/>
            <w:shd w:val="clear" w:color="auto" w:fill="auto"/>
          </w:tcPr>
          <w:p w14:paraId="6DAC7059" w14:textId="7D6A00B9" w:rsidR="00C33FF4" w:rsidRDefault="00C33FF4" w:rsidP="00C33FF4">
            <w:r>
              <w:rPr>
                <w:rFonts w:hint="eastAsia"/>
                <w:szCs w:val="21"/>
              </w:rPr>
              <w:t>沈、</w:t>
            </w:r>
            <w:r>
              <w:rPr>
                <w:szCs w:val="21"/>
              </w:rPr>
              <w:t>杨</w:t>
            </w:r>
            <w:r>
              <w:rPr>
                <w:rFonts w:hint="eastAsia"/>
                <w:szCs w:val="21"/>
              </w:rPr>
              <w:t>、</w:t>
            </w:r>
            <w:r>
              <w:rPr>
                <w:szCs w:val="21"/>
              </w:rPr>
              <w:t>徐</w:t>
            </w:r>
          </w:p>
        </w:tc>
        <w:tc>
          <w:tcPr>
            <w:tcW w:w="1051" w:type="dxa"/>
            <w:shd w:val="clear" w:color="auto" w:fill="auto"/>
          </w:tcPr>
          <w:p w14:paraId="0B5EECEA" w14:textId="4004D28B" w:rsidR="00C33FF4" w:rsidRDefault="00C33FF4" w:rsidP="00C33FF4">
            <w:r>
              <w:rPr>
                <w:rFonts w:hint="eastAsia"/>
                <w:szCs w:val="21"/>
              </w:rPr>
              <w:t>沈、叶、</w:t>
            </w:r>
            <w:r>
              <w:rPr>
                <w:szCs w:val="21"/>
              </w:rPr>
              <w:t>杨</w:t>
            </w:r>
            <w:r>
              <w:rPr>
                <w:rFonts w:hint="eastAsia"/>
                <w:szCs w:val="21"/>
              </w:rPr>
              <w:t>、</w:t>
            </w:r>
            <w:r>
              <w:rPr>
                <w:szCs w:val="21"/>
              </w:rPr>
              <w:t>徐</w:t>
            </w:r>
          </w:p>
        </w:tc>
        <w:tc>
          <w:tcPr>
            <w:tcW w:w="1051" w:type="dxa"/>
            <w:shd w:val="clear" w:color="auto" w:fill="auto"/>
          </w:tcPr>
          <w:p w14:paraId="53B373BF" w14:textId="7550802E" w:rsidR="00C33FF4" w:rsidRDefault="00C33FF4" w:rsidP="00C33FF4">
            <w:r>
              <w:rPr>
                <w:rFonts w:hint="eastAsia"/>
                <w:szCs w:val="21"/>
              </w:rPr>
              <w:t>沈、叶、</w:t>
            </w:r>
            <w:r>
              <w:rPr>
                <w:szCs w:val="21"/>
              </w:rPr>
              <w:t>杨</w:t>
            </w:r>
            <w:r>
              <w:rPr>
                <w:rFonts w:hint="eastAsia"/>
                <w:szCs w:val="21"/>
              </w:rPr>
              <w:t>、</w:t>
            </w:r>
            <w:r>
              <w:rPr>
                <w:szCs w:val="21"/>
              </w:rPr>
              <w:t>徐</w:t>
            </w:r>
          </w:p>
        </w:tc>
        <w:tc>
          <w:tcPr>
            <w:tcW w:w="1052" w:type="dxa"/>
            <w:shd w:val="clear" w:color="auto" w:fill="auto"/>
          </w:tcPr>
          <w:p w14:paraId="266C3CB5" w14:textId="6FED9711" w:rsidR="00C33FF4" w:rsidRDefault="00C33FF4" w:rsidP="00C33FF4">
            <w:r>
              <w:rPr>
                <w:rFonts w:hint="eastAsia"/>
                <w:szCs w:val="21"/>
              </w:rPr>
              <w:t>骆</w:t>
            </w:r>
          </w:p>
        </w:tc>
        <w:tc>
          <w:tcPr>
            <w:tcW w:w="1052" w:type="dxa"/>
            <w:shd w:val="clear" w:color="auto" w:fill="auto"/>
          </w:tcPr>
          <w:p w14:paraId="2161A8D3" w14:textId="2D9913B7" w:rsidR="00C33FF4" w:rsidRDefault="00C33FF4" w:rsidP="00C33FF4">
            <w:r>
              <w:rPr>
                <w:rFonts w:hint="eastAsia"/>
                <w:szCs w:val="21"/>
              </w:rPr>
              <w:t>沈、叶、</w:t>
            </w:r>
            <w:r>
              <w:rPr>
                <w:szCs w:val="21"/>
              </w:rPr>
              <w:t>骆</w:t>
            </w:r>
            <w:r>
              <w:rPr>
                <w:rFonts w:hint="eastAsia"/>
                <w:szCs w:val="21"/>
              </w:rPr>
              <w:t>、</w:t>
            </w:r>
            <w:r>
              <w:rPr>
                <w:szCs w:val="21"/>
              </w:rPr>
              <w:t>杨</w:t>
            </w:r>
          </w:p>
        </w:tc>
        <w:tc>
          <w:tcPr>
            <w:tcW w:w="986" w:type="dxa"/>
            <w:shd w:val="clear" w:color="auto" w:fill="auto"/>
          </w:tcPr>
          <w:p w14:paraId="3A965B8D" w14:textId="6C2544B2" w:rsidR="00C33FF4" w:rsidRDefault="00C33FF4" w:rsidP="00C33FF4">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986" w:type="dxa"/>
            <w:shd w:val="clear" w:color="auto" w:fill="auto"/>
          </w:tcPr>
          <w:p w14:paraId="35431334" w14:textId="04E95293" w:rsidR="00C33FF4" w:rsidRDefault="00C33FF4" w:rsidP="00C33FF4">
            <w:r>
              <w:rPr>
                <w:rFonts w:hint="eastAsia"/>
                <w:szCs w:val="21"/>
              </w:rPr>
              <w:t>沈、</w:t>
            </w:r>
            <w:r>
              <w:rPr>
                <w:szCs w:val="21"/>
              </w:rPr>
              <w:t>杨</w:t>
            </w:r>
            <w:r>
              <w:rPr>
                <w:rFonts w:hint="eastAsia"/>
                <w:szCs w:val="21"/>
              </w:rPr>
              <w:t>、</w:t>
            </w:r>
            <w:r>
              <w:rPr>
                <w:szCs w:val="21"/>
              </w:rPr>
              <w:t>徐</w:t>
            </w:r>
          </w:p>
        </w:tc>
      </w:tr>
    </w:tbl>
    <w:p w14:paraId="0563BA1A" w14:textId="77777777" w:rsidR="007557F0" w:rsidRDefault="007557F0" w:rsidP="007557F0">
      <w:pPr>
        <w:pStyle w:val="a0"/>
        <w:numPr>
          <w:ilvl w:val="1"/>
          <w:numId w:val="6"/>
        </w:numPr>
      </w:pPr>
      <w:bookmarkStart w:id="35" w:name="_Toc502228465"/>
      <w:bookmarkStart w:id="36" w:name="_Toc529651761"/>
      <w:r>
        <w:rPr>
          <w:rFonts w:hint="eastAsia"/>
        </w:rPr>
        <w:t>参考</w:t>
      </w:r>
      <w:r>
        <w:t>资料</w:t>
      </w:r>
      <w:bookmarkEnd w:id="35"/>
      <w:bookmarkEnd w:id="36"/>
    </w:p>
    <w:p w14:paraId="4F6BE867" w14:textId="515E6E19" w:rsidR="007557F0" w:rsidRDefault="007557F0" w:rsidP="00426A96">
      <w:r>
        <w:t>[1] C2-PRD-项目描述-201</w:t>
      </w:r>
      <w:r w:rsidR="006705DF">
        <w:rPr>
          <w:rFonts w:hint="eastAsia"/>
        </w:rPr>
        <w:t>8</w:t>
      </w:r>
      <w:r w:rsidR="00426A96">
        <w:t xml:space="preserve"> </w:t>
      </w:r>
      <w:r>
        <w:t xml:space="preserve"> </w:t>
      </w:r>
    </w:p>
    <w:p w14:paraId="79BF96A6" w14:textId="77777777" w:rsidR="007557F0" w:rsidRDefault="007557F0" w:rsidP="007557F0">
      <w:r>
        <w:t>[4] GB+T-8567-2006.国标《计算机软件文档编制规范》</w:t>
      </w:r>
    </w:p>
    <w:p w14:paraId="09871BFA" w14:textId="2EB29B5C" w:rsidR="007557F0" w:rsidRDefault="007557F0" w:rsidP="00426A96">
      <w:r>
        <w:t>[5] GB/T19000—2008/ISO9000.国标《质量管理体系 基础和术语》</w:t>
      </w:r>
    </w:p>
    <w:p w14:paraId="4C34D9EE" w14:textId="3C56F7F5" w:rsidR="007557F0" w:rsidRDefault="007557F0" w:rsidP="00426A96">
      <w:r>
        <w:t>[7] PRD-201</w:t>
      </w:r>
      <w:r w:rsidR="00426A96">
        <w:rPr>
          <w:rFonts w:hint="eastAsia"/>
        </w:rPr>
        <w:t>8</w:t>
      </w:r>
      <w:r>
        <w:t>-G0</w:t>
      </w:r>
      <w:r w:rsidR="00426A96">
        <w:rPr>
          <w:rFonts w:hint="eastAsia"/>
        </w:rPr>
        <w:t>3</w:t>
      </w:r>
      <w:r>
        <w:t>-配置管理</w:t>
      </w:r>
    </w:p>
    <w:p w14:paraId="229958C7" w14:textId="77777777" w:rsidR="007557F0" w:rsidRDefault="007557F0" w:rsidP="007557F0">
      <w:r>
        <w:t>[9] 项目管理知识体系指南（PMBOK 指南)/项目管理协会</w:t>
      </w:r>
    </w:p>
    <w:p w14:paraId="6FEF918C" w14:textId="77777777" w:rsidR="007557F0" w:rsidRPr="006D3CF7" w:rsidRDefault="007557F0" w:rsidP="007557F0">
      <w:r>
        <w:t>[10] 软件项目管理（原书第5版） [Software Project Management Fifth Edition]</w:t>
      </w:r>
    </w:p>
    <w:p w14:paraId="6D8D304B" w14:textId="2606B492" w:rsidR="00584DFB" w:rsidRPr="00600D55" w:rsidRDefault="00584DFB" w:rsidP="007557F0">
      <w:pPr>
        <w:pStyle w:val="a"/>
        <w:numPr>
          <w:ilvl w:val="0"/>
          <w:numId w:val="0"/>
        </w:numPr>
        <w:rPr>
          <w:rStyle w:val="aa"/>
          <w:color w:val="auto"/>
          <w:u w:val="none"/>
        </w:rPr>
      </w:pPr>
      <w:r w:rsidRPr="00600D55">
        <w:fldChar w:fldCharType="begin"/>
      </w:r>
      <w:r w:rsidRPr="00600D55">
        <w:instrText xml:space="preserve"> HYPERLINK "file:///D:\\workspaceBaiscPlatform\\%E7%A0%94%E5%8F%91%E9%83%A8%E8%A7%84%E8%8C%83%E7%AC%AC%E4%BA%8C%E7%89%88\\%E5%B7%A5%E4%BD%9C%E6%96%87%E6%A1%A3\\%E7%BB%84%E7%BB%87%E8%BF%87%E7%A8%8B%E8%B5%84%E4%BA%A7\\%E7%A0%94%E5%8F%91%E9%83%A8\\%E9%A1%B9%E7%9B%AE%E7%AE%A1%E7%90%86%E5%BC%80%E5%8F%91%E8%A7%84%E8%8C%83\\01.%E9%A1%B9%E7%9B%AE%E7%AE%A1%E7%90%86%E5%BC%80%E5%8F%91%E7%94%9F%E5%91%BD%E5%91%A8%E6%9C%9F%E6%96%87%E6%A1%A3\\02.%E9%A1%B9%E7%9B%AE%E8%AE%A1%E5%88%92\\%E9%A1%B9%E7%9B%AE%E7%AE%A1%E7%90%86%E8%AE%A1%E5%88%92\\%E5%AD%90%E8%AE%A1%E5%88%92\\%E9%A1%B9%E7%9B%AE%E8%8C%83%E5%9B%B4%E7%AE%A1%E7%90%86%E8%AE%A1%E5%88%92V1.0.doc" \l "_Toc389053623" \t "_blank" </w:instrText>
      </w:r>
      <w:r w:rsidRPr="00600D55">
        <w:fldChar w:fldCharType="separate"/>
      </w:r>
    </w:p>
    <w:p w14:paraId="08C93C6C" w14:textId="52FA75FC" w:rsidR="003E71C7" w:rsidRPr="00600D55" w:rsidRDefault="00584DFB" w:rsidP="004767C4">
      <w:pPr>
        <w:pStyle w:val="a"/>
      </w:pPr>
      <w:r w:rsidRPr="00600D55">
        <w:rPr>
          <w:rStyle w:val="aa"/>
          <w:color w:val="auto"/>
          <w:u w:val="none"/>
        </w:rPr>
        <w:t xml:space="preserve"> </w:t>
      </w:r>
      <w:bookmarkStart w:id="37" w:name="_Toc529651762"/>
      <w:r w:rsidRPr="00600D55">
        <w:rPr>
          <w:rStyle w:val="aa"/>
          <w:color w:val="auto"/>
          <w:u w:val="none"/>
        </w:rPr>
        <w:t>所选项目范围管理过程</w:t>
      </w:r>
      <w:bookmarkEnd w:id="37"/>
      <w:r w:rsidRPr="00600D55">
        <w:fldChar w:fldCharType="end"/>
      </w:r>
    </w:p>
    <w:p w14:paraId="765D9AE0" w14:textId="38D9ABAD" w:rsidR="00584DFB" w:rsidRDefault="00444937" w:rsidP="004767C4">
      <w:pPr>
        <w:pStyle w:val="a0"/>
      </w:pPr>
      <w:hyperlink r:id="rId11" w:anchor="_Toc389053624" w:tgtFrame="_blank" w:history="1">
        <w:bookmarkStart w:id="38" w:name="_Toc529651763"/>
        <w:r w:rsidR="0081376B">
          <w:rPr>
            <w:rStyle w:val="aa"/>
            <w:rFonts w:hint="eastAsia"/>
            <w:color w:val="auto"/>
            <w:u w:val="none"/>
          </w:rPr>
          <w:t>规划范围管理</w:t>
        </w:r>
        <w:bookmarkEnd w:id="38"/>
      </w:hyperlink>
    </w:p>
    <w:p w14:paraId="4285CF2D" w14:textId="2B182D3E" w:rsidR="006D5A5B" w:rsidRDefault="00014DD1" w:rsidP="00EC263E">
      <w:pPr>
        <w:ind w:left="420" w:firstLine="289"/>
      </w:pPr>
      <w:r w:rsidRPr="00014DD1">
        <w:rPr>
          <w:rFonts w:hint="eastAsia"/>
        </w:rPr>
        <w:t>规划范围管理是为记录如何定义、确认和控制项目范围及产品范围，而创建范围管理计划的过</w:t>
      </w:r>
      <w:r w:rsidRPr="00014DD1">
        <w:t>程。本过程的主要作用是，在整个项目期间对如何管理范围提供指南和方向。本过程仅开展一次或仅在项目的预定义点</w:t>
      </w:r>
      <w:r w:rsidR="00FA1D06">
        <w:rPr>
          <w:rFonts w:hint="eastAsia"/>
        </w:rPr>
        <w:t>开展</w:t>
      </w:r>
      <w:r w:rsidR="00885ECB">
        <w:rPr>
          <w:rFonts w:hint="eastAsia"/>
        </w:rPr>
        <w:t>。</w:t>
      </w:r>
      <w:r w:rsidR="006D5A5B">
        <w:rPr>
          <w:noProof/>
        </w:rPr>
        <w:drawing>
          <wp:inline distT="0" distB="0" distL="0" distR="0" wp14:anchorId="03BF8BEE" wp14:editId="577DAF97">
            <wp:extent cx="5274310" cy="17589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58950"/>
                    </a:xfrm>
                    <a:prstGeom prst="rect">
                      <a:avLst/>
                    </a:prstGeom>
                  </pic:spPr>
                </pic:pic>
              </a:graphicData>
            </a:graphic>
          </wp:inline>
        </w:drawing>
      </w:r>
    </w:p>
    <w:p w14:paraId="598C6742" w14:textId="1C07B035" w:rsidR="00E747E4" w:rsidRDefault="00E747E4" w:rsidP="00E747E4">
      <w:pPr>
        <w:pStyle w:val="a1"/>
      </w:pPr>
      <w:bookmarkStart w:id="39" w:name="_Toc529651764"/>
      <w:r>
        <w:rPr>
          <w:rFonts w:hint="eastAsia"/>
        </w:rPr>
        <w:t>专家判断</w:t>
      </w:r>
      <w:bookmarkEnd w:id="39"/>
    </w:p>
    <w:p w14:paraId="6DFFB120" w14:textId="30D9DB7F" w:rsidR="00E747E4" w:rsidRDefault="00E747E4" w:rsidP="00E747E4">
      <w:pPr>
        <w:pStyle w:val="a1"/>
      </w:pPr>
      <w:bookmarkStart w:id="40" w:name="_Toc529651765"/>
      <w:r>
        <w:rPr>
          <w:rFonts w:hint="eastAsia"/>
        </w:rPr>
        <w:t>数据分析</w:t>
      </w:r>
      <w:bookmarkEnd w:id="40"/>
    </w:p>
    <w:p w14:paraId="30C6606B" w14:textId="518C4FE8" w:rsidR="00E747E4" w:rsidRDefault="00E747E4" w:rsidP="00E747E4">
      <w:pPr>
        <w:pStyle w:val="a1"/>
        <w:rPr>
          <w:rFonts w:hint="eastAsia"/>
        </w:rPr>
      </w:pPr>
      <w:bookmarkStart w:id="41" w:name="_Toc529651766"/>
      <w:r>
        <w:rPr>
          <w:rFonts w:hint="eastAsia"/>
        </w:rPr>
        <w:t>会议</w:t>
      </w:r>
      <w:bookmarkEnd w:id="41"/>
    </w:p>
    <w:p w14:paraId="447C06A5" w14:textId="77777777" w:rsidR="00A56551" w:rsidRPr="00C75C72" w:rsidRDefault="00A56551" w:rsidP="00F57BF7">
      <w:pPr>
        <w:ind w:firstLineChars="200" w:firstLine="420"/>
      </w:pPr>
    </w:p>
    <w:p w14:paraId="3EA5D3E9" w14:textId="29301A76" w:rsidR="00584DFB" w:rsidRDefault="0081376B" w:rsidP="004767C4">
      <w:pPr>
        <w:pStyle w:val="a0"/>
      </w:pPr>
      <w:bookmarkStart w:id="42" w:name="_Toc529651767"/>
      <w:r>
        <w:rPr>
          <w:rFonts w:hint="eastAsia"/>
        </w:rPr>
        <w:t>收集需求</w:t>
      </w:r>
      <w:bookmarkEnd w:id="42"/>
    </w:p>
    <w:p w14:paraId="3573DA7D" w14:textId="5ED569FC" w:rsidR="001737AD" w:rsidRPr="001737AD" w:rsidRDefault="001737AD" w:rsidP="001737AD">
      <w:pPr>
        <w:ind w:left="420"/>
      </w:pPr>
      <w:r w:rsidRPr="001737AD">
        <w:rPr>
          <w:rFonts w:hint="eastAsia"/>
        </w:rPr>
        <w:lastRenderedPageBreak/>
        <w:t>收集需求是为实现目标而确定</w:t>
      </w:r>
      <w:r w:rsidR="00844F2D">
        <w:rPr>
          <w:rFonts w:hint="eastAsia"/>
        </w:rPr>
        <w:t>、</w:t>
      </w:r>
      <w:r w:rsidRPr="001737AD">
        <w:rPr>
          <w:rFonts w:hint="eastAsia"/>
        </w:rPr>
        <w:t>记录并管理相关方的需要和需求的过程。本过程的主要作用是</w:t>
      </w:r>
      <w:r w:rsidR="00EC263E">
        <w:t>:</w:t>
      </w:r>
      <w:r w:rsidRPr="001737AD">
        <w:t>为定义产品范围和项目范围奠定基础，且仅开展一次或仅在项目的预定义点开展。</w:t>
      </w:r>
    </w:p>
    <w:p w14:paraId="3991F418" w14:textId="0EE26056" w:rsidR="0020335E" w:rsidRDefault="001737AD" w:rsidP="00F57BF7">
      <w:pPr>
        <w:ind w:firstLineChars="200" w:firstLine="420"/>
      </w:pPr>
      <w:r>
        <w:rPr>
          <w:noProof/>
        </w:rPr>
        <w:drawing>
          <wp:inline distT="0" distB="0" distL="0" distR="0" wp14:anchorId="6D4AAD53" wp14:editId="052B6F77">
            <wp:extent cx="5274310" cy="3298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8825"/>
                    </a:xfrm>
                    <a:prstGeom prst="rect">
                      <a:avLst/>
                    </a:prstGeom>
                  </pic:spPr>
                </pic:pic>
              </a:graphicData>
            </a:graphic>
          </wp:inline>
        </w:drawing>
      </w:r>
    </w:p>
    <w:p w14:paraId="1D9669AF" w14:textId="5A613DCB" w:rsidR="00E747E4" w:rsidRDefault="00E747E4" w:rsidP="00E747E4">
      <w:pPr>
        <w:pStyle w:val="a1"/>
      </w:pPr>
      <w:bookmarkStart w:id="43" w:name="_Toc529651768"/>
      <w:r>
        <w:rPr>
          <w:rFonts w:hint="eastAsia"/>
        </w:rPr>
        <w:t>专家判断</w:t>
      </w:r>
      <w:bookmarkEnd w:id="43"/>
    </w:p>
    <w:p w14:paraId="5F8C6CDC" w14:textId="098E79AD" w:rsidR="00E747E4" w:rsidRDefault="00E747E4" w:rsidP="00E747E4">
      <w:pPr>
        <w:pStyle w:val="a1"/>
      </w:pPr>
      <w:bookmarkStart w:id="44" w:name="_Toc529651769"/>
      <w:r>
        <w:rPr>
          <w:rFonts w:hint="eastAsia"/>
        </w:rPr>
        <w:t>数据收集</w:t>
      </w:r>
      <w:bookmarkEnd w:id="44"/>
    </w:p>
    <w:p w14:paraId="39DE87C3" w14:textId="4E8175F7" w:rsidR="00E747E4" w:rsidRDefault="00E747E4" w:rsidP="00E747E4">
      <w:pPr>
        <w:pStyle w:val="a2"/>
      </w:pPr>
      <w:r>
        <w:rPr>
          <w:rFonts w:hint="eastAsia"/>
        </w:rPr>
        <w:t>头脑风暴</w:t>
      </w:r>
    </w:p>
    <w:p w14:paraId="57976623" w14:textId="7B109FB5" w:rsidR="00E747E4" w:rsidRDefault="00E747E4" w:rsidP="00E747E4">
      <w:pPr>
        <w:pStyle w:val="a2"/>
      </w:pPr>
      <w:r>
        <w:rPr>
          <w:rFonts w:hint="eastAsia"/>
        </w:rPr>
        <w:t>访谈</w:t>
      </w:r>
    </w:p>
    <w:p w14:paraId="47CBCC7A" w14:textId="401ADC1B" w:rsidR="00E747E4" w:rsidRDefault="00E747E4" w:rsidP="00E747E4">
      <w:pPr>
        <w:pStyle w:val="a2"/>
      </w:pPr>
      <w:r>
        <w:rPr>
          <w:rFonts w:hint="eastAsia"/>
        </w:rPr>
        <w:t>焦点小组</w:t>
      </w:r>
    </w:p>
    <w:p w14:paraId="617AC150" w14:textId="292C4707" w:rsidR="00E747E4" w:rsidRDefault="00E747E4" w:rsidP="00E747E4">
      <w:pPr>
        <w:pStyle w:val="a2"/>
      </w:pPr>
      <w:r>
        <w:rPr>
          <w:rFonts w:hint="eastAsia"/>
        </w:rPr>
        <w:t>问卷调查</w:t>
      </w:r>
    </w:p>
    <w:p w14:paraId="22AD8E05" w14:textId="6B79F241" w:rsidR="00E747E4" w:rsidRDefault="00E747E4" w:rsidP="00E747E4">
      <w:pPr>
        <w:pStyle w:val="a2"/>
      </w:pPr>
      <w:r>
        <w:rPr>
          <w:rFonts w:hint="eastAsia"/>
        </w:rPr>
        <w:t>标杆对照</w:t>
      </w:r>
    </w:p>
    <w:p w14:paraId="404FA56B" w14:textId="5B4B6628" w:rsidR="00E747E4" w:rsidRDefault="00E747E4" w:rsidP="00E747E4">
      <w:pPr>
        <w:pStyle w:val="a1"/>
      </w:pPr>
      <w:bookmarkStart w:id="45" w:name="_Toc529651770"/>
      <w:r>
        <w:rPr>
          <w:rFonts w:hint="eastAsia"/>
        </w:rPr>
        <w:t>数据分析</w:t>
      </w:r>
      <w:bookmarkEnd w:id="45"/>
    </w:p>
    <w:p w14:paraId="769AF700" w14:textId="2E231C02" w:rsidR="00E747E4" w:rsidRDefault="00E747E4" w:rsidP="00E747E4">
      <w:pPr>
        <w:pStyle w:val="a2"/>
      </w:pPr>
      <w:r>
        <w:rPr>
          <w:rFonts w:hint="eastAsia"/>
        </w:rPr>
        <w:t>文件分析</w:t>
      </w:r>
    </w:p>
    <w:p w14:paraId="13F64FDF" w14:textId="7063BB8A" w:rsidR="00E747E4" w:rsidRDefault="00E747E4" w:rsidP="00E747E4">
      <w:pPr>
        <w:pStyle w:val="a1"/>
      </w:pPr>
      <w:bookmarkStart w:id="46" w:name="_Toc529651771"/>
      <w:r>
        <w:rPr>
          <w:rFonts w:hint="eastAsia"/>
        </w:rPr>
        <w:t>决策</w:t>
      </w:r>
      <w:bookmarkEnd w:id="46"/>
    </w:p>
    <w:p w14:paraId="3D1E9073" w14:textId="2FF67488" w:rsidR="00E747E4" w:rsidRDefault="00E747E4" w:rsidP="00E747E4">
      <w:pPr>
        <w:pStyle w:val="a2"/>
      </w:pPr>
      <w:r>
        <w:rPr>
          <w:rFonts w:hint="eastAsia"/>
        </w:rPr>
        <w:t>投票</w:t>
      </w:r>
    </w:p>
    <w:p w14:paraId="1CE14938" w14:textId="39D32846" w:rsidR="00E747E4" w:rsidRDefault="00E747E4" w:rsidP="00E747E4">
      <w:pPr>
        <w:pStyle w:val="a2"/>
      </w:pPr>
      <w:r>
        <w:rPr>
          <w:rFonts w:hint="eastAsia"/>
        </w:rPr>
        <w:t>多标准决策分析</w:t>
      </w:r>
    </w:p>
    <w:p w14:paraId="74BCDF91" w14:textId="0EE54E65" w:rsidR="00E747E4" w:rsidRDefault="00E747E4" w:rsidP="00E747E4">
      <w:pPr>
        <w:pStyle w:val="a1"/>
      </w:pPr>
      <w:bookmarkStart w:id="47" w:name="_Toc529651772"/>
      <w:r>
        <w:rPr>
          <w:rFonts w:hint="eastAsia"/>
        </w:rPr>
        <w:t>数据表现</w:t>
      </w:r>
      <w:bookmarkEnd w:id="47"/>
    </w:p>
    <w:p w14:paraId="0DFD2893" w14:textId="074E892F" w:rsidR="00E747E4" w:rsidRDefault="00E747E4" w:rsidP="00E747E4">
      <w:pPr>
        <w:pStyle w:val="a2"/>
      </w:pPr>
      <w:r>
        <w:rPr>
          <w:rFonts w:hint="eastAsia"/>
        </w:rPr>
        <w:t>亲和图</w:t>
      </w:r>
    </w:p>
    <w:p w14:paraId="6AF17756" w14:textId="6F9CEB74" w:rsidR="00E747E4" w:rsidRDefault="00E747E4" w:rsidP="00E747E4">
      <w:pPr>
        <w:pStyle w:val="a2"/>
      </w:pPr>
      <w:r>
        <w:rPr>
          <w:rFonts w:hint="eastAsia"/>
        </w:rPr>
        <w:t>思维导图</w:t>
      </w:r>
    </w:p>
    <w:p w14:paraId="7201B221" w14:textId="19D7F2A9" w:rsidR="00E747E4" w:rsidRDefault="00E747E4" w:rsidP="00E747E4">
      <w:pPr>
        <w:pStyle w:val="a1"/>
      </w:pPr>
      <w:bookmarkStart w:id="48" w:name="_Toc529651773"/>
      <w:r>
        <w:rPr>
          <w:rFonts w:hint="eastAsia"/>
        </w:rPr>
        <w:t>人际关系与团队技能</w:t>
      </w:r>
      <w:bookmarkEnd w:id="48"/>
    </w:p>
    <w:p w14:paraId="0C84FA2A" w14:textId="5CA7E6C7" w:rsidR="00E747E4" w:rsidRDefault="00E747E4" w:rsidP="00E747E4">
      <w:pPr>
        <w:pStyle w:val="a2"/>
      </w:pPr>
      <w:r>
        <w:rPr>
          <w:rFonts w:hint="eastAsia"/>
        </w:rPr>
        <w:t>名义小组技术</w:t>
      </w:r>
    </w:p>
    <w:p w14:paraId="304D5A47" w14:textId="7AF48DA3" w:rsidR="00E747E4" w:rsidRDefault="00E747E4" w:rsidP="00E747E4">
      <w:pPr>
        <w:pStyle w:val="a2"/>
      </w:pPr>
      <w:r>
        <w:rPr>
          <w:rFonts w:hint="eastAsia"/>
        </w:rPr>
        <w:t>观察/交谈</w:t>
      </w:r>
    </w:p>
    <w:p w14:paraId="12EAA8AB" w14:textId="5378FB22" w:rsidR="00E747E4" w:rsidRDefault="00E747E4" w:rsidP="00E747E4">
      <w:pPr>
        <w:pStyle w:val="a2"/>
      </w:pPr>
      <w:r>
        <w:rPr>
          <w:rFonts w:hint="eastAsia"/>
        </w:rPr>
        <w:lastRenderedPageBreak/>
        <w:t>引导</w:t>
      </w:r>
    </w:p>
    <w:p w14:paraId="6347181F" w14:textId="69D2EAB6" w:rsidR="00E747E4" w:rsidRDefault="00E747E4" w:rsidP="00E747E4">
      <w:pPr>
        <w:pStyle w:val="a1"/>
      </w:pPr>
      <w:bookmarkStart w:id="49" w:name="_Toc529651774"/>
      <w:r>
        <w:rPr>
          <w:rFonts w:hint="eastAsia"/>
        </w:rPr>
        <w:t>系统交互图</w:t>
      </w:r>
      <w:bookmarkEnd w:id="49"/>
    </w:p>
    <w:p w14:paraId="5B8333DD" w14:textId="0070FBC8" w:rsidR="00E747E4" w:rsidRDefault="00E747E4" w:rsidP="00376FB3">
      <w:pPr>
        <w:pStyle w:val="a1"/>
        <w:rPr>
          <w:rFonts w:hint="eastAsia"/>
        </w:rPr>
      </w:pPr>
      <w:bookmarkStart w:id="50" w:name="_Toc529651775"/>
      <w:r>
        <w:rPr>
          <w:rFonts w:hint="eastAsia"/>
        </w:rPr>
        <w:t>原型法</w:t>
      </w:r>
      <w:bookmarkEnd w:id="50"/>
    </w:p>
    <w:p w14:paraId="071C86BE" w14:textId="04038839" w:rsidR="00584DFB" w:rsidRDefault="0081376B" w:rsidP="004767C4">
      <w:pPr>
        <w:pStyle w:val="a0"/>
      </w:pPr>
      <w:bookmarkStart w:id="51" w:name="_Toc529651776"/>
      <w:r>
        <w:rPr>
          <w:rFonts w:hint="eastAsia"/>
        </w:rPr>
        <w:t>定义范围</w:t>
      </w:r>
      <w:bookmarkEnd w:id="51"/>
    </w:p>
    <w:p w14:paraId="538086FF" w14:textId="0F5DC82D" w:rsidR="0081376B" w:rsidRDefault="00FF23CD" w:rsidP="00FF23CD">
      <w:pPr>
        <w:ind w:firstLine="420"/>
      </w:pPr>
      <w:r w:rsidRPr="00FF23CD">
        <w:rPr>
          <w:rFonts w:hint="eastAsia"/>
        </w:rPr>
        <w:t>定义范围是制定项目和产品详细描述的过程。本过程的主要作用是，描述产品、服务或成果的边</w:t>
      </w:r>
      <w:r w:rsidRPr="00FF23CD">
        <w:t xml:space="preserve"> 界和验收标准。</w:t>
      </w:r>
    </w:p>
    <w:p w14:paraId="1BD52CEF" w14:textId="37FCD851" w:rsidR="00FF23CD" w:rsidRDefault="00FF23CD" w:rsidP="00FF23CD">
      <w:pPr>
        <w:ind w:firstLine="420"/>
      </w:pPr>
      <w:r>
        <w:rPr>
          <w:noProof/>
        </w:rPr>
        <w:drawing>
          <wp:inline distT="0" distB="0" distL="0" distR="0" wp14:anchorId="4841EC9D" wp14:editId="7880E529">
            <wp:extent cx="5274310" cy="20059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05965"/>
                    </a:xfrm>
                    <a:prstGeom prst="rect">
                      <a:avLst/>
                    </a:prstGeom>
                  </pic:spPr>
                </pic:pic>
              </a:graphicData>
            </a:graphic>
          </wp:inline>
        </w:drawing>
      </w:r>
    </w:p>
    <w:p w14:paraId="7A037ACE" w14:textId="5DFBDEE2" w:rsidR="001E3A92" w:rsidRDefault="001E3A92" w:rsidP="001E3A92">
      <w:pPr>
        <w:pStyle w:val="a1"/>
      </w:pPr>
      <w:bookmarkStart w:id="52" w:name="_Toc529651777"/>
      <w:r>
        <w:rPr>
          <w:rFonts w:hint="eastAsia"/>
        </w:rPr>
        <w:t>专家判断</w:t>
      </w:r>
      <w:bookmarkEnd w:id="52"/>
    </w:p>
    <w:p w14:paraId="22A2746C" w14:textId="77FC047F" w:rsidR="001E3A92" w:rsidRDefault="001E3A92" w:rsidP="001E3A92">
      <w:pPr>
        <w:pStyle w:val="a1"/>
      </w:pPr>
      <w:bookmarkStart w:id="53" w:name="_Toc529651778"/>
      <w:r>
        <w:rPr>
          <w:rFonts w:hint="eastAsia"/>
        </w:rPr>
        <w:t>数据分析</w:t>
      </w:r>
      <w:bookmarkEnd w:id="53"/>
    </w:p>
    <w:p w14:paraId="1A457BBE" w14:textId="7E534300" w:rsidR="001E3A92" w:rsidRDefault="001E3A92" w:rsidP="001E3A92">
      <w:pPr>
        <w:pStyle w:val="a2"/>
      </w:pPr>
      <w:r>
        <w:rPr>
          <w:rFonts w:hint="eastAsia"/>
        </w:rPr>
        <w:t>备选方案分析</w:t>
      </w:r>
    </w:p>
    <w:p w14:paraId="5B3E425F" w14:textId="63B3FD66" w:rsidR="001E3A92" w:rsidRDefault="001E3A92" w:rsidP="001E3A92">
      <w:pPr>
        <w:pStyle w:val="a1"/>
      </w:pPr>
      <w:bookmarkStart w:id="54" w:name="_Toc529651779"/>
      <w:r>
        <w:rPr>
          <w:rFonts w:hint="eastAsia"/>
        </w:rPr>
        <w:t>决策</w:t>
      </w:r>
      <w:bookmarkEnd w:id="54"/>
    </w:p>
    <w:p w14:paraId="0B0D2539" w14:textId="6F2C63C2" w:rsidR="001E3A92" w:rsidRDefault="001E3A92" w:rsidP="001E3A92">
      <w:pPr>
        <w:pStyle w:val="a2"/>
      </w:pPr>
      <w:r>
        <w:rPr>
          <w:rFonts w:hint="eastAsia"/>
        </w:rPr>
        <w:t>多标准决策分析</w:t>
      </w:r>
    </w:p>
    <w:p w14:paraId="14FBFB98" w14:textId="580F66DA" w:rsidR="001E3A92" w:rsidRDefault="001E3A92" w:rsidP="001E3A92">
      <w:pPr>
        <w:pStyle w:val="a1"/>
      </w:pPr>
      <w:bookmarkStart w:id="55" w:name="_Toc529651780"/>
      <w:r>
        <w:rPr>
          <w:rFonts w:hint="eastAsia"/>
        </w:rPr>
        <w:t>人际关系与团队技能</w:t>
      </w:r>
      <w:bookmarkEnd w:id="55"/>
    </w:p>
    <w:p w14:paraId="61E993EF" w14:textId="7A89E524" w:rsidR="001E3A92" w:rsidRDefault="001E3A92" w:rsidP="001E3A92">
      <w:pPr>
        <w:pStyle w:val="a2"/>
      </w:pPr>
      <w:r>
        <w:rPr>
          <w:rFonts w:hint="eastAsia"/>
        </w:rPr>
        <w:t>引导</w:t>
      </w:r>
    </w:p>
    <w:p w14:paraId="17289396" w14:textId="233E673B" w:rsidR="001E3A92" w:rsidRDefault="001E3A92" w:rsidP="001E3A92">
      <w:pPr>
        <w:pStyle w:val="a1"/>
        <w:rPr>
          <w:rFonts w:hint="eastAsia"/>
        </w:rPr>
      </w:pPr>
      <w:bookmarkStart w:id="56" w:name="_Toc529651781"/>
      <w:r>
        <w:rPr>
          <w:rFonts w:hint="eastAsia"/>
        </w:rPr>
        <w:t>产品分析</w:t>
      </w:r>
      <w:bookmarkEnd w:id="56"/>
    </w:p>
    <w:p w14:paraId="091DE709" w14:textId="5FD7A879" w:rsidR="0081376B" w:rsidRDefault="0081376B" w:rsidP="0081376B">
      <w:pPr>
        <w:pStyle w:val="a0"/>
      </w:pPr>
      <w:bookmarkStart w:id="57" w:name="_Toc529651782"/>
      <w:r>
        <w:rPr>
          <w:rFonts w:hint="eastAsia"/>
        </w:rPr>
        <w:t>创建</w:t>
      </w:r>
      <w:r>
        <w:rPr>
          <w:rFonts w:hint="eastAsia"/>
        </w:rPr>
        <w:t>W</w:t>
      </w:r>
      <w:r>
        <w:t>BS</w:t>
      </w:r>
      <w:bookmarkEnd w:id="57"/>
    </w:p>
    <w:p w14:paraId="6F671746" w14:textId="264796F6" w:rsidR="00EC263E" w:rsidRDefault="00EC263E" w:rsidP="00EC263E">
      <w:pPr>
        <w:ind w:firstLine="420"/>
      </w:pPr>
      <w:r w:rsidRPr="00EC263E">
        <w:rPr>
          <w:rFonts w:hint="eastAsia"/>
        </w:rPr>
        <w:t>创建工作分解结构（</w:t>
      </w:r>
      <w:r w:rsidRPr="00EC263E">
        <w:t>WBS）是把项目可交付成果和项目工作分解成较小、更易于管理的组件的过 程。本过程的主要作用是，为所要交付的内容提供架构，它仅开展一次或仅在项目的预定义点开展。</w:t>
      </w:r>
    </w:p>
    <w:p w14:paraId="5748FE10" w14:textId="393F647A" w:rsidR="00EC263E" w:rsidRDefault="00EC263E" w:rsidP="00EC263E">
      <w:pPr>
        <w:ind w:firstLine="420"/>
      </w:pPr>
      <w:r>
        <w:rPr>
          <w:noProof/>
        </w:rPr>
        <w:lastRenderedPageBreak/>
        <w:drawing>
          <wp:inline distT="0" distB="0" distL="0" distR="0" wp14:anchorId="20207791" wp14:editId="4BCB02C8">
            <wp:extent cx="5274310" cy="1666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66875"/>
                    </a:xfrm>
                    <a:prstGeom prst="rect">
                      <a:avLst/>
                    </a:prstGeom>
                  </pic:spPr>
                </pic:pic>
              </a:graphicData>
            </a:graphic>
          </wp:inline>
        </w:drawing>
      </w:r>
    </w:p>
    <w:p w14:paraId="4FFE71AA" w14:textId="73B6D9E2" w:rsidR="00D77556" w:rsidRDefault="00D77556" w:rsidP="00D77556">
      <w:pPr>
        <w:pStyle w:val="a1"/>
      </w:pPr>
      <w:bookmarkStart w:id="58" w:name="_Toc529651783"/>
      <w:r>
        <w:rPr>
          <w:rFonts w:hint="eastAsia"/>
        </w:rPr>
        <w:t>专家判断</w:t>
      </w:r>
      <w:bookmarkEnd w:id="58"/>
    </w:p>
    <w:p w14:paraId="48D1B9F9" w14:textId="2B1585B3" w:rsidR="00D77556" w:rsidRPr="00EC263E" w:rsidRDefault="00D77556" w:rsidP="00D77556">
      <w:pPr>
        <w:pStyle w:val="a1"/>
        <w:rPr>
          <w:rFonts w:hint="eastAsia"/>
        </w:rPr>
      </w:pPr>
      <w:bookmarkStart w:id="59" w:name="_Toc529651784"/>
      <w:r>
        <w:rPr>
          <w:rFonts w:hint="eastAsia"/>
        </w:rPr>
        <w:t>分解</w:t>
      </w:r>
      <w:bookmarkEnd w:id="59"/>
    </w:p>
    <w:p w14:paraId="5A5EDC99" w14:textId="463693B0" w:rsidR="0081376B" w:rsidRDefault="0081376B" w:rsidP="0081376B">
      <w:pPr>
        <w:pStyle w:val="a0"/>
      </w:pPr>
      <w:bookmarkStart w:id="60" w:name="_Toc529651785"/>
      <w:r w:rsidRPr="0081376B">
        <w:rPr>
          <w:rFonts w:hint="eastAsia"/>
        </w:rPr>
        <w:t>确认范围</w:t>
      </w:r>
      <w:bookmarkEnd w:id="60"/>
    </w:p>
    <w:p w14:paraId="36CCA965" w14:textId="3310FF7A" w:rsidR="00EC263E" w:rsidRDefault="00EC263E" w:rsidP="00EC263E">
      <w:pPr>
        <w:ind w:firstLine="420"/>
      </w:pPr>
      <w:r w:rsidRPr="00EC263E">
        <w:rPr>
          <w:rFonts w:hint="eastAsia"/>
        </w:rPr>
        <w:t>确认范围是正式验收已完成的项目可交付成果的过程。本过程的主要作用是，使验收过程具有客</w:t>
      </w:r>
      <w:r w:rsidRPr="00EC263E">
        <w:t xml:space="preserve"> 观性；同时通过确认每个可交付成果，来提高最终产品、服务或成果获得验收的可能性。本过程应 根据需要在整个项目期间定期开展。</w:t>
      </w:r>
    </w:p>
    <w:p w14:paraId="2E25BD71" w14:textId="73B6E4FD" w:rsidR="00EC263E" w:rsidRDefault="00EC263E" w:rsidP="00EC263E">
      <w:pPr>
        <w:ind w:firstLine="420"/>
      </w:pPr>
      <w:r>
        <w:rPr>
          <w:noProof/>
        </w:rPr>
        <w:drawing>
          <wp:inline distT="0" distB="0" distL="0" distR="0" wp14:anchorId="5276AE39" wp14:editId="347200F5">
            <wp:extent cx="5274310" cy="2111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1375"/>
                    </a:xfrm>
                    <a:prstGeom prst="rect">
                      <a:avLst/>
                    </a:prstGeom>
                  </pic:spPr>
                </pic:pic>
              </a:graphicData>
            </a:graphic>
          </wp:inline>
        </w:drawing>
      </w:r>
    </w:p>
    <w:p w14:paraId="4A7BAA42" w14:textId="76C4FE5C" w:rsidR="00D77556" w:rsidRDefault="00D77556" w:rsidP="00D77556">
      <w:pPr>
        <w:pStyle w:val="a1"/>
      </w:pPr>
      <w:bookmarkStart w:id="61" w:name="_Toc529651786"/>
      <w:r>
        <w:rPr>
          <w:rFonts w:hint="eastAsia"/>
        </w:rPr>
        <w:t>检查</w:t>
      </w:r>
      <w:bookmarkEnd w:id="61"/>
    </w:p>
    <w:p w14:paraId="7E5EFEFD" w14:textId="12F0FA33" w:rsidR="00D77556" w:rsidRDefault="00D77556" w:rsidP="00D77556">
      <w:pPr>
        <w:pStyle w:val="a1"/>
      </w:pPr>
      <w:bookmarkStart w:id="62" w:name="_Toc529651787"/>
      <w:r>
        <w:rPr>
          <w:rFonts w:hint="eastAsia"/>
        </w:rPr>
        <w:t>决策</w:t>
      </w:r>
      <w:bookmarkEnd w:id="62"/>
    </w:p>
    <w:p w14:paraId="41BB2522" w14:textId="1CD4C72C" w:rsidR="00D77556" w:rsidRPr="00EC263E" w:rsidRDefault="00D77556" w:rsidP="00D77556">
      <w:pPr>
        <w:pStyle w:val="a2"/>
        <w:rPr>
          <w:rFonts w:hint="eastAsia"/>
        </w:rPr>
      </w:pPr>
      <w:r>
        <w:rPr>
          <w:rFonts w:hint="eastAsia"/>
        </w:rPr>
        <w:t>投票</w:t>
      </w:r>
    </w:p>
    <w:p w14:paraId="7D284865" w14:textId="149B7679" w:rsidR="0081376B" w:rsidRDefault="0081376B" w:rsidP="0081376B">
      <w:pPr>
        <w:pStyle w:val="a0"/>
      </w:pPr>
      <w:bookmarkStart w:id="63" w:name="_Toc529651788"/>
      <w:r>
        <w:rPr>
          <w:rFonts w:hint="eastAsia"/>
        </w:rPr>
        <w:t>控制</w:t>
      </w:r>
      <w:r w:rsidRPr="0081376B">
        <w:rPr>
          <w:rFonts w:hint="eastAsia"/>
        </w:rPr>
        <w:t>范围</w:t>
      </w:r>
      <w:bookmarkEnd w:id="63"/>
    </w:p>
    <w:p w14:paraId="2B1CADAA" w14:textId="2976034E" w:rsidR="00EC263E" w:rsidRDefault="00EC263E" w:rsidP="00EC263E">
      <w:pPr>
        <w:ind w:firstLine="420"/>
      </w:pPr>
      <w:r w:rsidRPr="00EC263E">
        <w:rPr>
          <w:rFonts w:hint="eastAsia"/>
        </w:rPr>
        <w:t>控制范围是监督项目和产品的范围状态，管理范围基准变更的过程。本过程的主要作用是，在整</w:t>
      </w:r>
      <w:r w:rsidRPr="00EC263E">
        <w:t>个项目期间保持对范围基准的维护，且需要在整个项目期间开展。</w:t>
      </w:r>
    </w:p>
    <w:p w14:paraId="5AD7F244" w14:textId="29E99F01" w:rsidR="00EC263E" w:rsidRDefault="00EC263E" w:rsidP="00EC263E">
      <w:pPr>
        <w:ind w:firstLine="420"/>
      </w:pPr>
      <w:r>
        <w:rPr>
          <w:noProof/>
        </w:rPr>
        <w:lastRenderedPageBreak/>
        <w:drawing>
          <wp:inline distT="0" distB="0" distL="0" distR="0" wp14:anchorId="0A47A716" wp14:editId="2A226329">
            <wp:extent cx="5274310" cy="25444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4445"/>
                    </a:xfrm>
                    <a:prstGeom prst="rect">
                      <a:avLst/>
                    </a:prstGeom>
                  </pic:spPr>
                </pic:pic>
              </a:graphicData>
            </a:graphic>
          </wp:inline>
        </w:drawing>
      </w:r>
    </w:p>
    <w:p w14:paraId="0285AFCD" w14:textId="1BB6EDBB" w:rsidR="00D77556" w:rsidRDefault="00D77556" w:rsidP="00D77556">
      <w:pPr>
        <w:pStyle w:val="a1"/>
      </w:pPr>
      <w:bookmarkStart w:id="64" w:name="_Toc529651789"/>
      <w:r>
        <w:rPr>
          <w:rFonts w:hint="eastAsia"/>
        </w:rPr>
        <w:t>数据分析</w:t>
      </w:r>
      <w:bookmarkEnd w:id="64"/>
    </w:p>
    <w:p w14:paraId="53CADBD9" w14:textId="3B6E59A5" w:rsidR="00D77556" w:rsidRDefault="00D77556" w:rsidP="00D77556">
      <w:pPr>
        <w:pStyle w:val="a1"/>
      </w:pPr>
      <w:bookmarkStart w:id="65" w:name="_Toc529651790"/>
      <w:r>
        <w:rPr>
          <w:rFonts w:hint="eastAsia"/>
        </w:rPr>
        <w:t>偏差分析</w:t>
      </w:r>
      <w:bookmarkEnd w:id="65"/>
    </w:p>
    <w:p w14:paraId="1371E1ED" w14:textId="6F1876C8" w:rsidR="00D77556" w:rsidRPr="00EC263E" w:rsidRDefault="00D77556" w:rsidP="00D77556">
      <w:pPr>
        <w:pStyle w:val="a1"/>
        <w:rPr>
          <w:rFonts w:hint="eastAsia"/>
        </w:rPr>
      </w:pPr>
      <w:bookmarkStart w:id="66" w:name="_Toc529651791"/>
      <w:r>
        <w:rPr>
          <w:rFonts w:hint="eastAsia"/>
        </w:rPr>
        <w:t>趋势分析</w:t>
      </w:r>
      <w:bookmarkEnd w:id="66"/>
    </w:p>
    <w:p w14:paraId="0E994AA6" w14:textId="5775ED77" w:rsidR="00DF1E3F" w:rsidRPr="00DF1E3F" w:rsidRDefault="00DF1E3F" w:rsidP="00DF1E3F">
      <w:pPr>
        <w:pStyle w:val="a1"/>
      </w:pPr>
      <w:bookmarkStart w:id="67" w:name="_Toc529651792"/>
      <w:r>
        <w:rPr>
          <w:rFonts w:hint="eastAsia"/>
        </w:rPr>
        <w:t>项目变更</w:t>
      </w:r>
      <w:r>
        <w:t>的</w:t>
      </w:r>
      <w:r>
        <w:rPr>
          <w:rFonts w:hint="eastAsia"/>
        </w:rPr>
        <w:t>CCB流程</w:t>
      </w:r>
      <w:bookmarkEnd w:id="67"/>
    </w:p>
    <w:p w14:paraId="081FEB1E" w14:textId="276F6D5A" w:rsidR="00840A17" w:rsidRPr="00840A17" w:rsidRDefault="00840A17" w:rsidP="00840A17">
      <w:ins w:id="68" w:author="HerculesHu" w:date="2018-01-11T23:35:00Z">
        <w:r>
          <w:rPr>
            <w:b/>
            <w:noProof/>
          </w:rPr>
          <w:drawing>
            <wp:inline distT="0" distB="0" distL="0" distR="0" wp14:anchorId="78C2DCE0" wp14:editId="66A06CA4">
              <wp:extent cx="5264150" cy="4146550"/>
              <wp:effectExtent l="0" t="0" r="0" b="6350"/>
              <wp:docPr id="1" name="图片 1" descr="C:\Users\Administrator\Desktop\捕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捕获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4146550"/>
                      </a:xfrm>
                      <a:prstGeom prst="rect">
                        <a:avLst/>
                      </a:prstGeom>
                      <a:noFill/>
                      <a:ln>
                        <a:noFill/>
                      </a:ln>
                    </pic:spPr>
                  </pic:pic>
                </a:graphicData>
              </a:graphic>
            </wp:inline>
          </w:drawing>
        </w:r>
      </w:ins>
    </w:p>
    <w:sectPr w:rsidR="00840A17" w:rsidRPr="00840A17" w:rsidSect="005F0667">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A30B3F" w14:textId="77777777" w:rsidR="00444937" w:rsidRDefault="00444937" w:rsidP="00835DF5">
      <w:r>
        <w:separator/>
      </w:r>
    </w:p>
  </w:endnote>
  <w:endnote w:type="continuationSeparator" w:id="0">
    <w:p w14:paraId="293EBCDB" w14:textId="77777777" w:rsidR="00444937" w:rsidRDefault="00444937" w:rsidP="00835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70536" w14:textId="77777777" w:rsidR="00F32399" w:rsidRDefault="00F32399">
    <w:pPr>
      <w:pStyle w:val="aff5"/>
      <w:ind w:left="10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231345"/>
      <w:docPartObj>
        <w:docPartGallery w:val="Page Numbers (Bottom of Page)"/>
        <w:docPartUnique/>
      </w:docPartObj>
    </w:sdtPr>
    <w:sdtEndPr/>
    <w:sdtContent>
      <w:sdt>
        <w:sdtPr>
          <w:id w:val="-1705238520"/>
          <w:docPartObj>
            <w:docPartGallery w:val="Page Numbers (Top of Page)"/>
            <w:docPartUnique/>
          </w:docPartObj>
        </w:sdtPr>
        <w:sdtEndPr/>
        <w:sdtContent>
          <w:p w14:paraId="3FD0D552" w14:textId="62B618A5" w:rsidR="005F0667" w:rsidRDefault="005F0667" w:rsidP="005F0667">
            <w:pPr>
              <w:jc w:val="center"/>
            </w:pPr>
            <w:r w:rsidRPr="005F0667">
              <w:rPr>
                <w:lang w:val="zh-CN"/>
              </w:rPr>
              <w:t xml:space="preserve"> </w:t>
            </w:r>
            <w:r w:rsidRPr="005F0667">
              <w:rPr>
                <w:b/>
                <w:bCs/>
              </w:rPr>
              <w:fldChar w:fldCharType="begin"/>
            </w:r>
            <w:r w:rsidRPr="005F0667">
              <w:rPr>
                <w:b/>
                <w:bCs/>
              </w:rPr>
              <w:instrText>PAGE</w:instrText>
            </w:r>
            <w:r w:rsidRPr="005F0667">
              <w:rPr>
                <w:b/>
                <w:bCs/>
              </w:rPr>
              <w:fldChar w:fldCharType="separate"/>
            </w:r>
            <w:r w:rsidR="00725902">
              <w:rPr>
                <w:b/>
                <w:bCs/>
                <w:noProof/>
              </w:rPr>
              <w:t>7</w:t>
            </w:r>
            <w:r w:rsidRPr="005F0667">
              <w:rPr>
                <w:b/>
                <w:bCs/>
              </w:rPr>
              <w:fldChar w:fldCharType="end"/>
            </w:r>
            <w:r w:rsidRPr="005F0667">
              <w:rPr>
                <w:lang w:val="zh-CN"/>
              </w:rPr>
              <w:t xml:space="preserve"> / </w:t>
            </w:r>
            <w:r w:rsidRPr="005F0667">
              <w:rPr>
                <w:b/>
                <w:bCs/>
              </w:rPr>
              <w:fldChar w:fldCharType="begin"/>
            </w:r>
            <w:r w:rsidRPr="005F0667">
              <w:rPr>
                <w:b/>
                <w:bCs/>
              </w:rPr>
              <w:instrText>NUMPAGES</w:instrText>
            </w:r>
            <w:r w:rsidRPr="005F0667">
              <w:rPr>
                <w:b/>
                <w:bCs/>
              </w:rPr>
              <w:fldChar w:fldCharType="separate"/>
            </w:r>
            <w:r w:rsidR="00725902">
              <w:rPr>
                <w:b/>
                <w:bCs/>
                <w:noProof/>
              </w:rPr>
              <w:t>7</w:t>
            </w:r>
            <w:r w:rsidRPr="005F0667">
              <w:rPr>
                <w:b/>
                <w:bCs/>
              </w:rPr>
              <w:fldChar w:fldCharType="end"/>
            </w:r>
          </w:p>
        </w:sdtContent>
      </w:sdt>
    </w:sdtContent>
  </w:sdt>
  <w:p w14:paraId="49947471" w14:textId="77777777" w:rsidR="005F0667" w:rsidRDefault="005F066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403F0" w14:textId="77777777" w:rsidR="00F32399" w:rsidRDefault="00F32399">
    <w:pPr>
      <w:pStyle w:val="aff5"/>
      <w:ind w:left="105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70A65" w14:textId="77777777" w:rsidR="00444937" w:rsidRDefault="00444937" w:rsidP="00835DF5">
      <w:r>
        <w:separator/>
      </w:r>
    </w:p>
  </w:footnote>
  <w:footnote w:type="continuationSeparator" w:id="0">
    <w:p w14:paraId="284EB1DB" w14:textId="77777777" w:rsidR="00444937" w:rsidRDefault="00444937" w:rsidP="00835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4ABA7" w14:textId="77777777" w:rsidR="00BC6D25" w:rsidRDefault="00444937">
    <w:r>
      <w:rPr>
        <w:noProof/>
      </w:rPr>
      <w:pict w14:anchorId="7D668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8" o:spid="_x0000_s2063" type="#_x0000_t75" style="position:absolute;margin-left:0;margin-top:0;width:399.75pt;height:399.75pt;z-index:-251657216;mso-position-horizontal:center;mso-position-horizontal-relative:margin;mso-position-vertical:center;mso-position-vertical-relative:margin" o:allowincell="f">
          <v:imagedata r:id="rId1" o:title="TIM图片2017101410513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B3160" w14:textId="74CD39DF" w:rsidR="00835DF5" w:rsidRDefault="00444937" w:rsidP="00F32399">
    <w:pPr>
      <w:jc w:val="center"/>
    </w:pPr>
    <w:r>
      <w:rPr>
        <w:noProof/>
      </w:rPr>
      <w:pict w14:anchorId="6139AA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9" o:spid="_x0000_s2064" type="#_x0000_t75" style="position:absolute;left:0;text-align:left;margin-left:0;margin-top:0;width:399.75pt;height:399.75pt;z-index:-251656192;mso-position-horizontal:center;mso-position-horizontal-relative:margin;mso-position-vertical:center;mso-position-vertical-relative:margin" o:allowincell="f">
          <v:imagedata r:id="rId1" o:title="TIM图片20171014105131" gain="19661f" blacklevel="22938f"/>
          <w10:wrap anchorx="margin" anchory="margin"/>
        </v:shape>
      </w:pict>
    </w:r>
    <w:r w:rsidR="00835DF5">
      <w:rPr>
        <w:rFonts w:hint="eastAsia"/>
      </w:rPr>
      <w:t>PRD-201</w:t>
    </w:r>
    <w:r w:rsidR="00F32399">
      <w:rPr>
        <w:rFonts w:hint="eastAsia"/>
      </w:rPr>
      <w:t>8</w:t>
    </w:r>
    <w:r w:rsidR="00835DF5">
      <w:rPr>
        <w:rFonts w:hint="eastAsia"/>
      </w:rPr>
      <w:t>-G0</w:t>
    </w:r>
    <w:r w:rsidR="00F32399">
      <w:rPr>
        <w:rFonts w:hint="eastAsia"/>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4573966"/>
      <w:docPartObj>
        <w:docPartGallery w:val="Watermarks"/>
        <w:docPartUnique/>
      </w:docPartObj>
    </w:sdtPr>
    <w:sdtEndPr/>
    <w:sdtContent>
      <w:p w14:paraId="4F1133E6" w14:textId="77777777" w:rsidR="00BC6D25" w:rsidRDefault="00444937">
        <w:r>
          <w:rPr>
            <w:noProof/>
          </w:rPr>
          <w:pict w14:anchorId="7C52D6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6804687" o:spid="_x0000_s2062" type="#_x0000_t75" style="position:absolute;margin-left:0;margin-top:0;width:399.75pt;height:399.75pt;z-index:-251658240;mso-position-horizontal:center;mso-position-horizontal-relative:margin;mso-position-vertical:center;mso-position-vertical-relative:margin" o:allowincell="f">
              <v:imagedata r:id="rId1" o:title="TIM图片20171014105131"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8"/>
    <w:multiLevelType w:val="multilevel"/>
    <w:tmpl w:val="B0A2D784"/>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sz w:val="30"/>
        <w:szCs w:val="30"/>
      </w:rPr>
    </w:lvl>
    <w:lvl w:ilvl="2">
      <w:start w:val="1"/>
      <w:numFmt w:val="decimal"/>
      <w:lvlText w:val="%1.%2.%3."/>
      <w:lvlJc w:val="left"/>
      <w:pPr>
        <w:tabs>
          <w:tab w:val="num" w:pos="108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21502E9B"/>
    <w:multiLevelType w:val="hybridMultilevel"/>
    <w:tmpl w:val="65A4D9F4"/>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2" w15:restartNumberingAfterBreak="0">
    <w:nsid w:val="246905F9"/>
    <w:multiLevelType w:val="hybridMultilevel"/>
    <w:tmpl w:val="903018DE"/>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3"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101738"/>
    <w:multiLevelType w:val="hybridMultilevel"/>
    <w:tmpl w:val="F1CE0A16"/>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5" w15:restartNumberingAfterBreak="0">
    <w:nsid w:val="48F40565"/>
    <w:multiLevelType w:val="hybridMultilevel"/>
    <w:tmpl w:val="8FA432C8"/>
    <w:lvl w:ilvl="0" w:tplc="F6E07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E8383FB8"/>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A394B86"/>
    <w:multiLevelType w:val="hybridMultilevel"/>
    <w:tmpl w:val="435EFD9C"/>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num w:numId="1">
    <w:abstractNumId w:val="0"/>
  </w:num>
  <w:num w:numId="2">
    <w:abstractNumId w:val="1"/>
  </w:num>
  <w:num w:numId="3">
    <w:abstractNumId w:val="4"/>
  </w:num>
  <w:num w:numId="4">
    <w:abstractNumId w:val="2"/>
  </w:num>
  <w:num w:numId="5">
    <w:abstractNumId w:val="9"/>
  </w:num>
  <w:num w:numId="6">
    <w:abstractNumId w:val="7"/>
  </w:num>
  <w:num w:numId="7">
    <w:abstractNumId w:val="7"/>
  </w:num>
  <w:num w:numId="8">
    <w:abstractNumId w:val="7"/>
  </w:num>
  <w:num w:numId="9">
    <w:abstractNumId w:val="7"/>
  </w:num>
  <w:num w:numId="10">
    <w:abstractNumId w:val="5"/>
  </w:num>
  <w:num w:numId="11">
    <w:abstractNumId w:val="8"/>
  </w:num>
  <w:num w:numId="12">
    <w:abstractNumId w:val="3"/>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rculesHu">
    <w15:presenceInfo w15:providerId="None" w15:userId="Hercules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6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606"/>
    <w:rsid w:val="00014DD1"/>
    <w:rsid w:val="00021BB3"/>
    <w:rsid w:val="00037DFF"/>
    <w:rsid w:val="0004018C"/>
    <w:rsid w:val="00052C18"/>
    <w:rsid w:val="0005658D"/>
    <w:rsid w:val="00056C3C"/>
    <w:rsid w:val="00094E49"/>
    <w:rsid w:val="001577A4"/>
    <w:rsid w:val="00164536"/>
    <w:rsid w:val="001731A6"/>
    <w:rsid w:val="001737AD"/>
    <w:rsid w:val="001A3E8F"/>
    <w:rsid w:val="001A7610"/>
    <w:rsid w:val="001E3A92"/>
    <w:rsid w:val="001F14BD"/>
    <w:rsid w:val="0020335E"/>
    <w:rsid w:val="002048CA"/>
    <w:rsid w:val="002379BC"/>
    <w:rsid w:val="00237F48"/>
    <w:rsid w:val="00255676"/>
    <w:rsid w:val="00281F52"/>
    <w:rsid w:val="002956B7"/>
    <w:rsid w:val="002A4DB2"/>
    <w:rsid w:val="002C4100"/>
    <w:rsid w:val="002C7A26"/>
    <w:rsid w:val="002D06AA"/>
    <w:rsid w:val="002E5A13"/>
    <w:rsid w:val="002E7385"/>
    <w:rsid w:val="003046A3"/>
    <w:rsid w:val="0031480C"/>
    <w:rsid w:val="00326FD8"/>
    <w:rsid w:val="003702A4"/>
    <w:rsid w:val="00376FB3"/>
    <w:rsid w:val="003A3914"/>
    <w:rsid w:val="003B54DA"/>
    <w:rsid w:val="003B7700"/>
    <w:rsid w:val="003C7378"/>
    <w:rsid w:val="003D2EB0"/>
    <w:rsid w:val="003E71C7"/>
    <w:rsid w:val="003F3569"/>
    <w:rsid w:val="004206CE"/>
    <w:rsid w:val="00426A96"/>
    <w:rsid w:val="00443F79"/>
    <w:rsid w:val="00444937"/>
    <w:rsid w:val="00454EC6"/>
    <w:rsid w:val="0046483C"/>
    <w:rsid w:val="004767C4"/>
    <w:rsid w:val="00487C9B"/>
    <w:rsid w:val="00490C0A"/>
    <w:rsid w:val="004A6539"/>
    <w:rsid w:val="004F18EA"/>
    <w:rsid w:val="004F2316"/>
    <w:rsid w:val="004F2D4B"/>
    <w:rsid w:val="00513F78"/>
    <w:rsid w:val="005516B3"/>
    <w:rsid w:val="00555B7B"/>
    <w:rsid w:val="00557125"/>
    <w:rsid w:val="00557325"/>
    <w:rsid w:val="00557B9A"/>
    <w:rsid w:val="00584DFB"/>
    <w:rsid w:val="005C68C7"/>
    <w:rsid w:val="005E4123"/>
    <w:rsid w:val="005E6F72"/>
    <w:rsid w:val="005F01E4"/>
    <w:rsid w:val="005F0667"/>
    <w:rsid w:val="00600D55"/>
    <w:rsid w:val="00614D4E"/>
    <w:rsid w:val="00630978"/>
    <w:rsid w:val="006460BA"/>
    <w:rsid w:val="006705DF"/>
    <w:rsid w:val="00677F8B"/>
    <w:rsid w:val="00691B53"/>
    <w:rsid w:val="006C691A"/>
    <w:rsid w:val="006D5A5B"/>
    <w:rsid w:val="006E23D5"/>
    <w:rsid w:val="00700EB7"/>
    <w:rsid w:val="007250A0"/>
    <w:rsid w:val="00725902"/>
    <w:rsid w:val="007359D4"/>
    <w:rsid w:val="0073786C"/>
    <w:rsid w:val="0074075C"/>
    <w:rsid w:val="007557F0"/>
    <w:rsid w:val="0076408F"/>
    <w:rsid w:val="00777E8E"/>
    <w:rsid w:val="00797838"/>
    <w:rsid w:val="007C3C28"/>
    <w:rsid w:val="007D5FDE"/>
    <w:rsid w:val="007E5465"/>
    <w:rsid w:val="0081376B"/>
    <w:rsid w:val="00825B64"/>
    <w:rsid w:val="00830431"/>
    <w:rsid w:val="00835DF5"/>
    <w:rsid w:val="00840A17"/>
    <w:rsid w:val="00844F2D"/>
    <w:rsid w:val="00884E04"/>
    <w:rsid w:val="00885ECB"/>
    <w:rsid w:val="008A3201"/>
    <w:rsid w:val="008B2002"/>
    <w:rsid w:val="008D1587"/>
    <w:rsid w:val="008D7322"/>
    <w:rsid w:val="008F5560"/>
    <w:rsid w:val="00920C00"/>
    <w:rsid w:val="0094654A"/>
    <w:rsid w:val="00975EE6"/>
    <w:rsid w:val="00A078BF"/>
    <w:rsid w:val="00A10999"/>
    <w:rsid w:val="00A119D8"/>
    <w:rsid w:val="00A248FE"/>
    <w:rsid w:val="00A27F79"/>
    <w:rsid w:val="00A4079D"/>
    <w:rsid w:val="00A51AA3"/>
    <w:rsid w:val="00A56551"/>
    <w:rsid w:val="00A81B90"/>
    <w:rsid w:val="00A83C56"/>
    <w:rsid w:val="00A91E7E"/>
    <w:rsid w:val="00AB2A4D"/>
    <w:rsid w:val="00B05606"/>
    <w:rsid w:val="00B70946"/>
    <w:rsid w:val="00BB05BD"/>
    <w:rsid w:val="00BB7D70"/>
    <w:rsid w:val="00BC4278"/>
    <w:rsid w:val="00BC6D25"/>
    <w:rsid w:val="00C15D6A"/>
    <w:rsid w:val="00C33FF4"/>
    <w:rsid w:val="00C75C72"/>
    <w:rsid w:val="00CA2516"/>
    <w:rsid w:val="00CB1995"/>
    <w:rsid w:val="00CE0BD5"/>
    <w:rsid w:val="00CE3475"/>
    <w:rsid w:val="00D10C16"/>
    <w:rsid w:val="00D24461"/>
    <w:rsid w:val="00D636BC"/>
    <w:rsid w:val="00D72E8D"/>
    <w:rsid w:val="00D76606"/>
    <w:rsid w:val="00D77556"/>
    <w:rsid w:val="00DF1E3F"/>
    <w:rsid w:val="00E03FD4"/>
    <w:rsid w:val="00E05AF4"/>
    <w:rsid w:val="00E05F2F"/>
    <w:rsid w:val="00E63DC1"/>
    <w:rsid w:val="00E747E4"/>
    <w:rsid w:val="00E97E7F"/>
    <w:rsid w:val="00EB1DDB"/>
    <w:rsid w:val="00EC263E"/>
    <w:rsid w:val="00EC72D1"/>
    <w:rsid w:val="00ED78A7"/>
    <w:rsid w:val="00EE3341"/>
    <w:rsid w:val="00EF22CA"/>
    <w:rsid w:val="00F038B2"/>
    <w:rsid w:val="00F2050D"/>
    <w:rsid w:val="00F20BBF"/>
    <w:rsid w:val="00F27A63"/>
    <w:rsid w:val="00F32399"/>
    <w:rsid w:val="00F4673B"/>
    <w:rsid w:val="00F52AE7"/>
    <w:rsid w:val="00F57BF7"/>
    <w:rsid w:val="00FA1D06"/>
    <w:rsid w:val="00FB688A"/>
    <w:rsid w:val="00FF2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7BDF927D"/>
  <w15:chartTrackingRefBased/>
  <w15:docId w15:val="{32300AC4-DE1D-45B8-854D-F4BB39968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76408F"/>
    <w:rPr>
      <w:rFonts w:ascii="宋体" w:eastAsia="宋体" w:hAnsi="宋体" w:cs="宋体"/>
      <w:kern w:val="0"/>
    </w:rPr>
  </w:style>
  <w:style w:type="paragraph" w:styleId="1">
    <w:name w:val="heading 1"/>
    <w:basedOn w:val="a3"/>
    <w:next w:val="a3"/>
    <w:link w:val="10"/>
    <w:uiPriority w:val="9"/>
    <w:qFormat/>
    <w:rsid w:val="0076408F"/>
    <w:pPr>
      <w:keepNext/>
      <w:keepLines/>
      <w:spacing w:before="240"/>
      <w:outlineLvl w:val="0"/>
    </w:pPr>
    <w:rPr>
      <w:rFonts w:ascii="Calibri Light" w:hAnsi="Calibri Light" w:cs="Times New Roman"/>
      <w:b/>
      <w:sz w:val="44"/>
      <w:szCs w:val="32"/>
    </w:rPr>
  </w:style>
  <w:style w:type="paragraph" w:styleId="2">
    <w:name w:val="heading 2"/>
    <w:basedOn w:val="a3"/>
    <w:next w:val="a3"/>
    <w:link w:val="20"/>
    <w:uiPriority w:val="9"/>
    <w:unhideWhenUsed/>
    <w:qFormat/>
    <w:rsid w:val="0076408F"/>
    <w:pPr>
      <w:keepNext/>
      <w:keepLines/>
      <w:spacing w:before="40"/>
      <w:outlineLvl w:val="1"/>
    </w:pPr>
    <w:rPr>
      <w:rFonts w:ascii="Calibri Light" w:hAnsi="Calibri Light" w:cs="Times New Roman"/>
      <w:b/>
      <w:sz w:val="32"/>
      <w:szCs w:val="28"/>
    </w:rPr>
  </w:style>
  <w:style w:type="paragraph" w:styleId="3">
    <w:name w:val="heading 3"/>
    <w:basedOn w:val="a3"/>
    <w:next w:val="a3"/>
    <w:link w:val="30"/>
    <w:uiPriority w:val="9"/>
    <w:unhideWhenUsed/>
    <w:qFormat/>
    <w:rsid w:val="0076408F"/>
    <w:pPr>
      <w:keepNext/>
      <w:keepLines/>
      <w:spacing w:before="40"/>
      <w:outlineLvl w:val="2"/>
    </w:pPr>
    <w:rPr>
      <w:rFonts w:ascii="Calibri Light" w:hAnsi="Calibri Light" w:cs="Times New Roman"/>
      <w:b/>
      <w:sz w:val="28"/>
      <w:szCs w:val="24"/>
    </w:rPr>
  </w:style>
  <w:style w:type="paragraph" w:styleId="4">
    <w:name w:val="heading 4"/>
    <w:basedOn w:val="a3"/>
    <w:next w:val="a3"/>
    <w:link w:val="40"/>
    <w:uiPriority w:val="9"/>
    <w:unhideWhenUsed/>
    <w:qFormat/>
    <w:rsid w:val="0076408F"/>
    <w:pPr>
      <w:keepNext/>
      <w:keepLines/>
      <w:spacing w:before="40"/>
      <w:outlineLvl w:val="3"/>
    </w:pPr>
    <w:rPr>
      <w:rFonts w:ascii="Calibri Light" w:hAnsi="Calibri Light" w:cs="Times New Roman"/>
      <w:b/>
      <w:iCs/>
    </w:rPr>
  </w:style>
  <w:style w:type="paragraph" w:styleId="5">
    <w:name w:val="heading 5"/>
    <w:basedOn w:val="a3"/>
    <w:next w:val="a3"/>
    <w:link w:val="50"/>
    <w:uiPriority w:val="9"/>
    <w:unhideWhenUsed/>
    <w:qFormat/>
    <w:rsid w:val="0076408F"/>
    <w:pPr>
      <w:keepNext/>
      <w:keepLines/>
      <w:spacing w:before="40"/>
      <w:outlineLvl w:val="4"/>
    </w:pPr>
    <w:rPr>
      <w:rFonts w:ascii="Calibri Light" w:hAnsi="Calibri Light" w:cs="Times New Roman"/>
      <w:color w:val="2E74B5"/>
    </w:rPr>
  </w:style>
  <w:style w:type="paragraph" w:styleId="6">
    <w:name w:val="heading 6"/>
    <w:basedOn w:val="a3"/>
    <w:next w:val="a3"/>
    <w:link w:val="60"/>
    <w:uiPriority w:val="9"/>
    <w:unhideWhenUsed/>
    <w:qFormat/>
    <w:rsid w:val="0076408F"/>
    <w:pPr>
      <w:keepNext/>
      <w:keepLines/>
      <w:spacing w:before="40"/>
      <w:outlineLvl w:val="5"/>
    </w:pPr>
    <w:rPr>
      <w:rFonts w:ascii="Calibri Light" w:hAnsi="Calibri Light" w:cs="Times New Roman"/>
      <w:color w:val="1F4E79"/>
    </w:rPr>
  </w:style>
  <w:style w:type="paragraph" w:styleId="7">
    <w:name w:val="heading 7"/>
    <w:basedOn w:val="a3"/>
    <w:next w:val="a3"/>
    <w:link w:val="70"/>
    <w:uiPriority w:val="9"/>
    <w:unhideWhenUsed/>
    <w:qFormat/>
    <w:rsid w:val="0076408F"/>
    <w:pPr>
      <w:keepNext/>
      <w:keepLines/>
      <w:spacing w:before="40"/>
      <w:outlineLvl w:val="6"/>
    </w:pPr>
    <w:rPr>
      <w:rFonts w:ascii="Calibri Light" w:hAnsi="Calibri Light" w:cs="Times New Roman"/>
      <w:i/>
      <w:iCs/>
      <w:color w:val="1F4E79"/>
    </w:rPr>
  </w:style>
  <w:style w:type="paragraph" w:styleId="8">
    <w:name w:val="heading 8"/>
    <w:basedOn w:val="a3"/>
    <w:next w:val="a3"/>
    <w:link w:val="80"/>
    <w:uiPriority w:val="9"/>
    <w:unhideWhenUsed/>
    <w:qFormat/>
    <w:rsid w:val="0076408F"/>
    <w:pPr>
      <w:keepNext/>
      <w:keepLines/>
      <w:spacing w:before="40"/>
      <w:outlineLvl w:val="7"/>
    </w:pPr>
    <w:rPr>
      <w:rFonts w:ascii="Calibri Light" w:hAnsi="Calibri Light" w:cs="Times New Roman"/>
      <w:color w:val="262626"/>
      <w:szCs w:val="21"/>
    </w:rPr>
  </w:style>
  <w:style w:type="paragraph" w:styleId="9">
    <w:name w:val="heading 9"/>
    <w:basedOn w:val="a3"/>
    <w:next w:val="a3"/>
    <w:link w:val="90"/>
    <w:uiPriority w:val="9"/>
    <w:unhideWhenUsed/>
    <w:qFormat/>
    <w:rsid w:val="0076408F"/>
    <w:pPr>
      <w:keepNext/>
      <w:keepLines/>
      <w:spacing w:before="40"/>
      <w:outlineLvl w:val="8"/>
    </w:pPr>
    <w:rPr>
      <w:rFonts w:ascii="Calibri Light" w:hAnsi="Calibri Light" w:cs="Times New Roman"/>
      <w:i/>
      <w:iCs/>
      <w:color w:val="262626"/>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Style2">
    <w:name w:val="_Style 2"/>
    <w:basedOn w:val="a3"/>
    <w:next w:val="a3"/>
    <w:uiPriority w:val="34"/>
    <w:qFormat/>
    <w:rsid w:val="0076408F"/>
    <w:pPr>
      <w:ind w:firstLineChars="200" w:firstLine="420"/>
    </w:pPr>
    <w:rPr>
      <w:rFonts w:ascii="等线" w:eastAsia="等线" w:hAnsi="等线" w:cs="Times New Roman"/>
      <w:kern w:val="2"/>
      <w:sz w:val="18"/>
      <w:szCs w:val="18"/>
    </w:rPr>
  </w:style>
  <w:style w:type="paragraph" w:customStyle="1" w:styleId="Style5">
    <w:name w:val="_Style 5"/>
    <w:basedOn w:val="a3"/>
    <w:uiPriority w:val="34"/>
    <w:qFormat/>
    <w:rsid w:val="0076408F"/>
    <w:pPr>
      <w:ind w:firstLineChars="200" w:firstLine="420"/>
    </w:pPr>
    <w:rPr>
      <w:rFonts w:ascii="等线" w:eastAsia="等线" w:hAnsi="等线" w:cs="Times New Roman"/>
      <w:kern w:val="2"/>
      <w:sz w:val="18"/>
      <w:szCs w:val="18"/>
    </w:rPr>
  </w:style>
  <w:style w:type="paragraph" w:customStyle="1" w:styleId="Default">
    <w:name w:val="Default"/>
    <w:rsid w:val="0076408F"/>
    <w:pPr>
      <w:widowControl w:val="0"/>
      <w:autoSpaceDE w:val="0"/>
      <w:autoSpaceDN w:val="0"/>
      <w:adjustRightInd w:val="0"/>
      <w:spacing w:after="160" w:line="259" w:lineRule="auto"/>
    </w:pPr>
    <w:rPr>
      <w:rFonts w:ascii="Times New Roman" w:eastAsia="宋体" w:hAnsi="Times New Roman" w:cs="Times New Roman"/>
      <w:color w:val="000000"/>
      <w:kern w:val="0"/>
      <w:sz w:val="24"/>
      <w:szCs w:val="24"/>
    </w:rPr>
  </w:style>
  <w:style w:type="paragraph" w:styleId="TOC">
    <w:name w:val="TOC Heading"/>
    <w:basedOn w:val="1"/>
    <w:next w:val="a3"/>
    <w:uiPriority w:val="39"/>
    <w:unhideWhenUsed/>
    <w:qFormat/>
    <w:rsid w:val="0076408F"/>
    <w:pPr>
      <w:spacing w:before="340" w:after="330" w:line="578" w:lineRule="auto"/>
      <w:outlineLvl w:val="9"/>
    </w:pPr>
    <w:rPr>
      <w:rFonts w:ascii="宋体" w:hAnsi="宋体" w:cs="宋体"/>
      <w:bCs/>
      <w:kern w:val="44"/>
      <w:szCs w:val="44"/>
    </w:rPr>
  </w:style>
  <w:style w:type="paragraph" w:styleId="a7">
    <w:name w:val="Title"/>
    <w:basedOn w:val="a3"/>
    <w:next w:val="a3"/>
    <w:link w:val="a8"/>
    <w:uiPriority w:val="10"/>
    <w:qFormat/>
    <w:rsid w:val="0076408F"/>
    <w:pPr>
      <w:spacing w:line="720" w:lineRule="auto"/>
      <w:contextualSpacing/>
      <w:jc w:val="center"/>
      <w:textAlignment w:val="center"/>
    </w:pPr>
    <w:rPr>
      <w:rFonts w:ascii="Calibri Light" w:hAnsi="Calibri Light" w:cs="Times New Roman"/>
      <w:b/>
      <w:spacing w:val="-10"/>
      <w:sz w:val="44"/>
      <w:szCs w:val="56"/>
    </w:rPr>
  </w:style>
  <w:style w:type="character" w:customStyle="1" w:styleId="10">
    <w:name w:val="标题 1 字符"/>
    <w:link w:val="1"/>
    <w:uiPriority w:val="9"/>
    <w:rsid w:val="0076408F"/>
    <w:rPr>
      <w:rFonts w:ascii="Calibri Light" w:eastAsia="宋体" w:hAnsi="Calibri Light" w:cs="Times New Roman"/>
      <w:b/>
      <w:kern w:val="0"/>
      <w:sz w:val="44"/>
      <w:szCs w:val="32"/>
    </w:rPr>
  </w:style>
  <w:style w:type="character" w:customStyle="1" w:styleId="20">
    <w:name w:val="标题 2 字符"/>
    <w:link w:val="2"/>
    <w:uiPriority w:val="9"/>
    <w:rsid w:val="0076408F"/>
    <w:rPr>
      <w:rFonts w:ascii="Calibri Light" w:eastAsia="宋体" w:hAnsi="Calibri Light" w:cs="Times New Roman"/>
      <w:b/>
      <w:kern w:val="0"/>
      <w:sz w:val="32"/>
      <w:szCs w:val="28"/>
    </w:rPr>
  </w:style>
  <w:style w:type="character" w:customStyle="1" w:styleId="a8">
    <w:name w:val="标题 字符"/>
    <w:link w:val="a7"/>
    <w:uiPriority w:val="10"/>
    <w:rsid w:val="0076408F"/>
    <w:rPr>
      <w:rFonts w:ascii="Calibri Light" w:eastAsia="宋体" w:hAnsi="Calibri Light" w:cs="Times New Roman"/>
      <w:b/>
      <w:spacing w:val="-10"/>
      <w:kern w:val="0"/>
      <w:sz w:val="44"/>
      <w:szCs w:val="56"/>
    </w:rPr>
  </w:style>
  <w:style w:type="character" w:customStyle="1" w:styleId="30">
    <w:name w:val="标题 3 字符"/>
    <w:link w:val="3"/>
    <w:uiPriority w:val="9"/>
    <w:rsid w:val="0076408F"/>
    <w:rPr>
      <w:rFonts w:ascii="Calibri Light" w:eastAsia="宋体" w:hAnsi="Calibri Light" w:cs="Times New Roman"/>
      <w:b/>
      <w:kern w:val="0"/>
      <w:sz w:val="28"/>
      <w:szCs w:val="24"/>
    </w:rPr>
  </w:style>
  <w:style w:type="character" w:customStyle="1" w:styleId="40">
    <w:name w:val="标题 4 字符"/>
    <w:link w:val="4"/>
    <w:uiPriority w:val="9"/>
    <w:rsid w:val="0076408F"/>
    <w:rPr>
      <w:rFonts w:ascii="Calibri Light" w:eastAsia="宋体" w:hAnsi="Calibri Light" w:cs="Times New Roman"/>
      <w:b/>
      <w:iCs/>
      <w:kern w:val="0"/>
    </w:rPr>
  </w:style>
  <w:style w:type="character" w:customStyle="1" w:styleId="50">
    <w:name w:val="标题 5 字符"/>
    <w:link w:val="5"/>
    <w:uiPriority w:val="9"/>
    <w:rsid w:val="0076408F"/>
    <w:rPr>
      <w:rFonts w:ascii="Calibri Light" w:eastAsia="宋体" w:hAnsi="Calibri Light" w:cs="Times New Roman"/>
      <w:color w:val="2E74B5"/>
      <w:kern w:val="0"/>
    </w:rPr>
  </w:style>
  <w:style w:type="character" w:customStyle="1" w:styleId="60">
    <w:name w:val="标题 6 字符"/>
    <w:link w:val="6"/>
    <w:uiPriority w:val="9"/>
    <w:rsid w:val="0076408F"/>
    <w:rPr>
      <w:rFonts w:ascii="Calibri Light" w:eastAsia="宋体" w:hAnsi="Calibri Light" w:cs="Times New Roman"/>
      <w:color w:val="1F4E79"/>
      <w:kern w:val="0"/>
    </w:rPr>
  </w:style>
  <w:style w:type="character" w:customStyle="1" w:styleId="70">
    <w:name w:val="标题 7 字符"/>
    <w:link w:val="7"/>
    <w:uiPriority w:val="9"/>
    <w:rsid w:val="0076408F"/>
    <w:rPr>
      <w:rFonts w:ascii="Calibri Light" w:eastAsia="宋体" w:hAnsi="Calibri Light" w:cs="Times New Roman"/>
      <w:i/>
      <w:iCs/>
      <w:color w:val="1F4E79"/>
      <w:kern w:val="0"/>
    </w:rPr>
  </w:style>
  <w:style w:type="character" w:customStyle="1" w:styleId="80">
    <w:name w:val="标题 8 字符"/>
    <w:link w:val="8"/>
    <w:uiPriority w:val="9"/>
    <w:rsid w:val="0076408F"/>
    <w:rPr>
      <w:rFonts w:ascii="Calibri Light" w:eastAsia="宋体" w:hAnsi="Calibri Light" w:cs="Times New Roman"/>
      <w:color w:val="262626"/>
      <w:kern w:val="0"/>
      <w:szCs w:val="21"/>
    </w:rPr>
  </w:style>
  <w:style w:type="character" w:customStyle="1" w:styleId="90">
    <w:name w:val="标题 9 字符"/>
    <w:link w:val="9"/>
    <w:uiPriority w:val="9"/>
    <w:rsid w:val="0076408F"/>
    <w:rPr>
      <w:rFonts w:ascii="Calibri Light" w:eastAsia="宋体" w:hAnsi="Calibri Light" w:cs="Times New Roman"/>
      <w:i/>
      <w:iCs/>
      <w:color w:val="262626"/>
      <w:kern w:val="0"/>
      <w:szCs w:val="21"/>
    </w:rPr>
  </w:style>
  <w:style w:type="paragraph" w:customStyle="1" w:styleId="a9">
    <w:name w:val="表格"/>
    <w:rsid w:val="0076408F"/>
    <w:rPr>
      <w:rFonts w:ascii="Times New Roman" w:eastAsia="宋体" w:hAnsi="Times New Roman" w:cs="Times New Roman"/>
      <w:b/>
      <w:kern w:val="0"/>
      <w:szCs w:val="20"/>
    </w:rPr>
  </w:style>
  <w:style w:type="character" w:styleId="aa">
    <w:name w:val="Hyperlink"/>
    <w:basedOn w:val="a4"/>
    <w:uiPriority w:val="99"/>
    <w:unhideWhenUsed/>
    <w:rsid w:val="0076408F"/>
    <w:rPr>
      <w:color w:val="0000FF"/>
      <w:u w:val="single"/>
    </w:rPr>
  </w:style>
  <w:style w:type="paragraph" w:styleId="ab">
    <w:name w:val="Plain Text"/>
    <w:basedOn w:val="a3"/>
    <w:link w:val="ac"/>
    <w:uiPriority w:val="99"/>
    <w:unhideWhenUsed/>
    <w:rsid w:val="0076408F"/>
    <w:pPr>
      <w:widowControl w:val="0"/>
      <w:spacing w:line="276" w:lineRule="auto"/>
      <w:jc w:val="both"/>
    </w:pPr>
    <w:rPr>
      <w:rFonts w:asciiTheme="minorEastAsia" w:eastAsiaTheme="minorEastAsia" w:hAnsi="Courier New" w:cs="Courier New"/>
      <w:color w:val="000000" w:themeColor="text1"/>
      <w:kern w:val="2"/>
    </w:rPr>
  </w:style>
  <w:style w:type="character" w:customStyle="1" w:styleId="ac">
    <w:name w:val="纯文本 字符"/>
    <w:basedOn w:val="a4"/>
    <w:link w:val="ab"/>
    <w:uiPriority w:val="99"/>
    <w:rsid w:val="0076408F"/>
    <w:rPr>
      <w:rFonts w:asciiTheme="minorEastAsia" w:hAnsi="Courier New" w:cs="Courier New"/>
      <w:color w:val="000000" w:themeColor="text1"/>
    </w:rPr>
  </w:style>
  <w:style w:type="paragraph" w:customStyle="1" w:styleId="a">
    <w:name w:val="一级标题"/>
    <w:next w:val="a3"/>
    <w:link w:val="ad"/>
    <w:autoRedefine/>
    <w:qFormat/>
    <w:rsid w:val="00D76606"/>
    <w:pPr>
      <w:numPr>
        <w:numId w:val="9"/>
      </w:numPr>
      <w:outlineLvl w:val="0"/>
    </w:pPr>
    <w:rPr>
      <w:rFonts w:eastAsia="宋体"/>
      <w:b/>
      <w:color w:val="000000" w:themeColor="text1"/>
      <w:sz w:val="32"/>
    </w:rPr>
  </w:style>
  <w:style w:type="character" w:customStyle="1" w:styleId="ad">
    <w:name w:val="一级标题 字符"/>
    <w:basedOn w:val="a4"/>
    <w:link w:val="a"/>
    <w:rsid w:val="00D76606"/>
    <w:rPr>
      <w:rFonts w:eastAsia="宋体"/>
      <w:b/>
      <w:color w:val="000000" w:themeColor="text1"/>
      <w:sz w:val="32"/>
    </w:rPr>
  </w:style>
  <w:style w:type="paragraph" w:customStyle="1" w:styleId="a0">
    <w:name w:val="二级标题"/>
    <w:basedOn w:val="a"/>
    <w:next w:val="a3"/>
    <w:link w:val="ae"/>
    <w:autoRedefine/>
    <w:qFormat/>
    <w:rsid w:val="00D76606"/>
    <w:pPr>
      <w:numPr>
        <w:ilvl w:val="1"/>
      </w:numPr>
      <w:outlineLvl w:val="1"/>
    </w:pPr>
    <w:rPr>
      <w:sz w:val="30"/>
    </w:rPr>
  </w:style>
  <w:style w:type="character" w:customStyle="1" w:styleId="ae">
    <w:name w:val="二级标题 字符"/>
    <w:basedOn w:val="a4"/>
    <w:link w:val="a0"/>
    <w:rsid w:val="00D76606"/>
    <w:rPr>
      <w:rFonts w:eastAsia="宋体"/>
      <w:b/>
      <w:color w:val="000000" w:themeColor="text1"/>
      <w:sz w:val="30"/>
    </w:rPr>
  </w:style>
  <w:style w:type="character" w:styleId="af">
    <w:name w:val="FollowedHyperlink"/>
    <w:basedOn w:val="a4"/>
    <w:uiPriority w:val="99"/>
    <w:unhideWhenUsed/>
    <w:rsid w:val="0076408F"/>
    <w:rPr>
      <w:color w:val="800080"/>
      <w:u w:val="single"/>
    </w:rPr>
  </w:style>
  <w:style w:type="paragraph" w:styleId="af0">
    <w:name w:val="Subtitle"/>
    <w:basedOn w:val="a7"/>
    <w:next w:val="a3"/>
    <w:link w:val="af1"/>
    <w:uiPriority w:val="11"/>
    <w:qFormat/>
    <w:rsid w:val="0076408F"/>
    <w:pPr>
      <w:numPr>
        <w:ilvl w:val="1"/>
      </w:numPr>
    </w:pPr>
    <w:rPr>
      <w:spacing w:val="15"/>
      <w:sz w:val="32"/>
    </w:rPr>
  </w:style>
  <w:style w:type="character" w:customStyle="1" w:styleId="af1">
    <w:name w:val="副标题 字符"/>
    <w:link w:val="af0"/>
    <w:uiPriority w:val="11"/>
    <w:rsid w:val="0076408F"/>
    <w:rPr>
      <w:rFonts w:ascii="Calibri Light" w:eastAsia="宋体" w:hAnsi="Calibri Light" w:cs="Times New Roman"/>
      <w:b/>
      <w:spacing w:val="15"/>
      <w:kern w:val="0"/>
      <w:sz w:val="32"/>
      <w:szCs w:val="56"/>
    </w:rPr>
  </w:style>
  <w:style w:type="paragraph" w:styleId="af2">
    <w:name w:val="List"/>
    <w:basedOn w:val="a3"/>
    <w:rsid w:val="0076408F"/>
    <w:pPr>
      <w:spacing w:beforeLines="50" w:before="50" w:afterLines="50" w:after="50"/>
      <w:ind w:left="200" w:hangingChars="200" w:hanging="200"/>
    </w:pPr>
    <w:rPr>
      <w:rFonts w:ascii="Times New Roman" w:hAnsi="Times New Roman"/>
      <w:szCs w:val="24"/>
    </w:rPr>
  </w:style>
  <w:style w:type="paragraph" w:styleId="af3">
    <w:name w:val="List Paragraph"/>
    <w:basedOn w:val="a3"/>
    <w:uiPriority w:val="34"/>
    <w:qFormat/>
    <w:rsid w:val="0076408F"/>
    <w:pPr>
      <w:widowControl w:val="0"/>
      <w:spacing w:line="276" w:lineRule="auto"/>
      <w:ind w:firstLineChars="200" w:firstLine="420"/>
      <w:jc w:val="both"/>
    </w:pPr>
    <w:rPr>
      <w:rFonts w:asciiTheme="minorHAnsi" w:hAnsiTheme="minorHAnsi" w:cstheme="minorBidi"/>
      <w:color w:val="000000" w:themeColor="text1"/>
      <w:kern w:val="2"/>
    </w:rPr>
  </w:style>
  <w:style w:type="paragraph" w:customStyle="1" w:styleId="11">
    <w:name w:val="列出段落1"/>
    <w:basedOn w:val="a3"/>
    <w:uiPriority w:val="34"/>
    <w:rsid w:val="0076408F"/>
    <w:pPr>
      <w:ind w:firstLineChars="200" w:firstLine="420"/>
    </w:pPr>
  </w:style>
  <w:style w:type="paragraph" w:styleId="TOC1">
    <w:name w:val="toc 1"/>
    <w:basedOn w:val="a3"/>
    <w:next w:val="a3"/>
    <w:uiPriority w:val="39"/>
    <w:unhideWhenUsed/>
    <w:rsid w:val="0076408F"/>
  </w:style>
  <w:style w:type="paragraph" w:styleId="TOC2">
    <w:name w:val="toc 2"/>
    <w:basedOn w:val="a3"/>
    <w:next w:val="a3"/>
    <w:uiPriority w:val="39"/>
    <w:rsid w:val="0076408F"/>
    <w:pPr>
      <w:ind w:leftChars="200" w:left="420"/>
    </w:pPr>
  </w:style>
  <w:style w:type="paragraph" w:styleId="TOC3">
    <w:name w:val="toc 3"/>
    <w:basedOn w:val="a3"/>
    <w:next w:val="a3"/>
    <w:uiPriority w:val="39"/>
    <w:rsid w:val="0076408F"/>
    <w:pPr>
      <w:ind w:leftChars="400" w:left="840"/>
    </w:pPr>
  </w:style>
  <w:style w:type="paragraph" w:styleId="TOC4">
    <w:name w:val="toc 4"/>
    <w:basedOn w:val="a3"/>
    <w:next w:val="a3"/>
    <w:uiPriority w:val="39"/>
    <w:unhideWhenUsed/>
    <w:rsid w:val="0076408F"/>
    <w:pPr>
      <w:ind w:leftChars="600" w:left="1260"/>
    </w:pPr>
  </w:style>
  <w:style w:type="paragraph" w:styleId="TOC5">
    <w:name w:val="toc 5"/>
    <w:basedOn w:val="a3"/>
    <w:next w:val="a3"/>
    <w:uiPriority w:val="39"/>
    <w:unhideWhenUsed/>
    <w:rsid w:val="0076408F"/>
    <w:pPr>
      <w:ind w:leftChars="800" w:left="1680"/>
    </w:pPr>
  </w:style>
  <w:style w:type="paragraph" w:styleId="TOC6">
    <w:name w:val="toc 6"/>
    <w:basedOn w:val="a3"/>
    <w:next w:val="a3"/>
    <w:uiPriority w:val="39"/>
    <w:unhideWhenUsed/>
    <w:rsid w:val="0076408F"/>
    <w:pPr>
      <w:ind w:leftChars="1000" w:left="2100"/>
    </w:pPr>
  </w:style>
  <w:style w:type="paragraph" w:styleId="TOC7">
    <w:name w:val="toc 7"/>
    <w:basedOn w:val="a3"/>
    <w:next w:val="a3"/>
    <w:uiPriority w:val="39"/>
    <w:unhideWhenUsed/>
    <w:rsid w:val="0076408F"/>
    <w:pPr>
      <w:ind w:leftChars="1200" w:left="2520"/>
    </w:pPr>
  </w:style>
  <w:style w:type="paragraph" w:styleId="TOC8">
    <w:name w:val="toc 8"/>
    <w:basedOn w:val="a3"/>
    <w:next w:val="a3"/>
    <w:uiPriority w:val="39"/>
    <w:unhideWhenUsed/>
    <w:rsid w:val="0076408F"/>
    <w:pPr>
      <w:ind w:leftChars="1400" w:left="2940"/>
    </w:pPr>
  </w:style>
  <w:style w:type="paragraph" w:styleId="TOC9">
    <w:name w:val="toc 9"/>
    <w:basedOn w:val="a3"/>
    <w:next w:val="a3"/>
    <w:uiPriority w:val="39"/>
    <w:unhideWhenUsed/>
    <w:rsid w:val="0076408F"/>
    <w:pPr>
      <w:ind w:leftChars="1600" w:left="3360"/>
    </w:pPr>
  </w:style>
  <w:style w:type="paragraph" w:styleId="af4">
    <w:name w:val="Balloon Text"/>
    <w:basedOn w:val="a3"/>
    <w:link w:val="af5"/>
    <w:uiPriority w:val="99"/>
    <w:unhideWhenUsed/>
    <w:rsid w:val="0076408F"/>
    <w:rPr>
      <w:sz w:val="18"/>
      <w:szCs w:val="18"/>
    </w:rPr>
  </w:style>
  <w:style w:type="character" w:customStyle="1" w:styleId="af5">
    <w:name w:val="批注框文本 字符"/>
    <w:link w:val="af4"/>
    <w:uiPriority w:val="99"/>
    <w:rsid w:val="0076408F"/>
    <w:rPr>
      <w:rFonts w:ascii="宋体" w:eastAsia="宋体" w:hAnsi="宋体" w:cs="宋体"/>
      <w:kern w:val="0"/>
      <w:sz w:val="18"/>
      <w:szCs w:val="18"/>
    </w:rPr>
  </w:style>
  <w:style w:type="paragraph" w:styleId="af6">
    <w:name w:val="annotation text"/>
    <w:basedOn w:val="a3"/>
    <w:link w:val="af7"/>
    <w:uiPriority w:val="99"/>
    <w:unhideWhenUsed/>
    <w:rsid w:val="0076408F"/>
    <w:pPr>
      <w:spacing w:line="360" w:lineRule="auto"/>
    </w:pPr>
    <w:rPr>
      <w:rFonts w:ascii="Times New Roman" w:eastAsia="仿宋_GB2312" w:hAnsi="Times New Roman"/>
      <w:sz w:val="24"/>
      <w:szCs w:val="24"/>
    </w:rPr>
  </w:style>
  <w:style w:type="character" w:customStyle="1" w:styleId="af7">
    <w:name w:val="批注文字 字符"/>
    <w:link w:val="af6"/>
    <w:uiPriority w:val="99"/>
    <w:rsid w:val="0076408F"/>
    <w:rPr>
      <w:rFonts w:ascii="Times New Roman" w:eastAsia="仿宋_GB2312" w:hAnsi="Times New Roman" w:cs="宋体"/>
      <w:kern w:val="0"/>
      <w:sz w:val="24"/>
      <w:szCs w:val="24"/>
    </w:rPr>
  </w:style>
  <w:style w:type="character" w:styleId="af8">
    <w:name w:val="annotation reference"/>
    <w:uiPriority w:val="99"/>
    <w:unhideWhenUsed/>
    <w:rsid w:val="0076408F"/>
    <w:rPr>
      <w:sz w:val="21"/>
      <w:szCs w:val="21"/>
    </w:rPr>
  </w:style>
  <w:style w:type="paragraph" w:styleId="af9">
    <w:name w:val="Normal (Web)"/>
    <w:basedOn w:val="a3"/>
    <w:uiPriority w:val="99"/>
    <w:unhideWhenUsed/>
    <w:rsid w:val="0076408F"/>
    <w:pPr>
      <w:spacing w:before="100" w:beforeAutospacing="1" w:after="100" w:afterAutospacing="1" w:line="276" w:lineRule="auto"/>
    </w:pPr>
    <w:rPr>
      <w:color w:val="000000" w:themeColor="text1"/>
      <w:sz w:val="24"/>
      <w:szCs w:val="24"/>
    </w:rPr>
  </w:style>
  <w:style w:type="character" w:styleId="afa">
    <w:name w:val="Emphasis"/>
    <w:uiPriority w:val="20"/>
    <w:qFormat/>
    <w:rsid w:val="0076408F"/>
    <w:rPr>
      <w:i/>
      <w:iCs/>
      <w:color w:val="auto"/>
    </w:rPr>
  </w:style>
  <w:style w:type="paragraph" w:styleId="afb">
    <w:name w:val="Date"/>
    <w:basedOn w:val="a3"/>
    <w:next w:val="a3"/>
    <w:link w:val="afc"/>
    <w:uiPriority w:val="99"/>
    <w:unhideWhenUsed/>
    <w:rsid w:val="0076408F"/>
    <w:pPr>
      <w:widowControl w:val="0"/>
      <w:spacing w:line="276" w:lineRule="auto"/>
      <w:ind w:leftChars="2500" w:left="100"/>
      <w:jc w:val="both"/>
    </w:pPr>
    <w:rPr>
      <w:rFonts w:asciiTheme="minorHAnsi" w:hAnsiTheme="minorHAnsi" w:cstheme="minorBidi"/>
      <w:color w:val="000000" w:themeColor="text1"/>
      <w:kern w:val="2"/>
    </w:rPr>
  </w:style>
  <w:style w:type="character" w:customStyle="1" w:styleId="afc">
    <w:name w:val="日期 字符"/>
    <w:basedOn w:val="a4"/>
    <w:link w:val="afb"/>
    <w:uiPriority w:val="99"/>
    <w:rsid w:val="0076408F"/>
    <w:rPr>
      <w:rFonts w:eastAsia="宋体"/>
      <w:color w:val="000000" w:themeColor="text1"/>
    </w:rPr>
  </w:style>
  <w:style w:type="paragraph" w:customStyle="1" w:styleId="a1">
    <w:name w:val="三级标题"/>
    <w:basedOn w:val="a0"/>
    <w:next w:val="a3"/>
    <w:link w:val="afd"/>
    <w:autoRedefine/>
    <w:qFormat/>
    <w:rsid w:val="00D76606"/>
    <w:pPr>
      <w:numPr>
        <w:ilvl w:val="2"/>
      </w:numPr>
      <w:outlineLvl w:val="2"/>
    </w:pPr>
    <w:rPr>
      <w:rFonts w:ascii="宋体" w:hAnsi="宋体"/>
      <w:noProof/>
      <w:sz w:val="28"/>
    </w:rPr>
  </w:style>
  <w:style w:type="character" w:customStyle="1" w:styleId="afd">
    <w:name w:val="三级标题 字符"/>
    <w:basedOn w:val="a4"/>
    <w:link w:val="a1"/>
    <w:rsid w:val="00D76606"/>
    <w:rPr>
      <w:rFonts w:ascii="宋体" w:eastAsia="宋体" w:hAnsi="宋体"/>
      <w:b/>
      <w:noProof/>
      <w:color w:val="000000" w:themeColor="text1"/>
      <w:sz w:val="28"/>
    </w:rPr>
  </w:style>
  <w:style w:type="paragraph" w:customStyle="1" w:styleId="a2">
    <w:name w:val="四级标题"/>
    <w:basedOn w:val="a1"/>
    <w:next w:val="a3"/>
    <w:link w:val="afe"/>
    <w:qFormat/>
    <w:rsid w:val="00D76606"/>
    <w:pPr>
      <w:numPr>
        <w:ilvl w:val="3"/>
      </w:numPr>
      <w:outlineLvl w:val="3"/>
    </w:pPr>
    <w:rPr>
      <w:sz w:val="24"/>
    </w:rPr>
  </w:style>
  <w:style w:type="character" w:customStyle="1" w:styleId="afe">
    <w:name w:val="四级标题 字符"/>
    <w:basedOn w:val="afd"/>
    <w:link w:val="a2"/>
    <w:rsid w:val="00D76606"/>
    <w:rPr>
      <w:rFonts w:ascii="宋体" w:eastAsia="宋体" w:hAnsi="宋体"/>
      <w:b/>
      <w:noProof/>
      <w:color w:val="000000" w:themeColor="text1"/>
      <w:sz w:val="24"/>
    </w:rPr>
  </w:style>
  <w:style w:type="paragraph" w:styleId="aff">
    <w:name w:val="caption"/>
    <w:basedOn w:val="a3"/>
    <w:next w:val="a3"/>
    <w:uiPriority w:val="35"/>
    <w:unhideWhenUsed/>
    <w:qFormat/>
    <w:rsid w:val="0076408F"/>
    <w:pPr>
      <w:spacing w:after="200"/>
    </w:pPr>
    <w:rPr>
      <w:iCs/>
      <w:sz w:val="18"/>
      <w:szCs w:val="18"/>
    </w:rPr>
  </w:style>
  <w:style w:type="paragraph" w:styleId="aff0">
    <w:name w:val="table of figures"/>
    <w:basedOn w:val="a3"/>
    <w:next w:val="a3"/>
    <w:uiPriority w:val="99"/>
    <w:rsid w:val="0076408F"/>
    <w:pPr>
      <w:ind w:leftChars="200" w:left="200" w:hangingChars="200" w:hanging="200"/>
    </w:pPr>
  </w:style>
  <w:style w:type="table" w:styleId="aff1">
    <w:name w:val="Table Grid"/>
    <w:basedOn w:val="a5"/>
    <w:qFormat/>
    <w:rsid w:val="0076408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2">
    <w:name w:val="No Spacing"/>
    <w:uiPriority w:val="1"/>
    <w:qFormat/>
    <w:rsid w:val="0076408F"/>
    <w:pPr>
      <w:widowControl w:val="0"/>
      <w:jc w:val="both"/>
    </w:pPr>
    <w:rPr>
      <w:rFonts w:eastAsia="宋体"/>
      <w:color w:val="000000" w:themeColor="text1"/>
    </w:rPr>
  </w:style>
  <w:style w:type="paragraph" w:customStyle="1" w:styleId="12">
    <w:name w:val="无间隔1"/>
    <w:uiPriority w:val="1"/>
    <w:qFormat/>
    <w:rsid w:val="0076408F"/>
    <w:pPr>
      <w:widowControl w:val="0"/>
      <w:jc w:val="both"/>
    </w:pPr>
    <w:rPr>
      <w:rFonts w:eastAsia="宋体"/>
      <w:color w:val="000000" w:themeColor="text1"/>
    </w:rPr>
  </w:style>
  <w:style w:type="paragraph" w:customStyle="1" w:styleId="aff3">
    <w:name w:val="小四正文"/>
    <w:basedOn w:val="ab"/>
    <w:rsid w:val="0076408F"/>
    <w:pPr>
      <w:spacing w:line="400" w:lineRule="exact"/>
      <w:ind w:firstLineChars="200" w:firstLine="200"/>
    </w:pPr>
    <w:rPr>
      <w:rFonts w:ascii="Times New Roman" w:eastAsia="宋体" w:hAnsi="Times New Roman" w:cs="宋体"/>
      <w:color w:val="auto"/>
      <w:sz w:val="24"/>
      <w:szCs w:val="21"/>
    </w:rPr>
  </w:style>
  <w:style w:type="character" w:styleId="aff4">
    <w:name w:val="Strong"/>
    <w:uiPriority w:val="22"/>
    <w:qFormat/>
    <w:rsid w:val="0076408F"/>
    <w:rPr>
      <w:b/>
      <w:bCs/>
      <w:color w:val="auto"/>
    </w:rPr>
  </w:style>
  <w:style w:type="paragraph" w:styleId="aff5">
    <w:name w:val="footer"/>
    <w:basedOn w:val="a3"/>
    <w:link w:val="aff6"/>
    <w:uiPriority w:val="99"/>
    <w:unhideWhenUsed/>
    <w:qFormat/>
    <w:rsid w:val="0076408F"/>
    <w:pPr>
      <w:tabs>
        <w:tab w:val="center" w:pos="4153"/>
        <w:tab w:val="right" w:pos="8306"/>
      </w:tabs>
      <w:snapToGrid w:val="0"/>
      <w:ind w:leftChars="500" w:left="500"/>
    </w:pPr>
    <w:rPr>
      <w:sz w:val="16"/>
      <w:szCs w:val="18"/>
    </w:rPr>
  </w:style>
  <w:style w:type="character" w:customStyle="1" w:styleId="aff6">
    <w:name w:val="页脚 字符"/>
    <w:link w:val="aff5"/>
    <w:uiPriority w:val="99"/>
    <w:rsid w:val="0076408F"/>
    <w:rPr>
      <w:rFonts w:ascii="宋体" w:eastAsia="宋体" w:hAnsi="宋体" w:cs="宋体"/>
      <w:kern w:val="0"/>
      <w:sz w:val="16"/>
      <w:szCs w:val="18"/>
    </w:rPr>
  </w:style>
  <w:style w:type="character" w:styleId="aff7">
    <w:name w:val="page number"/>
    <w:basedOn w:val="a4"/>
    <w:uiPriority w:val="99"/>
    <w:unhideWhenUsed/>
    <w:rsid w:val="0076408F"/>
    <w:rPr>
      <w:rFonts w:ascii="Times New Roman" w:eastAsia="宋体" w:hAnsi="Times New Roman"/>
      <w:sz w:val="16"/>
    </w:rPr>
  </w:style>
  <w:style w:type="paragraph" w:styleId="aff8">
    <w:name w:val="header"/>
    <w:basedOn w:val="a3"/>
    <w:link w:val="aff9"/>
    <w:unhideWhenUsed/>
    <w:qFormat/>
    <w:rsid w:val="0076408F"/>
    <w:pPr>
      <w:pBdr>
        <w:bottom w:val="single" w:sz="6" w:space="1" w:color="auto"/>
      </w:pBdr>
      <w:tabs>
        <w:tab w:val="center" w:pos="4153"/>
        <w:tab w:val="right" w:pos="8306"/>
      </w:tabs>
      <w:snapToGrid w:val="0"/>
      <w:jc w:val="center"/>
    </w:pPr>
    <w:rPr>
      <w:sz w:val="16"/>
      <w:szCs w:val="18"/>
    </w:rPr>
  </w:style>
  <w:style w:type="character" w:customStyle="1" w:styleId="aff9">
    <w:name w:val="页眉 字符"/>
    <w:link w:val="aff8"/>
    <w:rsid w:val="0076408F"/>
    <w:rPr>
      <w:rFonts w:ascii="宋体" w:eastAsia="宋体" w:hAnsi="宋体" w:cs="宋体"/>
      <w:kern w:val="0"/>
      <w:sz w:val="16"/>
      <w:szCs w:val="18"/>
    </w:rPr>
  </w:style>
  <w:style w:type="paragraph" w:customStyle="1" w:styleId="affa">
    <w:name w:val="引用标志"/>
    <w:basedOn w:val="a3"/>
    <w:next w:val="a3"/>
    <w:rsid w:val="0076408F"/>
  </w:style>
  <w:style w:type="paragraph" w:styleId="affb">
    <w:name w:val="Normal Indent"/>
    <w:basedOn w:val="a3"/>
    <w:uiPriority w:val="99"/>
    <w:unhideWhenUsed/>
    <w:rsid w:val="0076408F"/>
    <w:pPr>
      <w:ind w:firstLineChars="200" w:firstLine="420"/>
    </w:pPr>
    <w:rPr>
      <w:kern w:val="2"/>
    </w:rPr>
  </w:style>
  <w:style w:type="paragraph" w:styleId="affc">
    <w:name w:val="Body Text"/>
    <w:basedOn w:val="a3"/>
    <w:link w:val="affd"/>
    <w:rsid w:val="0076408F"/>
    <w:pPr>
      <w:widowControl w:val="0"/>
      <w:spacing w:after="120"/>
      <w:jc w:val="both"/>
    </w:pPr>
    <w:rPr>
      <w:rFonts w:ascii="Times New Roman" w:hAnsi="Times New Roman" w:cs="Times New Roman"/>
      <w:kern w:val="2"/>
      <w:szCs w:val="20"/>
    </w:rPr>
  </w:style>
  <w:style w:type="character" w:customStyle="1" w:styleId="affd">
    <w:name w:val="正文文本 字符"/>
    <w:basedOn w:val="a4"/>
    <w:link w:val="affc"/>
    <w:rsid w:val="0076408F"/>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680406">
      <w:bodyDiv w:val="1"/>
      <w:marLeft w:val="0"/>
      <w:marRight w:val="0"/>
      <w:marTop w:val="0"/>
      <w:marBottom w:val="0"/>
      <w:divBdr>
        <w:top w:val="none" w:sz="0" w:space="0" w:color="auto"/>
        <w:left w:val="none" w:sz="0" w:space="0" w:color="auto"/>
        <w:bottom w:val="none" w:sz="0" w:space="0" w:color="auto"/>
        <w:right w:val="none" w:sz="0" w:space="0" w:color="auto"/>
      </w:divBdr>
    </w:div>
    <w:div w:id="201891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workspaceBaiscPlatform\%E7%A0%94%E5%8F%91%E9%83%A8%E8%A7%84%E8%8C%83%E7%AC%AC%E4%BA%8C%E7%89%88\%E5%B7%A5%E4%BD%9C%E6%96%87%E6%A1%A3\%E7%BB%84%E7%BB%87%E8%BF%87%E7%A8%8B%E8%B5%84%E4%BA%A7\%E7%A0%94%E5%8F%91%E9%83%A8\%E9%A1%B9%E7%9B%AE%E7%AE%A1%E7%90%86%E5%BC%80%E5%8F%91%E8%A7%84%E8%8C%83\01.%E9%A1%B9%E7%9B%AE%E7%AE%A1%E7%90%86%E5%BC%80%E5%8F%91%E7%94%9F%E5%91%BD%E5%91%A8%E6%9C%9F%E6%96%87%E6%A1%A3\02.%E9%A1%B9%E7%9B%AE%E8%AE%A1%E5%88%92\%E9%A1%B9%E7%9B%AE%E7%AE%A1%E7%90%86%E8%AE%A1%E5%88%92\%E5%AD%90%E8%AE%A1%E5%88%92\%E9%A1%B9%E7%9B%AE%E8%8C%83%E5%9B%B4%E7%AE%A1%E7%90%86%E8%AE%A1%E5%88%92V1.0.doc"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mailto:houhl@zucc.edu.c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yangc@zucc.edu.cn"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PRD-2017-G01-&#25991;&#26723;&#32534;&#20889;&#35828;&#26126;.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0BB3D-ABC1-42B4-80E5-124F7043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PRD-2017-G01-文档编写说明.dotm</Template>
  <TotalTime>0</TotalTime>
  <Pages>9</Pages>
  <Words>990</Words>
  <Characters>5646</Characters>
  <Application>Microsoft Office Word</Application>
  <DocSecurity>0</DocSecurity>
  <Lines>47</Lines>
  <Paragraphs>13</Paragraphs>
  <ScaleCrop>false</ScaleCrop>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dc:creator>
  <cp:keywords/>
  <dc:description/>
  <cp:lastModifiedBy>骆 佳俊</cp:lastModifiedBy>
  <cp:revision>34</cp:revision>
  <dcterms:created xsi:type="dcterms:W3CDTF">2018-11-10T08:48:00Z</dcterms:created>
  <dcterms:modified xsi:type="dcterms:W3CDTF">2018-11-10T14:20:00Z</dcterms:modified>
</cp:coreProperties>
</file>