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959590" w14:textId="77777777" w:rsidR="00574C23" w:rsidRDefault="00947F56">
      <w:pPr>
        <w:spacing w:line="360" w:lineRule="auto"/>
        <w:jc w:val="center"/>
      </w:pPr>
      <w:r>
        <w:rPr>
          <w:noProof/>
        </w:rPr>
        <w:drawing>
          <wp:inline distT="0" distB="0" distL="0" distR="0" wp14:anchorId="7DDF126A" wp14:editId="71D27134">
            <wp:extent cx="2667000" cy="2667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6A977560" w14:textId="77777777" w:rsidR="00574C23" w:rsidRDefault="00947F56">
      <w:pPr>
        <w:spacing w:line="360" w:lineRule="auto"/>
        <w:jc w:val="center"/>
        <w:rPr>
          <w:sz w:val="20"/>
        </w:rPr>
      </w:pPr>
      <w:r>
        <w:rPr>
          <w:rFonts w:hint="eastAsia"/>
          <w:b/>
          <w:sz w:val="48"/>
          <w:szCs w:val="52"/>
        </w:rPr>
        <w:t>软件工程系列课程教学辅助网站</w:t>
      </w:r>
    </w:p>
    <w:p w14:paraId="4F7EC954" w14:textId="77777777" w:rsidR="00574C23" w:rsidRDefault="00574C23">
      <w:pPr>
        <w:spacing w:line="360" w:lineRule="auto"/>
        <w:ind w:left="1120"/>
        <w:jc w:val="center"/>
        <w:rPr>
          <w:b/>
          <w:sz w:val="36"/>
        </w:rPr>
      </w:pPr>
    </w:p>
    <w:p w14:paraId="4DFE731B" w14:textId="77777777" w:rsidR="00574C23" w:rsidRDefault="00947F56">
      <w:pPr>
        <w:spacing w:line="360" w:lineRule="auto"/>
        <w:jc w:val="center"/>
        <w:rPr>
          <w:sz w:val="44"/>
          <w:szCs w:val="44"/>
        </w:rPr>
      </w:pPr>
      <w:r>
        <w:rPr>
          <w:rFonts w:hint="eastAsia"/>
          <w:sz w:val="44"/>
          <w:szCs w:val="44"/>
        </w:rPr>
        <w:t>需求</w:t>
      </w:r>
      <w:r>
        <w:rPr>
          <w:sz w:val="44"/>
          <w:szCs w:val="44"/>
        </w:rPr>
        <w:t>工程项目计划</w:t>
      </w:r>
    </w:p>
    <w:p w14:paraId="3592B99C" w14:textId="77777777" w:rsidR="00574C23" w:rsidRDefault="00947F56">
      <w:pPr>
        <w:spacing w:line="360" w:lineRule="auto"/>
        <w:jc w:val="center"/>
        <w:rPr>
          <w:sz w:val="32"/>
          <w:szCs w:val="30"/>
        </w:rPr>
      </w:pPr>
      <w:r>
        <w:rPr>
          <w:rFonts w:hint="eastAsia"/>
          <w:sz w:val="32"/>
          <w:szCs w:val="30"/>
        </w:rPr>
        <w:t>Requirement</w:t>
      </w:r>
      <w:r>
        <w:rPr>
          <w:sz w:val="32"/>
          <w:szCs w:val="30"/>
        </w:rPr>
        <w:t xml:space="preserve"> Engineering Project Plan</w:t>
      </w:r>
    </w:p>
    <w:p w14:paraId="58E7779A" w14:textId="77777777" w:rsidR="00574C23" w:rsidRDefault="00574C23">
      <w:pPr>
        <w:spacing w:line="360" w:lineRule="auto"/>
        <w:ind w:left="1120"/>
      </w:pPr>
    </w:p>
    <w:p w14:paraId="42E4384B" w14:textId="77777777" w:rsidR="00574C23" w:rsidRDefault="00574C23">
      <w:pPr>
        <w:spacing w:line="360" w:lineRule="auto"/>
        <w:ind w:left="1120"/>
      </w:pPr>
    </w:p>
    <w:p w14:paraId="48507DEC" w14:textId="77777777" w:rsidR="00574C23" w:rsidRDefault="00574C23">
      <w:pPr>
        <w:spacing w:line="360" w:lineRule="auto"/>
        <w:ind w:left="1120"/>
      </w:pPr>
    </w:p>
    <w:p w14:paraId="52FB970F" w14:textId="77777777" w:rsidR="00574C23" w:rsidRDefault="00574C23">
      <w:pPr>
        <w:spacing w:line="360" w:lineRule="auto"/>
        <w:ind w:left="1120"/>
      </w:pPr>
    </w:p>
    <w:p w14:paraId="18DEE980" w14:textId="77777777" w:rsidR="00574C23" w:rsidRDefault="00574C23">
      <w:pPr>
        <w:spacing w:line="360" w:lineRule="auto"/>
        <w:ind w:left="1120"/>
      </w:pPr>
    </w:p>
    <w:p w14:paraId="3AB09F2E" w14:textId="77777777" w:rsidR="00574C23" w:rsidRDefault="00574C23">
      <w:pPr>
        <w:spacing w:line="360" w:lineRule="auto"/>
        <w:ind w:left="1120"/>
      </w:pPr>
    </w:p>
    <w:p w14:paraId="24D76CB9" w14:textId="77777777" w:rsidR="00574C23" w:rsidRDefault="00574C23">
      <w:pPr>
        <w:spacing w:line="360" w:lineRule="auto"/>
        <w:ind w:left="1120"/>
      </w:pPr>
    </w:p>
    <w:p w14:paraId="7772B3D8" w14:textId="77777777" w:rsidR="00574C23" w:rsidRDefault="00574C23">
      <w:pPr>
        <w:spacing w:line="360" w:lineRule="auto"/>
        <w:ind w:left="1120"/>
      </w:pPr>
    </w:p>
    <w:p w14:paraId="066A5FFB" w14:textId="77777777" w:rsidR="00574C23" w:rsidRDefault="00574C23">
      <w:pPr>
        <w:spacing w:line="360" w:lineRule="auto"/>
        <w:ind w:left="1120"/>
      </w:pPr>
    </w:p>
    <w:p w14:paraId="39F0D310" w14:textId="77777777" w:rsidR="00574C23" w:rsidRDefault="00574C23">
      <w:pPr>
        <w:spacing w:line="360" w:lineRule="auto"/>
        <w:ind w:left="1120"/>
      </w:pPr>
    </w:p>
    <w:tbl>
      <w:tblPr>
        <w:tblW w:w="8120"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9"/>
        <w:gridCol w:w="1744"/>
        <w:gridCol w:w="4347"/>
      </w:tblGrid>
      <w:tr w:rsidR="00574C23" w14:paraId="790549E2" w14:textId="77777777">
        <w:trPr>
          <w:trHeight w:val="365"/>
        </w:trPr>
        <w:tc>
          <w:tcPr>
            <w:tcW w:w="2029" w:type="dxa"/>
            <w:vMerge w:val="restart"/>
          </w:tcPr>
          <w:p w14:paraId="66DDCD19"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文件状态</w:t>
            </w:r>
            <w:r>
              <w:rPr>
                <w:rFonts w:asciiTheme="minorEastAsia" w:hAnsiTheme="minorEastAsia"/>
                <w:szCs w:val="21"/>
              </w:rPr>
              <w:t>：</w:t>
            </w:r>
          </w:p>
          <w:p w14:paraId="66123270" w14:textId="77777777" w:rsidR="00574C23" w:rsidRDefault="00947F56">
            <w:pPr>
              <w:spacing w:line="360" w:lineRule="auto"/>
              <w:rPr>
                <w:rFonts w:asciiTheme="minorEastAsia" w:hAnsiTheme="minorEastAsia"/>
                <w:szCs w:val="21"/>
              </w:rPr>
            </w:pPr>
            <w:r>
              <w:rPr>
                <w:rFonts w:asciiTheme="minorEastAsia" w:hAnsiTheme="minorEastAsia" w:hint="eastAsia"/>
                <w:szCs w:val="21"/>
              </w:rPr>
              <w:t>[</w:t>
            </w:r>
            <w:r>
              <w:rPr>
                <w:rFonts w:asciiTheme="minorEastAsia" w:hAnsiTheme="minorEastAsia"/>
                <w:szCs w:val="21"/>
              </w:rPr>
              <w:t xml:space="preserve">  </w:t>
            </w:r>
            <w:r>
              <w:rPr>
                <w:rFonts w:asciiTheme="minorEastAsia" w:hAnsiTheme="minorEastAsia" w:hint="eastAsia"/>
                <w:szCs w:val="21"/>
              </w:rPr>
              <w:t>]草稿</w:t>
            </w:r>
          </w:p>
          <w:p w14:paraId="6325E447" w14:textId="77777777" w:rsidR="00574C23" w:rsidRDefault="00947F56">
            <w:pPr>
              <w:spacing w:line="360" w:lineRule="auto"/>
              <w:rPr>
                <w:rFonts w:asciiTheme="minorEastAsia" w:hAnsiTheme="minorEastAsia"/>
                <w:szCs w:val="21"/>
              </w:rPr>
            </w:pPr>
            <w:r>
              <w:rPr>
                <w:rFonts w:asciiTheme="minorEastAsia" w:hAnsiTheme="minorEastAsia" w:hint="eastAsia"/>
                <w:szCs w:val="21"/>
              </w:rPr>
              <w:t>[</w:t>
            </w:r>
            <w:r>
              <w:rPr>
                <w:rFonts w:asciiTheme="minorEastAsia" w:hAnsiTheme="minorEastAsia"/>
                <w:szCs w:val="21"/>
              </w:rPr>
              <w:t xml:space="preserve">  </w:t>
            </w:r>
            <w:r>
              <w:rPr>
                <w:rFonts w:asciiTheme="minorEastAsia" w:hAnsiTheme="minorEastAsia" w:hint="eastAsia"/>
                <w:szCs w:val="21"/>
              </w:rPr>
              <w:t>]正</w:t>
            </w:r>
            <w:r>
              <w:rPr>
                <w:rFonts w:asciiTheme="minorEastAsia" w:hAnsiTheme="minorEastAsia"/>
                <w:szCs w:val="21"/>
              </w:rPr>
              <w:t>式发布</w:t>
            </w:r>
          </w:p>
          <w:p w14:paraId="3FB35FB8" w14:textId="77777777" w:rsidR="00574C23" w:rsidRDefault="00947F56">
            <w:pPr>
              <w:spacing w:line="360" w:lineRule="auto"/>
              <w:rPr>
                <w:rFonts w:asciiTheme="minorEastAsia" w:hAnsiTheme="minorEastAsia"/>
                <w:szCs w:val="21"/>
              </w:rPr>
            </w:pPr>
            <w:r>
              <w:rPr>
                <w:rFonts w:asciiTheme="minorEastAsia" w:hAnsiTheme="minorEastAsia" w:hint="eastAsia"/>
                <w:szCs w:val="21"/>
              </w:rPr>
              <w:t>[√]修改中</w:t>
            </w:r>
          </w:p>
        </w:tc>
        <w:tc>
          <w:tcPr>
            <w:tcW w:w="1744" w:type="dxa"/>
            <w:shd w:val="clear" w:color="auto" w:fill="auto"/>
          </w:tcPr>
          <w:p w14:paraId="5F6BED35"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文件</w:t>
            </w:r>
            <w:r>
              <w:rPr>
                <w:rFonts w:asciiTheme="minorEastAsia" w:hAnsiTheme="minorEastAsia"/>
                <w:b/>
                <w:szCs w:val="21"/>
              </w:rPr>
              <w:t>标识：</w:t>
            </w:r>
          </w:p>
        </w:tc>
        <w:tc>
          <w:tcPr>
            <w:tcW w:w="4347" w:type="dxa"/>
          </w:tcPr>
          <w:p w14:paraId="4A780283" w14:textId="77777777" w:rsidR="00574C23" w:rsidRDefault="00947F56">
            <w:pPr>
              <w:spacing w:line="360" w:lineRule="auto"/>
              <w:rPr>
                <w:rFonts w:asciiTheme="minorEastAsia" w:hAnsiTheme="minorEastAsia"/>
                <w:szCs w:val="21"/>
              </w:rPr>
            </w:pPr>
            <w:r>
              <w:rPr>
                <w:rFonts w:asciiTheme="minorEastAsia" w:hAnsiTheme="minorEastAsia" w:hint="eastAsia"/>
                <w:szCs w:val="21"/>
              </w:rPr>
              <w:t>PRD</w:t>
            </w:r>
            <w:r>
              <w:rPr>
                <w:rFonts w:asciiTheme="minorEastAsia" w:hAnsiTheme="minorEastAsia"/>
                <w:szCs w:val="21"/>
              </w:rPr>
              <w:t>2018-G03-REPP</w:t>
            </w:r>
          </w:p>
        </w:tc>
      </w:tr>
      <w:tr w:rsidR="00574C23" w14:paraId="3AA04521" w14:textId="77777777">
        <w:trPr>
          <w:trHeight w:val="487"/>
        </w:trPr>
        <w:tc>
          <w:tcPr>
            <w:tcW w:w="2029" w:type="dxa"/>
            <w:vMerge/>
          </w:tcPr>
          <w:p w14:paraId="5AF04B53" w14:textId="77777777" w:rsidR="00574C23" w:rsidRDefault="00574C23">
            <w:pPr>
              <w:spacing w:line="360" w:lineRule="auto"/>
              <w:ind w:left="1120"/>
              <w:rPr>
                <w:rFonts w:asciiTheme="minorEastAsia" w:hAnsiTheme="minorEastAsia"/>
                <w:szCs w:val="21"/>
              </w:rPr>
            </w:pPr>
          </w:p>
        </w:tc>
        <w:tc>
          <w:tcPr>
            <w:tcW w:w="1744" w:type="dxa"/>
            <w:shd w:val="clear" w:color="auto" w:fill="auto"/>
          </w:tcPr>
          <w:p w14:paraId="4F86A277"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当前</w:t>
            </w:r>
            <w:r>
              <w:rPr>
                <w:rFonts w:asciiTheme="minorEastAsia" w:hAnsiTheme="minorEastAsia"/>
                <w:b/>
                <w:szCs w:val="21"/>
              </w:rPr>
              <w:t>版本：</w:t>
            </w:r>
          </w:p>
        </w:tc>
        <w:tc>
          <w:tcPr>
            <w:tcW w:w="4347" w:type="dxa"/>
          </w:tcPr>
          <w:p w14:paraId="7B139DF9" w14:textId="60692CC5" w:rsidR="00574C23" w:rsidRDefault="00947F56">
            <w:pPr>
              <w:spacing w:line="360" w:lineRule="auto"/>
              <w:rPr>
                <w:rFonts w:asciiTheme="minorEastAsia" w:hAnsiTheme="minorEastAsia"/>
                <w:szCs w:val="21"/>
              </w:rPr>
            </w:pPr>
            <w:r>
              <w:rPr>
                <w:rFonts w:asciiTheme="minorEastAsia" w:hAnsiTheme="minorEastAsia" w:hint="eastAsia"/>
                <w:szCs w:val="21"/>
              </w:rPr>
              <w:t>0.</w:t>
            </w:r>
            <w:r w:rsidR="008447ED">
              <w:rPr>
                <w:rFonts w:asciiTheme="minorEastAsia" w:hAnsiTheme="minorEastAsia" w:hint="eastAsia"/>
                <w:szCs w:val="21"/>
              </w:rPr>
              <w:t>3</w:t>
            </w:r>
            <w:r>
              <w:rPr>
                <w:rFonts w:asciiTheme="minorEastAsia" w:hAnsiTheme="minorEastAsia" w:hint="eastAsia"/>
                <w:szCs w:val="21"/>
              </w:rPr>
              <w:t>.</w:t>
            </w:r>
            <w:r w:rsidR="008447ED">
              <w:rPr>
                <w:rFonts w:asciiTheme="minorEastAsia" w:hAnsiTheme="minorEastAsia" w:hint="eastAsia"/>
                <w:szCs w:val="21"/>
              </w:rPr>
              <w:t>0</w:t>
            </w:r>
          </w:p>
        </w:tc>
      </w:tr>
      <w:tr w:rsidR="00574C23" w14:paraId="4E164DC5" w14:textId="77777777">
        <w:trPr>
          <w:trHeight w:val="467"/>
        </w:trPr>
        <w:tc>
          <w:tcPr>
            <w:tcW w:w="2029" w:type="dxa"/>
            <w:vMerge/>
          </w:tcPr>
          <w:p w14:paraId="3188DD94" w14:textId="77777777" w:rsidR="00574C23" w:rsidRDefault="00574C23">
            <w:pPr>
              <w:spacing w:line="360" w:lineRule="auto"/>
              <w:ind w:left="1120"/>
              <w:rPr>
                <w:rFonts w:asciiTheme="minorEastAsia" w:hAnsiTheme="minorEastAsia"/>
                <w:szCs w:val="21"/>
              </w:rPr>
            </w:pPr>
          </w:p>
        </w:tc>
        <w:tc>
          <w:tcPr>
            <w:tcW w:w="1744" w:type="dxa"/>
            <w:shd w:val="clear" w:color="auto" w:fill="auto"/>
          </w:tcPr>
          <w:p w14:paraId="6AA94164"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作者：</w:t>
            </w:r>
          </w:p>
        </w:tc>
        <w:tc>
          <w:tcPr>
            <w:tcW w:w="4347" w:type="dxa"/>
          </w:tcPr>
          <w:p w14:paraId="7A3E963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，叶柏成，杨以恒，徐哲远，骆佳俊</w:t>
            </w:r>
          </w:p>
        </w:tc>
      </w:tr>
      <w:tr w:rsidR="00574C23" w14:paraId="79851881" w14:textId="77777777">
        <w:trPr>
          <w:trHeight w:val="440"/>
        </w:trPr>
        <w:tc>
          <w:tcPr>
            <w:tcW w:w="2029" w:type="dxa"/>
            <w:vMerge/>
          </w:tcPr>
          <w:p w14:paraId="48B24D9E" w14:textId="77777777" w:rsidR="00574C23" w:rsidRDefault="00574C23">
            <w:pPr>
              <w:spacing w:line="360" w:lineRule="auto"/>
              <w:ind w:left="1120"/>
              <w:rPr>
                <w:rFonts w:asciiTheme="minorEastAsia" w:hAnsiTheme="minorEastAsia"/>
                <w:szCs w:val="21"/>
              </w:rPr>
            </w:pPr>
          </w:p>
        </w:tc>
        <w:tc>
          <w:tcPr>
            <w:tcW w:w="1744" w:type="dxa"/>
            <w:shd w:val="clear" w:color="auto" w:fill="auto"/>
          </w:tcPr>
          <w:p w14:paraId="7B587213"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完成</w:t>
            </w:r>
            <w:r>
              <w:rPr>
                <w:rFonts w:asciiTheme="minorEastAsia" w:hAnsiTheme="minorEastAsia"/>
                <w:b/>
                <w:szCs w:val="21"/>
              </w:rPr>
              <w:t>日期：</w:t>
            </w:r>
          </w:p>
        </w:tc>
        <w:tc>
          <w:tcPr>
            <w:tcW w:w="4347" w:type="dxa"/>
          </w:tcPr>
          <w:p w14:paraId="0B1D2E47"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w:t>
            </w:r>
            <w:r>
              <w:rPr>
                <w:rFonts w:asciiTheme="minorEastAsia" w:hAnsiTheme="minorEastAsia"/>
                <w:szCs w:val="21"/>
              </w:rPr>
              <w:t>-1</w:t>
            </w:r>
            <w:r w:rsidR="00DD4B6B">
              <w:rPr>
                <w:rFonts w:asciiTheme="minorEastAsia" w:hAnsiTheme="minorEastAsia" w:hint="eastAsia"/>
                <w:szCs w:val="21"/>
              </w:rPr>
              <w:t>1-11</w:t>
            </w:r>
          </w:p>
        </w:tc>
      </w:tr>
    </w:tbl>
    <w:p w14:paraId="020A0E58" w14:textId="77777777" w:rsidR="00574C23" w:rsidRDefault="00947F56">
      <w:pPr>
        <w:pStyle w:val="af"/>
        <w:spacing w:line="360" w:lineRule="auto"/>
      </w:pPr>
      <w:bookmarkStart w:id="0" w:name="_Toc529733532"/>
      <w:r>
        <w:rPr>
          <w:rFonts w:hint="eastAsia"/>
        </w:rPr>
        <w:lastRenderedPageBreak/>
        <w:t>历史版本</w:t>
      </w:r>
      <w:bookmarkEnd w:id="0"/>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 w:author="Administrator" w:date="2018-11-04T20:02:00Z">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129"/>
        <w:gridCol w:w="1247"/>
        <w:gridCol w:w="1843"/>
        <w:gridCol w:w="2693"/>
        <w:gridCol w:w="1384"/>
        <w:tblGridChange w:id="2">
          <w:tblGrid>
            <w:gridCol w:w="1129"/>
            <w:gridCol w:w="1701"/>
            <w:gridCol w:w="1843"/>
            <w:gridCol w:w="1964"/>
            <w:gridCol w:w="1659"/>
          </w:tblGrid>
        </w:tblGridChange>
      </w:tblGrid>
      <w:tr w:rsidR="00574C23" w14:paraId="00260FC9" w14:textId="77777777" w:rsidTr="00574C23">
        <w:tc>
          <w:tcPr>
            <w:tcW w:w="1129" w:type="dxa"/>
            <w:tcPrChange w:id="3" w:author="Administrator" w:date="2018-11-04T20:02:00Z">
              <w:tcPr>
                <w:tcW w:w="1129" w:type="dxa"/>
              </w:tcPr>
            </w:tcPrChange>
          </w:tcPr>
          <w:p w14:paraId="56D4F4A6"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版本</w:t>
            </w:r>
          </w:p>
        </w:tc>
        <w:tc>
          <w:tcPr>
            <w:tcW w:w="1247" w:type="dxa"/>
            <w:tcPrChange w:id="4" w:author="Administrator" w:date="2018-11-04T20:02:00Z">
              <w:tcPr>
                <w:tcW w:w="1701" w:type="dxa"/>
              </w:tcPr>
            </w:tcPrChange>
          </w:tcPr>
          <w:p w14:paraId="42BA645E" w14:textId="77777777" w:rsidR="00574C23" w:rsidRDefault="00947F56">
            <w:pPr>
              <w:spacing w:line="360" w:lineRule="auto"/>
              <w:rPr>
                <w:rFonts w:asciiTheme="minorEastAsia" w:hAnsiTheme="minorEastAsia"/>
                <w:szCs w:val="21"/>
              </w:rPr>
            </w:pPr>
            <w:r>
              <w:rPr>
                <w:rFonts w:asciiTheme="minorEastAsia" w:hAnsiTheme="minorEastAsia" w:hint="eastAsia"/>
                <w:szCs w:val="21"/>
              </w:rPr>
              <w:t>作者</w:t>
            </w:r>
          </w:p>
        </w:tc>
        <w:tc>
          <w:tcPr>
            <w:tcW w:w="1843" w:type="dxa"/>
            <w:tcPrChange w:id="5" w:author="Administrator" w:date="2018-11-04T20:02:00Z">
              <w:tcPr>
                <w:tcW w:w="1843" w:type="dxa"/>
              </w:tcPr>
            </w:tcPrChange>
          </w:tcPr>
          <w:p w14:paraId="03A92F63"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协助者</w:t>
            </w:r>
          </w:p>
        </w:tc>
        <w:tc>
          <w:tcPr>
            <w:tcW w:w="2693" w:type="dxa"/>
            <w:tcPrChange w:id="6" w:author="Administrator" w:date="2018-11-04T20:02:00Z">
              <w:tcPr>
                <w:tcW w:w="1964" w:type="dxa"/>
              </w:tcPr>
            </w:tcPrChange>
          </w:tcPr>
          <w:p w14:paraId="0C8B9626" w14:textId="77777777" w:rsidR="00574C23" w:rsidRDefault="00947F56">
            <w:pPr>
              <w:spacing w:line="360" w:lineRule="auto"/>
              <w:rPr>
                <w:rFonts w:asciiTheme="minorEastAsia" w:hAnsiTheme="minorEastAsia"/>
                <w:szCs w:val="21"/>
              </w:rPr>
            </w:pPr>
            <w:r>
              <w:rPr>
                <w:rFonts w:asciiTheme="minorEastAsia" w:hAnsiTheme="minorEastAsia" w:hint="eastAsia"/>
                <w:szCs w:val="21"/>
              </w:rPr>
              <w:t>起止日期</w:t>
            </w:r>
          </w:p>
        </w:tc>
        <w:tc>
          <w:tcPr>
            <w:tcW w:w="1384" w:type="dxa"/>
            <w:tcPrChange w:id="7" w:author="Administrator" w:date="2018-11-04T20:02:00Z">
              <w:tcPr>
                <w:tcW w:w="1659" w:type="dxa"/>
              </w:tcPr>
            </w:tcPrChange>
          </w:tcPr>
          <w:p w14:paraId="620BF796"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备注</w:t>
            </w:r>
          </w:p>
        </w:tc>
      </w:tr>
      <w:tr w:rsidR="00574C23" w14:paraId="2AE13F68" w14:textId="77777777" w:rsidTr="00574C23">
        <w:tc>
          <w:tcPr>
            <w:tcW w:w="1129" w:type="dxa"/>
            <w:tcPrChange w:id="8" w:author="Administrator" w:date="2018-11-04T20:02:00Z">
              <w:tcPr>
                <w:tcW w:w="1129" w:type="dxa"/>
              </w:tcPr>
            </w:tcPrChange>
          </w:tcPr>
          <w:p w14:paraId="4F3840C6"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0.1.0</w:t>
            </w:r>
          </w:p>
        </w:tc>
        <w:tc>
          <w:tcPr>
            <w:tcW w:w="1247" w:type="dxa"/>
            <w:tcPrChange w:id="9" w:author="Administrator" w:date="2018-11-04T20:02:00Z">
              <w:tcPr>
                <w:tcW w:w="1701" w:type="dxa"/>
              </w:tcPr>
            </w:tcPrChange>
          </w:tcPr>
          <w:p w14:paraId="3C19D2F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10" w:author="Administrator" w:date="2018-11-04T20:02:00Z">
              <w:tcPr>
                <w:tcW w:w="1843" w:type="dxa"/>
              </w:tcPr>
            </w:tcPrChange>
          </w:tcPr>
          <w:p w14:paraId="45BEDFDD"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2693" w:type="dxa"/>
            <w:tcPrChange w:id="11" w:author="Administrator" w:date="2018-11-04T20:02:00Z">
              <w:tcPr>
                <w:tcW w:w="1964" w:type="dxa"/>
              </w:tcPr>
            </w:tcPrChange>
          </w:tcPr>
          <w:p w14:paraId="469EF97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2018/9/28-2018/9/</w:t>
            </w:r>
            <w:r>
              <w:rPr>
                <w:rFonts w:asciiTheme="minorEastAsia" w:hAnsiTheme="minorEastAsia"/>
                <w:szCs w:val="21"/>
              </w:rPr>
              <w:t>28</w:t>
            </w:r>
          </w:p>
        </w:tc>
        <w:tc>
          <w:tcPr>
            <w:tcW w:w="1384" w:type="dxa"/>
            <w:tcPrChange w:id="12" w:author="Administrator" w:date="2018-11-04T20:02:00Z">
              <w:tcPr>
                <w:tcW w:w="1659" w:type="dxa"/>
              </w:tcPr>
            </w:tcPrChange>
          </w:tcPr>
          <w:p w14:paraId="5BD58F2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起草</w:t>
            </w:r>
          </w:p>
        </w:tc>
      </w:tr>
      <w:tr w:rsidR="00574C23" w14:paraId="120DF400" w14:textId="77777777" w:rsidTr="00574C23">
        <w:tc>
          <w:tcPr>
            <w:tcW w:w="1129" w:type="dxa"/>
            <w:tcPrChange w:id="13" w:author="Administrator" w:date="2018-11-04T20:02:00Z">
              <w:tcPr>
                <w:tcW w:w="1129" w:type="dxa"/>
              </w:tcPr>
            </w:tcPrChange>
          </w:tcPr>
          <w:p w14:paraId="1E4A3EC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0.1.1</w:t>
            </w:r>
          </w:p>
        </w:tc>
        <w:tc>
          <w:tcPr>
            <w:tcW w:w="1247" w:type="dxa"/>
            <w:tcPrChange w:id="14" w:author="Administrator" w:date="2018-11-04T20:02:00Z">
              <w:tcPr>
                <w:tcW w:w="1701" w:type="dxa"/>
              </w:tcPr>
            </w:tcPrChange>
          </w:tcPr>
          <w:p w14:paraId="2156B1B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Change w:id="15" w:author="Administrator" w:date="2018-11-04T20:02:00Z">
              <w:tcPr>
                <w:tcW w:w="1843" w:type="dxa"/>
              </w:tcPr>
            </w:tcPrChange>
          </w:tcPr>
          <w:p w14:paraId="15EC31B1"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，徐哲远，杨以恒，骆佳俊</w:t>
            </w:r>
          </w:p>
        </w:tc>
        <w:tc>
          <w:tcPr>
            <w:tcW w:w="2693" w:type="dxa"/>
            <w:tcPrChange w:id="16" w:author="Administrator" w:date="2018-11-04T20:02:00Z">
              <w:tcPr>
                <w:tcW w:w="1964" w:type="dxa"/>
              </w:tcPr>
            </w:tcPrChange>
          </w:tcPr>
          <w:p w14:paraId="213B0AF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2018/9/28-2018/9/</w:t>
            </w:r>
            <w:r>
              <w:rPr>
                <w:rFonts w:asciiTheme="minorEastAsia" w:hAnsiTheme="minorEastAsia"/>
                <w:szCs w:val="21"/>
              </w:rPr>
              <w:t>30</w:t>
            </w:r>
          </w:p>
        </w:tc>
        <w:tc>
          <w:tcPr>
            <w:tcW w:w="1384" w:type="dxa"/>
            <w:tcPrChange w:id="17" w:author="Administrator" w:date="2018-11-04T20:02:00Z">
              <w:tcPr>
                <w:tcW w:w="1659" w:type="dxa"/>
              </w:tcPr>
            </w:tcPrChange>
          </w:tcPr>
          <w:p w14:paraId="7120CAB8"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内容整合、格式排版修改</w:t>
            </w:r>
          </w:p>
        </w:tc>
      </w:tr>
      <w:tr w:rsidR="00574C23" w14:paraId="32C9772A" w14:textId="77777777" w:rsidTr="00574C23">
        <w:tc>
          <w:tcPr>
            <w:tcW w:w="1129" w:type="dxa"/>
            <w:tcPrChange w:id="18" w:author="Administrator" w:date="2018-11-04T20:02:00Z">
              <w:tcPr>
                <w:tcW w:w="1129" w:type="dxa"/>
              </w:tcPr>
            </w:tcPrChange>
          </w:tcPr>
          <w:p w14:paraId="3C5660E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w:t>
            </w:r>
            <w:r>
              <w:rPr>
                <w:rFonts w:asciiTheme="minorEastAsia" w:hAnsiTheme="minorEastAsia"/>
                <w:szCs w:val="21"/>
              </w:rPr>
              <w:t>.1.2</w:t>
            </w:r>
          </w:p>
        </w:tc>
        <w:tc>
          <w:tcPr>
            <w:tcW w:w="1247" w:type="dxa"/>
            <w:tcPrChange w:id="19" w:author="Administrator" w:date="2018-11-04T20:02:00Z">
              <w:tcPr>
                <w:tcW w:w="1701" w:type="dxa"/>
              </w:tcPr>
            </w:tcPrChange>
          </w:tcPr>
          <w:p w14:paraId="58D0E4B2"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Change w:id="20" w:author="Administrator" w:date="2018-11-04T20:02:00Z">
              <w:tcPr>
                <w:tcW w:w="1843" w:type="dxa"/>
              </w:tcPr>
            </w:tcPrChange>
          </w:tcPr>
          <w:p w14:paraId="60E26BE2"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，徐哲远，杨以恒，骆佳俊</w:t>
            </w:r>
          </w:p>
        </w:tc>
        <w:tc>
          <w:tcPr>
            <w:tcW w:w="2693" w:type="dxa"/>
            <w:tcPrChange w:id="21" w:author="Administrator" w:date="2018-11-04T20:02:00Z">
              <w:tcPr>
                <w:tcW w:w="1964" w:type="dxa"/>
              </w:tcPr>
            </w:tcPrChange>
          </w:tcPr>
          <w:p w14:paraId="6951BA88"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2018/10/17</w:t>
            </w:r>
            <w:r>
              <w:rPr>
                <w:rFonts w:asciiTheme="minorEastAsia" w:hAnsiTheme="minorEastAsia"/>
                <w:szCs w:val="21"/>
              </w:rPr>
              <w:t>-2018</w:t>
            </w:r>
            <w:r>
              <w:rPr>
                <w:rFonts w:asciiTheme="minorEastAsia" w:hAnsiTheme="minorEastAsia" w:hint="eastAsia"/>
                <w:szCs w:val="21"/>
              </w:rPr>
              <w:t>/10/21</w:t>
            </w:r>
          </w:p>
        </w:tc>
        <w:tc>
          <w:tcPr>
            <w:tcW w:w="1384" w:type="dxa"/>
            <w:tcPrChange w:id="22" w:author="Administrator" w:date="2018-11-04T20:02:00Z">
              <w:tcPr>
                <w:tcW w:w="1659" w:type="dxa"/>
              </w:tcPr>
            </w:tcPrChange>
          </w:tcPr>
          <w:p w14:paraId="7F6DCFC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内容</w:t>
            </w:r>
            <w:r>
              <w:rPr>
                <w:rFonts w:asciiTheme="minorEastAsia" w:hAnsiTheme="minorEastAsia"/>
                <w:szCs w:val="21"/>
              </w:rPr>
              <w:t>修改</w:t>
            </w:r>
          </w:p>
        </w:tc>
      </w:tr>
      <w:tr w:rsidR="00574C23" w14:paraId="65760C5D" w14:textId="77777777" w:rsidTr="00574C23">
        <w:tc>
          <w:tcPr>
            <w:tcW w:w="1129" w:type="dxa"/>
            <w:tcPrChange w:id="23" w:author="Administrator" w:date="2018-11-04T20:02:00Z">
              <w:tcPr>
                <w:tcW w:w="1129" w:type="dxa"/>
              </w:tcPr>
            </w:tcPrChange>
          </w:tcPr>
          <w:p w14:paraId="75ED469E"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0.1.3</w:t>
            </w:r>
          </w:p>
        </w:tc>
        <w:tc>
          <w:tcPr>
            <w:tcW w:w="1247" w:type="dxa"/>
            <w:tcPrChange w:id="24" w:author="Administrator" w:date="2018-11-04T20:02:00Z">
              <w:tcPr>
                <w:tcW w:w="1701" w:type="dxa"/>
              </w:tcPr>
            </w:tcPrChange>
          </w:tcPr>
          <w:p w14:paraId="2ABB1CB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25" w:author="Administrator" w:date="2018-11-04T20:02:00Z">
              <w:tcPr>
                <w:tcW w:w="1843" w:type="dxa"/>
              </w:tcPr>
            </w:tcPrChange>
          </w:tcPr>
          <w:p w14:paraId="6749D2D3"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2693" w:type="dxa"/>
            <w:tcPrChange w:id="26" w:author="Administrator" w:date="2018-11-04T20:02:00Z">
              <w:tcPr>
                <w:tcW w:w="1964" w:type="dxa"/>
              </w:tcPr>
            </w:tcPrChange>
          </w:tcPr>
          <w:p w14:paraId="1629DEE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2018/10/</w:t>
            </w:r>
            <w:r>
              <w:rPr>
                <w:rFonts w:asciiTheme="minorEastAsia" w:hAnsiTheme="minorEastAsia"/>
                <w:szCs w:val="21"/>
              </w:rPr>
              <w:t>26-2018</w:t>
            </w:r>
            <w:r>
              <w:rPr>
                <w:rFonts w:asciiTheme="minorEastAsia" w:hAnsiTheme="minorEastAsia" w:hint="eastAsia"/>
                <w:szCs w:val="21"/>
              </w:rPr>
              <w:t>/10/</w:t>
            </w:r>
            <w:r>
              <w:rPr>
                <w:rFonts w:asciiTheme="minorEastAsia" w:hAnsiTheme="minorEastAsia"/>
                <w:szCs w:val="21"/>
              </w:rPr>
              <w:t>28</w:t>
            </w:r>
          </w:p>
        </w:tc>
        <w:tc>
          <w:tcPr>
            <w:tcW w:w="1384" w:type="dxa"/>
            <w:tcPrChange w:id="27" w:author="Administrator" w:date="2018-11-04T20:02:00Z">
              <w:tcPr>
                <w:tcW w:w="1659" w:type="dxa"/>
              </w:tcPr>
            </w:tcPrChange>
          </w:tcPr>
          <w:p w14:paraId="5F589C6E"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历史</w:t>
            </w:r>
            <w:r>
              <w:rPr>
                <w:rFonts w:asciiTheme="minorEastAsia" w:hAnsiTheme="minorEastAsia"/>
                <w:szCs w:val="21"/>
              </w:rPr>
              <w:t>版本修正</w:t>
            </w:r>
            <w:r>
              <w:rPr>
                <w:rFonts w:asciiTheme="minorEastAsia" w:hAnsiTheme="minorEastAsia" w:hint="eastAsia"/>
                <w:szCs w:val="21"/>
              </w:rPr>
              <w:t>，</w:t>
            </w:r>
            <w:r>
              <w:rPr>
                <w:rFonts w:asciiTheme="minorEastAsia" w:hAnsiTheme="minorEastAsia"/>
                <w:szCs w:val="21"/>
              </w:rPr>
              <w:t>部分工作调整，参考资料修正</w:t>
            </w:r>
          </w:p>
        </w:tc>
      </w:tr>
      <w:tr w:rsidR="00574C23" w14:paraId="125CFB45" w14:textId="77777777" w:rsidTr="00574C23">
        <w:tc>
          <w:tcPr>
            <w:tcW w:w="1129" w:type="dxa"/>
            <w:tcPrChange w:id="28" w:author="Administrator" w:date="2018-11-04T20:02:00Z">
              <w:tcPr>
                <w:tcW w:w="1129" w:type="dxa"/>
              </w:tcPr>
            </w:tcPrChange>
          </w:tcPr>
          <w:p w14:paraId="7CC534E8"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0.2.0</w:t>
            </w:r>
          </w:p>
        </w:tc>
        <w:tc>
          <w:tcPr>
            <w:tcW w:w="1247" w:type="dxa"/>
            <w:tcPrChange w:id="29" w:author="Administrator" w:date="2018-11-04T20:02:00Z">
              <w:tcPr>
                <w:tcW w:w="1701" w:type="dxa"/>
              </w:tcPr>
            </w:tcPrChange>
          </w:tcPr>
          <w:p w14:paraId="348BA26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30" w:author="Administrator" w:date="2018-11-04T20:02:00Z">
              <w:tcPr>
                <w:tcW w:w="1843" w:type="dxa"/>
              </w:tcPr>
            </w:tcPrChange>
          </w:tcPr>
          <w:p w14:paraId="6BE29957"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2693" w:type="dxa"/>
            <w:tcPrChange w:id="31" w:author="Administrator" w:date="2018-11-04T20:02:00Z">
              <w:tcPr>
                <w:tcW w:w="1964" w:type="dxa"/>
              </w:tcPr>
            </w:tcPrChange>
          </w:tcPr>
          <w:p w14:paraId="6F21A0D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2018/10/30-2018/10/30</w:t>
            </w:r>
          </w:p>
        </w:tc>
        <w:tc>
          <w:tcPr>
            <w:tcW w:w="1384" w:type="dxa"/>
            <w:tcPrChange w:id="32" w:author="Administrator" w:date="2018-11-04T20:02:00Z">
              <w:tcPr>
                <w:tcW w:w="1659" w:type="dxa"/>
              </w:tcPr>
            </w:tcPrChange>
          </w:tcPr>
          <w:p w14:paraId="7823D987"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工作</w:t>
            </w:r>
            <w:r>
              <w:rPr>
                <w:rFonts w:asciiTheme="minorEastAsia" w:hAnsiTheme="minorEastAsia"/>
                <w:szCs w:val="21"/>
              </w:rPr>
              <w:t>分解修改，OBS修改，</w:t>
            </w:r>
            <w:proofErr w:type="gramStart"/>
            <w:r>
              <w:rPr>
                <w:rFonts w:asciiTheme="minorEastAsia" w:hAnsiTheme="minorEastAsia"/>
                <w:szCs w:val="21"/>
              </w:rPr>
              <w:t>甘特图</w:t>
            </w:r>
            <w:proofErr w:type="gramEnd"/>
            <w:r>
              <w:rPr>
                <w:rFonts w:asciiTheme="minorEastAsia" w:hAnsiTheme="minorEastAsia"/>
                <w:szCs w:val="21"/>
              </w:rPr>
              <w:t>更新</w:t>
            </w:r>
          </w:p>
        </w:tc>
      </w:tr>
      <w:tr w:rsidR="00574C23" w14:paraId="628BE60E" w14:textId="77777777" w:rsidTr="00574C23">
        <w:tc>
          <w:tcPr>
            <w:tcW w:w="1129" w:type="dxa"/>
            <w:tcPrChange w:id="33" w:author="Administrator" w:date="2018-11-04T20:02:00Z">
              <w:tcPr>
                <w:tcW w:w="1129" w:type="dxa"/>
              </w:tcPr>
            </w:tcPrChange>
          </w:tcPr>
          <w:p w14:paraId="142036D9" w14:textId="77777777" w:rsidR="00574C23" w:rsidRDefault="00947F56">
            <w:pPr>
              <w:spacing w:line="360" w:lineRule="auto"/>
              <w:rPr>
                <w:rFonts w:asciiTheme="minorEastAsia" w:hAnsiTheme="minorEastAsia"/>
                <w:szCs w:val="21"/>
              </w:rPr>
            </w:pPr>
            <w:ins w:id="34" w:author="Administrator" w:date="2018-11-04T20:01:00Z">
              <w:r>
                <w:rPr>
                  <w:rFonts w:asciiTheme="minorEastAsia" w:hAnsiTheme="minorEastAsia" w:hint="eastAsia"/>
                  <w:szCs w:val="21"/>
                </w:rPr>
                <w:t>0.2.1</w:t>
              </w:r>
            </w:ins>
          </w:p>
        </w:tc>
        <w:tc>
          <w:tcPr>
            <w:tcW w:w="1247" w:type="dxa"/>
            <w:tcPrChange w:id="35" w:author="Administrator" w:date="2018-11-04T20:02:00Z">
              <w:tcPr>
                <w:tcW w:w="1701" w:type="dxa"/>
              </w:tcPr>
            </w:tcPrChange>
          </w:tcPr>
          <w:p w14:paraId="32E4DFD3" w14:textId="77777777" w:rsidR="00574C23" w:rsidRDefault="00947F56">
            <w:pPr>
              <w:spacing w:line="360" w:lineRule="auto"/>
              <w:rPr>
                <w:rFonts w:asciiTheme="minorEastAsia" w:hAnsiTheme="minorEastAsia"/>
                <w:szCs w:val="21"/>
              </w:rPr>
            </w:pPr>
            <w:ins w:id="36" w:author="Administrator" w:date="2018-11-04T20:02:00Z">
              <w:r>
                <w:rPr>
                  <w:rFonts w:asciiTheme="minorEastAsia" w:hAnsiTheme="minorEastAsia" w:hint="eastAsia"/>
                  <w:szCs w:val="21"/>
                </w:rPr>
                <w:t>沈启航</w:t>
              </w:r>
            </w:ins>
          </w:p>
        </w:tc>
        <w:tc>
          <w:tcPr>
            <w:tcW w:w="1843" w:type="dxa"/>
            <w:tcPrChange w:id="37" w:author="Administrator" w:date="2018-11-04T20:02:00Z">
              <w:tcPr>
                <w:tcW w:w="1843" w:type="dxa"/>
              </w:tcPr>
            </w:tcPrChange>
          </w:tcPr>
          <w:p w14:paraId="116B75F3" w14:textId="77777777" w:rsidR="00574C23" w:rsidRDefault="00574C23">
            <w:pPr>
              <w:spacing w:line="360" w:lineRule="auto"/>
              <w:rPr>
                <w:rFonts w:asciiTheme="minorEastAsia" w:hAnsiTheme="minorEastAsia"/>
                <w:szCs w:val="21"/>
              </w:rPr>
            </w:pPr>
          </w:p>
        </w:tc>
        <w:tc>
          <w:tcPr>
            <w:tcW w:w="2693" w:type="dxa"/>
            <w:tcPrChange w:id="38" w:author="Administrator" w:date="2018-11-04T20:02:00Z">
              <w:tcPr>
                <w:tcW w:w="1964" w:type="dxa"/>
              </w:tcPr>
            </w:tcPrChange>
          </w:tcPr>
          <w:p w14:paraId="6298AC03" w14:textId="77777777" w:rsidR="00574C23" w:rsidRDefault="00947F56">
            <w:pPr>
              <w:spacing w:line="360" w:lineRule="auto"/>
              <w:rPr>
                <w:rFonts w:asciiTheme="minorEastAsia" w:hAnsiTheme="minorEastAsia"/>
                <w:szCs w:val="21"/>
              </w:rPr>
            </w:pPr>
            <w:ins w:id="39" w:author="Administrator" w:date="2018-11-04T20:02:00Z">
              <w:r>
                <w:rPr>
                  <w:rFonts w:asciiTheme="minorEastAsia" w:hAnsiTheme="minorEastAsia" w:hint="eastAsia"/>
                  <w:szCs w:val="21"/>
                </w:rPr>
                <w:t>2018/11/4</w:t>
              </w:r>
              <w:r>
                <w:rPr>
                  <w:rFonts w:asciiTheme="minorEastAsia" w:hAnsiTheme="minorEastAsia"/>
                  <w:szCs w:val="21"/>
                </w:rPr>
                <w:t>-2018</w:t>
              </w:r>
              <w:r>
                <w:rPr>
                  <w:rFonts w:asciiTheme="minorEastAsia" w:hAnsiTheme="minorEastAsia" w:hint="eastAsia"/>
                  <w:szCs w:val="21"/>
                </w:rPr>
                <w:t>/11/4</w:t>
              </w:r>
            </w:ins>
          </w:p>
        </w:tc>
        <w:tc>
          <w:tcPr>
            <w:tcW w:w="1384" w:type="dxa"/>
            <w:tcPrChange w:id="40" w:author="Administrator" w:date="2018-11-04T20:02:00Z">
              <w:tcPr>
                <w:tcW w:w="1659" w:type="dxa"/>
              </w:tcPr>
            </w:tcPrChange>
          </w:tcPr>
          <w:p w14:paraId="160BECE6" w14:textId="77777777" w:rsidR="00574C23" w:rsidRDefault="00947F56">
            <w:pPr>
              <w:spacing w:line="360" w:lineRule="auto"/>
              <w:rPr>
                <w:rFonts w:asciiTheme="minorEastAsia" w:hAnsiTheme="minorEastAsia"/>
                <w:szCs w:val="21"/>
              </w:rPr>
            </w:pPr>
            <w:ins w:id="41" w:author="Administrator" w:date="2018-11-04T20:02:00Z">
              <w:r>
                <w:rPr>
                  <w:rFonts w:asciiTheme="minorEastAsia" w:hAnsiTheme="minorEastAsia" w:hint="eastAsia"/>
                  <w:szCs w:val="21"/>
                </w:rPr>
                <w:t>修改</w:t>
              </w:r>
              <w:r>
                <w:rPr>
                  <w:rFonts w:asciiTheme="minorEastAsia" w:hAnsiTheme="minorEastAsia"/>
                  <w:szCs w:val="21"/>
                </w:rPr>
                <w:t>风险</w:t>
              </w:r>
            </w:ins>
            <w:ins w:id="42" w:author="Administrator" w:date="2018-11-04T20:03:00Z">
              <w:r>
                <w:rPr>
                  <w:rFonts w:asciiTheme="minorEastAsia" w:hAnsiTheme="minorEastAsia"/>
                  <w:szCs w:val="21"/>
                </w:rPr>
                <w:t>管理</w:t>
              </w:r>
            </w:ins>
          </w:p>
        </w:tc>
      </w:tr>
      <w:tr w:rsidR="00574C23" w14:paraId="0C93BFEA" w14:textId="77777777" w:rsidTr="00574C23">
        <w:tc>
          <w:tcPr>
            <w:tcW w:w="1129" w:type="dxa"/>
            <w:tcPrChange w:id="43" w:author="Administrator" w:date="2018-11-04T20:02:00Z">
              <w:tcPr>
                <w:tcW w:w="1129" w:type="dxa"/>
              </w:tcPr>
            </w:tcPrChange>
          </w:tcPr>
          <w:p w14:paraId="2C059143" w14:textId="7C049798" w:rsidR="00574C23" w:rsidRDefault="00DD4B6B">
            <w:pPr>
              <w:spacing w:line="360" w:lineRule="auto"/>
              <w:rPr>
                <w:rFonts w:asciiTheme="minorEastAsia" w:hAnsiTheme="minorEastAsia"/>
                <w:szCs w:val="21"/>
              </w:rPr>
            </w:pPr>
            <w:r>
              <w:rPr>
                <w:rFonts w:asciiTheme="minorEastAsia" w:hAnsiTheme="minorEastAsia" w:hint="eastAsia"/>
                <w:szCs w:val="21"/>
              </w:rPr>
              <w:t>0.</w:t>
            </w:r>
            <w:r w:rsidR="008447ED">
              <w:rPr>
                <w:rFonts w:asciiTheme="minorEastAsia" w:hAnsiTheme="minorEastAsia" w:hint="eastAsia"/>
                <w:szCs w:val="21"/>
              </w:rPr>
              <w:t>3</w:t>
            </w:r>
            <w:r>
              <w:rPr>
                <w:rFonts w:asciiTheme="minorEastAsia" w:hAnsiTheme="minorEastAsia" w:hint="eastAsia"/>
                <w:szCs w:val="21"/>
              </w:rPr>
              <w:t>.</w:t>
            </w:r>
            <w:r w:rsidR="008447ED">
              <w:rPr>
                <w:rFonts w:asciiTheme="minorEastAsia" w:hAnsiTheme="minorEastAsia" w:hint="eastAsia"/>
                <w:szCs w:val="21"/>
              </w:rPr>
              <w:t>0</w:t>
            </w:r>
          </w:p>
        </w:tc>
        <w:tc>
          <w:tcPr>
            <w:tcW w:w="1247" w:type="dxa"/>
            <w:tcPrChange w:id="44" w:author="Administrator" w:date="2018-11-04T20:02:00Z">
              <w:tcPr>
                <w:tcW w:w="1701" w:type="dxa"/>
              </w:tcPr>
            </w:tcPrChange>
          </w:tcPr>
          <w:p w14:paraId="6CA27993" w14:textId="77777777" w:rsidR="00574C23" w:rsidRDefault="00DD4B6B">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Change w:id="45" w:author="Administrator" w:date="2018-11-04T20:02:00Z">
              <w:tcPr>
                <w:tcW w:w="1843" w:type="dxa"/>
              </w:tcPr>
            </w:tcPrChange>
          </w:tcPr>
          <w:p w14:paraId="301EEC1F" w14:textId="77777777" w:rsidR="00574C23" w:rsidRDefault="00574C23">
            <w:pPr>
              <w:spacing w:line="360" w:lineRule="auto"/>
              <w:rPr>
                <w:rFonts w:asciiTheme="minorEastAsia" w:hAnsiTheme="minorEastAsia" w:hint="eastAsia"/>
                <w:szCs w:val="21"/>
              </w:rPr>
            </w:pPr>
          </w:p>
        </w:tc>
        <w:tc>
          <w:tcPr>
            <w:tcW w:w="2693" w:type="dxa"/>
            <w:tcPrChange w:id="46" w:author="Administrator" w:date="2018-11-04T20:02:00Z">
              <w:tcPr>
                <w:tcW w:w="1964" w:type="dxa"/>
              </w:tcPr>
            </w:tcPrChange>
          </w:tcPr>
          <w:p w14:paraId="2D553482" w14:textId="77777777" w:rsidR="00574C23" w:rsidRDefault="00DD4B6B">
            <w:pPr>
              <w:spacing w:line="360" w:lineRule="auto"/>
              <w:rPr>
                <w:rFonts w:asciiTheme="minorEastAsia" w:hAnsiTheme="minorEastAsia"/>
                <w:szCs w:val="21"/>
              </w:rPr>
            </w:pPr>
            <w:r w:rsidRPr="00DD4B6B">
              <w:rPr>
                <w:rFonts w:asciiTheme="minorEastAsia" w:hAnsiTheme="minorEastAsia"/>
                <w:szCs w:val="21"/>
              </w:rPr>
              <w:t>2018/11/</w:t>
            </w:r>
            <w:r>
              <w:rPr>
                <w:rFonts w:asciiTheme="minorEastAsia" w:hAnsiTheme="minorEastAsia" w:hint="eastAsia"/>
                <w:szCs w:val="21"/>
              </w:rPr>
              <w:t>11</w:t>
            </w:r>
            <w:r w:rsidRPr="00DD4B6B">
              <w:rPr>
                <w:rFonts w:asciiTheme="minorEastAsia" w:hAnsiTheme="minorEastAsia"/>
                <w:szCs w:val="21"/>
              </w:rPr>
              <w:t>-2018/11/</w:t>
            </w:r>
            <w:r>
              <w:rPr>
                <w:rFonts w:asciiTheme="minorEastAsia" w:hAnsiTheme="minorEastAsia" w:hint="eastAsia"/>
                <w:szCs w:val="21"/>
              </w:rPr>
              <w:t>11</w:t>
            </w:r>
          </w:p>
        </w:tc>
        <w:tc>
          <w:tcPr>
            <w:tcW w:w="1384" w:type="dxa"/>
            <w:tcPrChange w:id="47" w:author="Administrator" w:date="2018-11-04T20:02:00Z">
              <w:tcPr>
                <w:tcW w:w="1659" w:type="dxa"/>
              </w:tcPr>
            </w:tcPrChange>
          </w:tcPr>
          <w:p w14:paraId="38CC3180" w14:textId="77777777" w:rsidR="00574C23" w:rsidRDefault="00DD4B6B">
            <w:pPr>
              <w:spacing w:line="360" w:lineRule="auto"/>
              <w:rPr>
                <w:rFonts w:asciiTheme="minorEastAsia" w:hAnsiTheme="minorEastAsia" w:hint="eastAsia"/>
                <w:szCs w:val="21"/>
              </w:rPr>
            </w:pPr>
            <w:r>
              <w:rPr>
                <w:rFonts w:asciiTheme="minorEastAsia" w:hAnsiTheme="minorEastAsia" w:hint="eastAsia"/>
                <w:szCs w:val="21"/>
              </w:rPr>
              <w:t>修改风险管理计划、人力资源管理计划、配置管理计划、沟通管理计划、采购管理计划</w:t>
            </w:r>
          </w:p>
        </w:tc>
      </w:tr>
    </w:tbl>
    <w:p w14:paraId="1B362144" w14:textId="77777777" w:rsidR="00574C23" w:rsidRDefault="00947F56">
      <w:pPr>
        <w:spacing w:line="360" w:lineRule="auto"/>
      </w:pPr>
      <w:r>
        <w:rPr>
          <w:rFonts w:hint="eastAsia"/>
        </w:rPr>
        <w:t>注</w:t>
      </w:r>
      <w:r>
        <w:t>：本文档由于</w:t>
      </w:r>
      <w:r>
        <w:rPr>
          <w:rFonts w:hint="eastAsia"/>
        </w:rPr>
        <w:t>项目经理</w:t>
      </w:r>
      <w:r>
        <w:t>的疏忽，导致</w:t>
      </w:r>
      <w:r>
        <w:rPr>
          <w:rFonts w:hint="eastAsia"/>
        </w:rPr>
        <w:t>0.1.2</w:t>
      </w:r>
      <w:r>
        <w:rPr>
          <w:rFonts w:hint="eastAsia"/>
        </w:rPr>
        <w:t>及</w:t>
      </w:r>
      <w:r>
        <w:t>以前版本的更新记录和</w:t>
      </w:r>
      <w:r>
        <w:t>Git</w:t>
      </w:r>
      <w:r>
        <w:t>上的版本提交记录</w:t>
      </w:r>
      <w:r>
        <w:rPr>
          <w:rFonts w:hint="eastAsia"/>
        </w:rPr>
        <w:t>不符</w:t>
      </w:r>
      <w:r>
        <w:t>，在</w:t>
      </w:r>
      <w:r>
        <w:rPr>
          <w:rFonts w:hint="eastAsia"/>
        </w:rPr>
        <w:t>0.1.3</w:t>
      </w:r>
      <w:r>
        <w:rPr>
          <w:rFonts w:hint="eastAsia"/>
        </w:rPr>
        <w:t>及</w:t>
      </w:r>
      <w:r>
        <w:t>以后版本会修正。</w:t>
      </w:r>
    </w:p>
    <w:p w14:paraId="06A6FC75" w14:textId="77777777" w:rsidR="00574C23" w:rsidRDefault="00947F56">
      <w:pPr>
        <w:widowControl/>
        <w:spacing w:line="360" w:lineRule="auto"/>
        <w:jc w:val="left"/>
      </w:pPr>
      <w:r>
        <w:br w:type="page"/>
      </w:r>
    </w:p>
    <w:sdt>
      <w:sdtPr>
        <w:rPr>
          <w:lang w:val="zh-CN"/>
        </w:rPr>
        <w:id w:val="1113631653"/>
        <w:docPartObj>
          <w:docPartGallery w:val="Table of Contents"/>
          <w:docPartUnique/>
        </w:docPartObj>
      </w:sdtPr>
      <w:sdtEndPr>
        <w:rPr>
          <w:b/>
          <w:bCs/>
        </w:rPr>
      </w:sdtEndPr>
      <w:sdtContent>
        <w:p w14:paraId="4F2FC44F" w14:textId="77777777" w:rsidR="00574C23" w:rsidRDefault="00947F56">
          <w:pPr>
            <w:jc w:val="center"/>
          </w:pPr>
          <w:r>
            <w:rPr>
              <w:rFonts w:ascii="宋体" w:eastAsia="宋体" w:hAnsi="宋体"/>
            </w:rPr>
            <w:t>目录</w:t>
          </w:r>
        </w:p>
        <w:p w14:paraId="4C3CD045" w14:textId="1223AA5A" w:rsidR="00A767E4" w:rsidRDefault="00574C23">
          <w:pPr>
            <w:pStyle w:val="TOC2"/>
            <w:tabs>
              <w:tab w:val="right" w:leader="dot" w:pos="8296"/>
            </w:tabs>
            <w:rPr>
              <w:rFonts w:cstheme="minorBidi"/>
              <w:noProof/>
              <w:kern w:val="2"/>
              <w:sz w:val="21"/>
            </w:rPr>
          </w:pPr>
          <w:r>
            <w:fldChar w:fldCharType="begin"/>
          </w:r>
          <w:r w:rsidR="00947F56">
            <w:instrText xml:space="preserve"> TOC \o "1-3" \h \z \u </w:instrText>
          </w:r>
          <w:r>
            <w:fldChar w:fldCharType="separate"/>
          </w:r>
          <w:hyperlink w:anchor="_Toc529733532" w:history="1">
            <w:r w:rsidR="00A767E4" w:rsidRPr="000C54D5">
              <w:rPr>
                <w:rStyle w:val="af1"/>
                <w:noProof/>
              </w:rPr>
              <w:t>历史版本</w:t>
            </w:r>
            <w:r w:rsidR="00A767E4">
              <w:rPr>
                <w:noProof/>
                <w:webHidden/>
              </w:rPr>
              <w:tab/>
            </w:r>
            <w:r w:rsidR="00A767E4">
              <w:rPr>
                <w:noProof/>
                <w:webHidden/>
              </w:rPr>
              <w:fldChar w:fldCharType="begin"/>
            </w:r>
            <w:r w:rsidR="00A767E4">
              <w:rPr>
                <w:noProof/>
                <w:webHidden/>
              </w:rPr>
              <w:instrText xml:space="preserve"> PAGEREF _Toc529733532 \h </w:instrText>
            </w:r>
            <w:r w:rsidR="00A767E4">
              <w:rPr>
                <w:noProof/>
                <w:webHidden/>
              </w:rPr>
            </w:r>
            <w:r w:rsidR="00A767E4">
              <w:rPr>
                <w:noProof/>
                <w:webHidden/>
              </w:rPr>
              <w:fldChar w:fldCharType="separate"/>
            </w:r>
            <w:r w:rsidR="00A767E4">
              <w:rPr>
                <w:noProof/>
                <w:webHidden/>
              </w:rPr>
              <w:t>2</w:t>
            </w:r>
            <w:r w:rsidR="00A767E4">
              <w:rPr>
                <w:noProof/>
                <w:webHidden/>
              </w:rPr>
              <w:fldChar w:fldCharType="end"/>
            </w:r>
          </w:hyperlink>
        </w:p>
        <w:p w14:paraId="540ECA59" w14:textId="27864AB2" w:rsidR="00A767E4" w:rsidRDefault="00A767E4">
          <w:pPr>
            <w:pStyle w:val="TOC1"/>
            <w:tabs>
              <w:tab w:val="right" w:leader="dot" w:pos="8296"/>
            </w:tabs>
            <w:rPr>
              <w:noProof/>
            </w:rPr>
          </w:pPr>
          <w:hyperlink w:anchor="_Toc529733533" w:history="1">
            <w:r w:rsidRPr="000C54D5">
              <w:rPr>
                <w:rStyle w:val="af1"/>
                <w:rFonts w:asciiTheme="majorEastAsia" w:hAnsiTheme="majorEastAsia" w:cstheme="majorHAnsi"/>
                <w:noProof/>
              </w:rPr>
              <w:t>1</w:t>
            </w:r>
            <w:r w:rsidRPr="000C54D5">
              <w:rPr>
                <w:rStyle w:val="af1"/>
                <w:rFonts w:asciiTheme="majorEastAsia" w:hAnsiTheme="majorEastAsia"/>
                <w:noProof/>
              </w:rPr>
              <w:t xml:space="preserve"> 引言</w:t>
            </w:r>
            <w:r>
              <w:rPr>
                <w:noProof/>
                <w:webHidden/>
              </w:rPr>
              <w:tab/>
            </w:r>
            <w:r>
              <w:rPr>
                <w:noProof/>
                <w:webHidden/>
              </w:rPr>
              <w:fldChar w:fldCharType="begin"/>
            </w:r>
            <w:r>
              <w:rPr>
                <w:noProof/>
                <w:webHidden/>
              </w:rPr>
              <w:instrText xml:space="preserve"> PAGEREF _Toc529733533 \h </w:instrText>
            </w:r>
            <w:r>
              <w:rPr>
                <w:noProof/>
                <w:webHidden/>
              </w:rPr>
            </w:r>
            <w:r>
              <w:rPr>
                <w:noProof/>
                <w:webHidden/>
              </w:rPr>
              <w:fldChar w:fldCharType="separate"/>
            </w:r>
            <w:r>
              <w:rPr>
                <w:noProof/>
                <w:webHidden/>
              </w:rPr>
              <w:t>6</w:t>
            </w:r>
            <w:r>
              <w:rPr>
                <w:noProof/>
                <w:webHidden/>
              </w:rPr>
              <w:fldChar w:fldCharType="end"/>
            </w:r>
          </w:hyperlink>
        </w:p>
        <w:p w14:paraId="56759CA9" w14:textId="2007927E" w:rsidR="00A767E4" w:rsidRDefault="00A767E4">
          <w:pPr>
            <w:pStyle w:val="TOC2"/>
            <w:tabs>
              <w:tab w:val="right" w:leader="dot" w:pos="8296"/>
            </w:tabs>
            <w:rPr>
              <w:rFonts w:cstheme="minorBidi"/>
              <w:noProof/>
              <w:kern w:val="2"/>
              <w:sz w:val="21"/>
            </w:rPr>
          </w:pPr>
          <w:hyperlink w:anchor="_Toc529733534" w:history="1">
            <w:r w:rsidRPr="000C54D5">
              <w:rPr>
                <w:rStyle w:val="af1"/>
                <w:noProof/>
              </w:rPr>
              <w:t xml:space="preserve">1.1 </w:t>
            </w:r>
            <w:r w:rsidRPr="000C54D5">
              <w:rPr>
                <w:rStyle w:val="af1"/>
                <w:noProof/>
              </w:rPr>
              <w:t>编写目的</w:t>
            </w:r>
            <w:r>
              <w:rPr>
                <w:noProof/>
                <w:webHidden/>
              </w:rPr>
              <w:tab/>
            </w:r>
            <w:r>
              <w:rPr>
                <w:noProof/>
                <w:webHidden/>
              </w:rPr>
              <w:fldChar w:fldCharType="begin"/>
            </w:r>
            <w:r>
              <w:rPr>
                <w:noProof/>
                <w:webHidden/>
              </w:rPr>
              <w:instrText xml:space="preserve"> PAGEREF _Toc529733534 \h </w:instrText>
            </w:r>
            <w:r>
              <w:rPr>
                <w:noProof/>
                <w:webHidden/>
              </w:rPr>
            </w:r>
            <w:r>
              <w:rPr>
                <w:noProof/>
                <w:webHidden/>
              </w:rPr>
              <w:fldChar w:fldCharType="separate"/>
            </w:r>
            <w:r>
              <w:rPr>
                <w:noProof/>
                <w:webHidden/>
              </w:rPr>
              <w:t>6</w:t>
            </w:r>
            <w:r>
              <w:rPr>
                <w:noProof/>
                <w:webHidden/>
              </w:rPr>
              <w:fldChar w:fldCharType="end"/>
            </w:r>
          </w:hyperlink>
        </w:p>
        <w:p w14:paraId="7907E18C" w14:textId="45C5C8AA" w:rsidR="00A767E4" w:rsidRDefault="00A767E4">
          <w:pPr>
            <w:pStyle w:val="TOC2"/>
            <w:tabs>
              <w:tab w:val="right" w:leader="dot" w:pos="8296"/>
            </w:tabs>
            <w:rPr>
              <w:rFonts w:cstheme="minorBidi"/>
              <w:noProof/>
              <w:kern w:val="2"/>
              <w:sz w:val="21"/>
            </w:rPr>
          </w:pPr>
          <w:hyperlink w:anchor="_Toc529733535" w:history="1">
            <w:r w:rsidRPr="000C54D5">
              <w:rPr>
                <w:rStyle w:val="af1"/>
                <w:noProof/>
              </w:rPr>
              <w:t xml:space="preserve">1.2 </w:t>
            </w:r>
            <w:r w:rsidRPr="000C54D5">
              <w:rPr>
                <w:rStyle w:val="af1"/>
                <w:noProof/>
              </w:rPr>
              <w:t>项目背景</w:t>
            </w:r>
            <w:r>
              <w:rPr>
                <w:noProof/>
                <w:webHidden/>
              </w:rPr>
              <w:tab/>
            </w:r>
            <w:r>
              <w:rPr>
                <w:noProof/>
                <w:webHidden/>
              </w:rPr>
              <w:fldChar w:fldCharType="begin"/>
            </w:r>
            <w:r>
              <w:rPr>
                <w:noProof/>
                <w:webHidden/>
              </w:rPr>
              <w:instrText xml:space="preserve"> PAGEREF _Toc529733535 \h </w:instrText>
            </w:r>
            <w:r>
              <w:rPr>
                <w:noProof/>
                <w:webHidden/>
              </w:rPr>
            </w:r>
            <w:r>
              <w:rPr>
                <w:noProof/>
                <w:webHidden/>
              </w:rPr>
              <w:fldChar w:fldCharType="separate"/>
            </w:r>
            <w:r>
              <w:rPr>
                <w:noProof/>
                <w:webHidden/>
              </w:rPr>
              <w:t>6</w:t>
            </w:r>
            <w:r>
              <w:rPr>
                <w:noProof/>
                <w:webHidden/>
              </w:rPr>
              <w:fldChar w:fldCharType="end"/>
            </w:r>
          </w:hyperlink>
        </w:p>
        <w:p w14:paraId="3E64B61D" w14:textId="3EB055E3" w:rsidR="00A767E4" w:rsidRDefault="00A767E4">
          <w:pPr>
            <w:pStyle w:val="TOC3"/>
            <w:tabs>
              <w:tab w:val="right" w:leader="dot" w:pos="8296"/>
            </w:tabs>
            <w:rPr>
              <w:rFonts w:cstheme="minorBidi"/>
              <w:noProof/>
              <w:kern w:val="2"/>
              <w:sz w:val="21"/>
            </w:rPr>
          </w:pPr>
          <w:hyperlink w:anchor="_Toc529733536" w:history="1">
            <w:r w:rsidRPr="000C54D5">
              <w:rPr>
                <w:rStyle w:val="af1"/>
                <w:noProof/>
              </w:rPr>
              <w:t xml:space="preserve">1.2.1 </w:t>
            </w:r>
            <w:r w:rsidRPr="000C54D5">
              <w:rPr>
                <w:rStyle w:val="af1"/>
                <w:noProof/>
              </w:rPr>
              <w:t>软件系统名称</w:t>
            </w:r>
            <w:r>
              <w:rPr>
                <w:noProof/>
                <w:webHidden/>
              </w:rPr>
              <w:tab/>
            </w:r>
            <w:r>
              <w:rPr>
                <w:noProof/>
                <w:webHidden/>
              </w:rPr>
              <w:fldChar w:fldCharType="begin"/>
            </w:r>
            <w:r>
              <w:rPr>
                <w:noProof/>
                <w:webHidden/>
              </w:rPr>
              <w:instrText xml:space="preserve"> PAGEREF _Toc529733536 \h </w:instrText>
            </w:r>
            <w:r>
              <w:rPr>
                <w:noProof/>
                <w:webHidden/>
              </w:rPr>
            </w:r>
            <w:r>
              <w:rPr>
                <w:noProof/>
                <w:webHidden/>
              </w:rPr>
              <w:fldChar w:fldCharType="separate"/>
            </w:r>
            <w:r>
              <w:rPr>
                <w:noProof/>
                <w:webHidden/>
              </w:rPr>
              <w:t>6</w:t>
            </w:r>
            <w:r>
              <w:rPr>
                <w:noProof/>
                <w:webHidden/>
              </w:rPr>
              <w:fldChar w:fldCharType="end"/>
            </w:r>
          </w:hyperlink>
        </w:p>
        <w:p w14:paraId="38AB52EC" w14:textId="1DFEE71D" w:rsidR="00A767E4" w:rsidRDefault="00A767E4">
          <w:pPr>
            <w:pStyle w:val="TOC3"/>
            <w:tabs>
              <w:tab w:val="right" w:leader="dot" w:pos="8296"/>
            </w:tabs>
            <w:rPr>
              <w:rFonts w:cstheme="minorBidi"/>
              <w:noProof/>
              <w:kern w:val="2"/>
              <w:sz w:val="21"/>
            </w:rPr>
          </w:pPr>
          <w:hyperlink w:anchor="_Toc529733537" w:history="1">
            <w:r w:rsidRPr="000C54D5">
              <w:rPr>
                <w:rStyle w:val="af1"/>
                <w:noProof/>
              </w:rPr>
              <w:t xml:space="preserve">1.2.2 </w:t>
            </w:r>
            <w:r w:rsidRPr="000C54D5">
              <w:rPr>
                <w:rStyle w:val="af1"/>
                <w:noProof/>
              </w:rPr>
              <w:t>项目客户</w:t>
            </w:r>
            <w:r>
              <w:rPr>
                <w:noProof/>
                <w:webHidden/>
              </w:rPr>
              <w:tab/>
            </w:r>
            <w:r>
              <w:rPr>
                <w:noProof/>
                <w:webHidden/>
              </w:rPr>
              <w:fldChar w:fldCharType="begin"/>
            </w:r>
            <w:r>
              <w:rPr>
                <w:noProof/>
                <w:webHidden/>
              </w:rPr>
              <w:instrText xml:space="preserve"> PAGEREF _Toc529733537 \h </w:instrText>
            </w:r>
            <w:r>
              <w:rPr>
                <w:noProof/>
                <w:webHidden/>
              </w:rPr>
            </w:r>
            <w:r>
              <w:rPr>
                <w:noProof/>
                <w:webHidden/>
              </w:rPr>
              <w:fldChar w:fldCharType="separate"/>
            </w:r>
            <w:r>
              <w:rPr>
                <w:noProof/>
                <w:webHidden/>
              </w:rPr>
              <w:t>6</w:t>
            </w:r>
            <w:r>
              <w:rPr>
                <w:noProof/>
                <w:webHidden/>
              </w:rPr>
              <w:fldChar w:fldCharType="end"/>
            </w:r>
          </w:hyperlink>
        </w:p>
        <w:p w14:paraId="1F990027" w14:textId="572361BF" w:rsidR="00A767E4" w:rsidRDefault="00A767E4">
          <w:pPr>
            <w:pStyle w:val="TOC3"/>
            <w:tabs>
              <w:tab w:val="right" w:leader="dot" w:pos="8296"/>
            </w:tabs>
            <w:rPr>
              <w:rFonts w:cstheme="minorBidi"/>
              <w:noProof/>
              <w:kern w:val="2"/>
              <w:sz w:val="21"/>
            </w:rPr>
          </w:pPr>
          <w:hyperlink w:anchor="_Toc529733538" w:history="1">
            <w:r w:rsidRPr="000C54D5">
              <w:rPr>
                <w:rStyle w:val="af1"/>
                <w:noProof/>
              </w:rPr>
              <w:t xml:space="preserve">1.2.3 </w:t>
            </w:r>
            <w:r w:rsidRPr="000C54D5">
              <w:rPr>
                <w:rStyle w:val="af1"/>
                <w:noProof/>
              </w:rPr>
              <w:t>开发团队</w:t>
            </w:r>
            <w:r>
              <w:rPr>
                <w:noProof/>
                <w:webHidden/>
              </w:rPr>
              <w:tab/>
            </w:r>
            <w:r>
              <w:rPr>
                <w:noProof/>
                <w:webHidden/>
              </w:rPr>
              <w:fldChar w:fldCharType="begin"/>
            </w:r>
            <w:r>
              <w:rPr>
                <w:noProof/>
                <w:webHidden/>
              </w:rPr>
              <w:instrText xml:space="preserve"> PAGEREF _Toc529733538 \h </w:instrText>
            </w:r>
            <w:r>
              <w:rPr>
                <w:noProof/>
                <w:webHidden/>
              </w:rPr>
            </w:r>
            <w:r>
              <w:rPr>
                <w:noProof/>
                <w:webHidden/>
              </w:rPr>
              <w:fldChar w:fldCharType="separate"/>
            </w:r>
            <w:r>
              <w:rPr>
                <w:noProof/>
                <w:webHidden/>
              </w:rPr>
              <w:t>6</w:t>
            </w:r>
            <w:r>
              <w:rPr>
                <w:noProof/>
                <w:webHidden/>
              </w:rPr>
              <w:fldChar w:fldCharType="end"/>
            </w:r>
          </w:hyperlink>
        </w:p>
        <w:p w14:paraId="4BA79888" w14:textId="00F96592" w:rsidR="00A767E4" w:rsidRDefault="00A767E4">
          <w:pPr>
            <w:pStyle w:val="TOC3"/>
            <w:tabs>
              <w:tab w:val="right" w:leader="dot" w:pos="8296"/>
            </w:tabs>
            <w:rPr>
              <w:rFonts w:cstheme="minorBidi"/>
              <w:noProof/>
              <w:kern w:val="2"/>
              <w:sz w:val="21"/>
            </w:rPr>
          </w:pPr>
          <w:hyperlink w:anchor="_Toc529733539" w:history="1">
            <w:r w:rsidRPr="000C54D5">
              <w:rPr>
                <w:rStyle w:val="af1"/>
                <w:noProof/>
              </w:rPr>
              <w:t xml:space="preserve">1.2.4 </w:t>
            </w:r>
            <w:r w:rsidRPr="000C54D5">
              <w:rPr>
                <w:rStyle w:val="af1"/>
                <w:noProof/>
              </w:rPr>
              <w:t>项目用户群</w:t>
            </w:r>
            <w:r>
              <w:rPr>
                <w:noProof/>
                <w:webHidden/>
              </w:rPr>
              <w:tab/>
            </w:r>
            <w:r>
              <w:rPr>
                <w:noProof/>
                <w:webHidden/>
              </w:rPr>
              <w:fldChar w:fldCharType="begin"/>
            </w:r>
            <w:r>
              <w:rPr>
                <w:noProof/>
                <w:webHidden/>
              </w:rPr>
              <w:instrText xml:space="preserve"> PAGEREF _Toc529733539 \h </w:instrText>
            </w:r>
            <w:r>
              <w:rPr>
                <w:noProof/>
                <w:webHidden/>
              </w:rPr>
            </w:r>
            <w:r>
              <w:rPr>
                <w:noProof/>
                <w:webHidden/>
              </w:rPr>
              <w:fldChar w:fldCharType="separate"/>
            </w:r>
            <w:r>
              <w:rPr>
                <w:noProof/>
                <w:webHidden/>
              </w:rPr>
              <w:t>7</w:t>
            </w:r>
            <w:r>
              <w:rPr>
                <w:noProof/>
                <w:webHidden/>
              </w:rPr>
              <w:fldChar w:fldCharType="end"/>
            </w:r>
          </w:hyperlink>
        </w:p>
        <w:p w14:paraId="7793745E" w14:textId="6069FB4A" w:rsidR="00A767E4" w:rsidRDefault="00A767E4">
          <w:pPr>
            <w:pStyle w:val="TOC3"/>
            <w:tabs>
              <w:tab w:val="right" w:leader="dot" w:pos="8296"/>
            </w:tabs>
            <w:rPr>
              <w:rFonts w:cstheme="minorBidi"/>
              <w:noProof/>
              <w:kern w:val="2"/>
              <w:sz w:val="21"/>
            </w:rPr>
          </w:pPr>
          <w:hyperlink w:anchor="_Toc529733540" w:history="1">
            <w:r w:rsidRPr="000C54D5">
              <w:rPr>
                <w:rStyle w:val="af1"/>
                <w:noProof/>
              </w:rPr>
              <w:t>1.2.5</w:t>
            </w:r>
            <w:r w:rsidRPr="000C54D5">
              <w:rPr>
                <w:rStyle w:val="af1"/>
                <w:noProof/>
              </w:rPr>
              <w:t>计算中心</w:t>
            </w:r>
            <w:r>
              <w:rPr>
                <w:noProof/>
                <w:webHidden/>
              </w:rPr>
              <w:tab/>
            </w:r>
            <w:r>
              <w:rPr>
                <w:noProof/>
                <w:webHidden/>
              </w:rPr>
              <w:fldChar w:fldCharType="begin"/>
            </w:r>
            <w:r>
              <w:rPr>
                <w:noProof/>
                <w:webHidden/>
              </w:rPr>
              <w:instrText xml:space="preserve"> PAGEREF _Toc529733540 \h </w:instrText>
            </w:r>
            <w:r>
              <w:rPr>
                <w:noProof/>
                <w:webHidden/>
              </w:rPr>
            </w:r>
            <w:r>
              <w:rPr>
                <w:noProof/>
                <w:webHidden/>
              </w:rPr>
              <w:fldChar w:fldCharType="separate"/>
            </w:r>
            <w:r>
              <w:rPr>
                <w:noProof/>
                <w:webHidden/>
              </w:rPr>
              <w:t>7</w:t>
            </w:r>
            <w:r>
              <w:rPr>
                <w:noProof/>
                <w:webHidden/>
              </w:rPr>
              <w:fldChar w:fldCharType="end"/>
            </w:r>
          </w:hyperlink>
        </w:p>
        <w:p w14:paraId="6EE4279E" w14:textId="3E283E47" w:rsidR="00A767E4" w:rsidRDefault="00A767E4">
          <w:pPr>
            <w:pStyle w:val="TOC2"/>
            <w:tabs>
              <w:tab w:val="right" w:leader="dot" w:pos="8296"/>
            </w:tabs>
            <w:rPr>
              <w:rFonts w:cstheme="minorBidi"/>
              <w:noProof/>
              <w:kern w:val="2"/>
              <w:sz w:val="21"/>
            </w:rPr>
          </w:pPr>
          <w:hyperlink w:anchor="_Toc529733541" w:history="1">
            <w:r w:rsidRPr="000C54D5">
              <w:rPr>
                <w:rStyle w:val="af1"/>
                <w:noProof/>
              </w:rPr>
              <w:t xml:space="preserve">1.3 </w:t>
            </w:r>
            <w:r w:rsidRPr="000C54D5">
              <w:rPr>
                <w:rStyle w:val="af1"/>
                <w:noProof/>
              </w:rPr>
              <w:t>定义</w:t>
            </w:r>
            <w:r>
              <w:rPr>
                <w:noProof/>
                <w:webHidden/>
              </w:rPr>
              <w:tab/>
            </w:r>
            <w:r>
              <w:rPr>
                <w:noProof/>
                <w:webHidden/>
              </w:rPr>
              <w:fldChar w:fldCharType="begin"/>
            </w:r>
            <w:r>
              <w:rPr>
                <w:noProof/>
                <w:webHidden/>
              </w:rPr>
              <w:instrText xml:space="preserve"> PAGEREF _Toc529733541 \h </w:instrText>
            </w:r>
            <w:r>
              <w:rPr>
                <w:noProof/>
                <w:webHidden/>
              </w:rPr>
            </w:r>
            <w:r>
              <w:rPr>
                <w:noProof/>
                <w:webHidden/>
              </w:rPr>
              <w:fldChar w:fldCharType="separate"/>
            </w:r>
            <w:r>
              <w:rPr>
                <w:noProof/>
                <w:webHidden/>
              </w:rPr>
              <w:t>7</w:t>
            </w:r>
            <w:r>
              <w:rPr>
                <w:noProof/>
                <w:webHidden/>
              </w:rPr>
              <w:fldChar w:fldCharType="end"/>
            </w:r>
          </w:hyperlink>
        </w:p>
        <w:p w14:paraId="41D0C0C6" w14:textId="2359D22D" w:rsidR="00A767E4" w:rsidRDefault="00A767E4">
          <w:pPr>
            <w:pStyle w:val="TOC2"/>
            <w:tabs>
              <w:tab w:val="right" w:leader="dot" w:pos="8296"/>
            </w:tabs>
            <w:rPr>
              <w:rFonts w:cstheme="minorBidi"/>
              <w:noProof/>
              <w:kern w:val="2"/>
              <w:sz w:val="21"/>
            </w:rPr>
          </w:pPr>
          <w:hyperlink w:anchor="_Toc529733542" w:history="1">
            <w:r w:rsidRPr="000C54D5">
              <w:rPr>
                <w:rStyle w:val="af1"/>
                <w:noProof/>
              </w:rPr>
              <w:t xml:space="preserve">1.4 </w:t>
            </w:r>
            <w:r w:rsidRPr="000C54D5">
              <w:rPr>
                <w:rStyle w:val="af1"/>
                <w:noProof/>
              </w:rPr>
              <w:t>参考资料</w:t>
            </w:r>
            <w:r>
              <w:rPr>
                <w:noProof/>
                <w:webHidden/>
              </w:rPr>
              <w:tab/>
            </w:r>
            <w:r>
              <w:rPr>
                <w:noProof/>
                <w:webHidden/>
              </w:rPr>
              <w:fldChar w:fldCharType="begin"/>
            </w:r>
            <w:r>
              <w:rPr>
                <w:noProof/>
                <w:webHidden/>
              </w:rPr>
              <w:instrText xml:space="preserve"> PAGEREF _Toc529733542 \h </w:instrText>
            </w:r>
            <w:r>
              <w:rPr>
                <w:noProof/>
                <w:webHidden/>
              </w:rPr>
            </w:r>
            <w:r>
              <w:rPr>
                <w:noProof/>
                <w:webHidden/>
              </w:rPr>
              <w:fldChar w:fldCharType="separate"/>
            </w:r>
            <w:r>
              <w:rPr>
                <w:noProof/>
                <w:webHidden/>
              </w:rPr>
              <w:t>7</w:t>
            </w:r>
            <w:r>
              <w:rPr>
                <w:noProof/>
                <w:webHidden/>
              </w:rPr>
              <w:fldChar w:fldCharType="end"/>
            </w:r>
          </w:hyperlink>
        </w:p>
        <w:p w14:paraId="008046D2" w14:textId="16B57289" w:rsidR="00A767E4" w:rsidRDefault="00A767E4">
          <w:pPr>
            <w:pStyle w:val="TOC1"/>
            <w:tabs>
              <w:tab w:val="right" w:leader="dot" w:pos="8296"/>
            </w:tabs>
            <w:rPr>
              <w:noProof/>
            </w:rPr>
          </w:pPr>
          <w:hyperlink w:anchor="_Toc529733543" w:history="1">
            <w:r w:rsidRPr="000C54D5">
              <w:rPr>
                <w:rStyle w:val="af1"/>
                <w:rFonts w:asciiTheme="majorEastAsia" w:hAnsiTheme="majorEastAsia" w:cstheme="majorHAnsi"/>
                <w:noProof/>
              </w:rPr>
              <w:t>2 项目概述</w:t>
            </w:r>
            <w:r>
              <w:rPr>
                <w:noProof/>
                <w:webHidden/>
              </w:rPr>
              <w:tab/>
            </w:r>
            <w:r>
              <w:rPr>
                <w:noProof/>
                <w:webHidden/>
              </w:rPr>
              <w:fldChar w:fldCharType="begin"/>
            </w:r>
            <w:r>
              <w:rPr>
                <w:noProof/>
                <w:webHidden/>
              </w:rPr>
              <w:instrText xml:space="preserve"> PAGEREF _Toc529733543 \h </w:instrText>
            </w:r>
            <w:r>
              <w:rPr>
                <w:noProof/>
                <w:webHidden/>
              </w:rPr>
            </w:r>
            <w:r>
              <w:rPr>
                <w:noProof/>
                <w:webHidden/>
              </w:rPr>
              <w:fldChar w:fldCharType="separate"/>
            </w:r>
            <w:r>
              <w:rPr>
                <w:noProof/>
                <w:webHidden/>
              </w:rPr>
              <w:t>7</w:t>
            </w:r>
            <w:r>
              <w:rPr>
                <w:noProof/>
                <w:webHidden/>
              </w:rPr>
              <w:fldChar w:fldCharType="end"/>
            </w:r>
          </w:hyperlink>
        </w:p>
        <w:p w14:paraId="5429A66D" w14:textId="7362BCFF" w:rsidR="00A767E4" w:rsidRDefault="00A767E4">
          <w:pPr>
            <w:pStyle w:val="TOC2"/>
            <w:tabs>
              <w:tab w:val="right" w:leader="dot" w:pos="8296"/>
            </w:tabs>
            <w:rPr>
              <w:rFonts w:cstheme="minorBidi"/>
              <w:noProof/>
              <w:kern w:val="2"/>
              <w:sz w:val="21"/>
            </w:rPr>
          </w:pPr>
          <w:hyperlink w:anchor="_Toc529733544" w:history="1">
            <w:r w:rsidRPr="000C54D5">
              <w:rPr>
                <w:rStyle w:val="af1"/>
                <w:noProof/>
              </w:rPr>
              <w:t xml:space="preserve">2.1 </w:t>
            </w:r>
            <w:r w:rsidRPr="000C54D5">
              <w:rPr>
                <w:rStyle w:val="af1"/>
                <w:noProof/>
              </w:rPr>
              <w:t>工作内容</w:t>
            </w:r>
            <w:r>
              <w:rPr>
                <w:noProof/>
                <w:webHidden/>
              </w:rPr>
              <w:tab/>
            </w:r>
            <w:r>
              <w:rPr>
                <w:noProof/>
                <w:webHidden/>
              </w:rPr>
              <w:fldChar w:fldCharType="begin"/>
            </w:r>
            <w:r>
              <w:rPr>
                <w:noProof/>
                <w:webHidden/>
              </w:rPr>
              <w:instrText xml:space="preserve"> PAGEREF _Toc529733544 \h </w:instrText>
            </w:r>
            <w:r>
              <w:rPr>
                <w:noProof/>
                <w:webHidden/>
              </w:rPr>
            </w:r>
            <w:r>
              <w:rPr>
                <w:noProof/>
                <w:webHidden/>
              </w:rPr>
              <w:fldChar w:fldCharType="separate"/>
            </w:r>
            <w:r>
              <w:rPr>
                <w:noProof/>
                <w:webHidden/>
              </w:rPr>
              <w:t>7</w:t>
            </w:r>
            <w:r>
              <w:rPr>
                <w:noProof/>
                <w:webHidden/>
              </w:rPr>
              <w:fldChar w:fldCharType="end"/>
            </w:r>
          </w:hyperlink>
        </w:p>
        <w:p w14:paraId="5CE29005" w14:textId="7C95C3D1" w:rsidR="00A767E4" w:rsidRDefault="00A767E4">
          <w:pPr>
            <w:pStyle w:val="TOC2"/>
            <w:tabs>
              <w:tab w:val="right" w:leader="dot" w:pos="8296"/>
            </w:tabs>
            <w:rPr>
              <w:rFonts w:cstheme="minorBidi"/>
              <w:noProof/>
              <w:kern w:val="2"/>
              <w:sz w:val="21"/>
            </w:rPr>
          </w:pPr>
          <w:hyperlink w:anchor="_Toc529733545" w:history="1">
            <w:r w:rsidRPr="000C54D5">
              <w:rPr>
                <w:rStyle w:val="af1"/>
                <w:noProof/>
              </w:rPr>
              <w:t xml:space="preserve">2.2 </w:t>
            </w:r>
            <w:r w:rsidRPr="000C54D5">
              <w:rPr>
                <w:rStyle w:val="af1"/>
                <w:noProof/>
              </w:rPr>
              <w:t>主要参与人员</w:t>
            </w:r>
            <w:r>
              <w:rPr>
                <w:noProof/>
                <w:webHidden/>
              </w:rPr>
              <w:tab/>
            </w:r>
            <w:r>
              <w:rPr>
                <w:noProof/>
                <w:webHidden/>
              </w:rPr>
              <w:fldChar w:fldCharType="begin"/>
            </w:r>
            <w:r>
              <w:rPr>
                <w:noProof/>
                <w:webHidden/>
              </w:rPr>
              <w:instrText xml:space="preserve"> PAGEREF _Toc529733545 \h </w:instrText>
            </w:r>
            <w:r>
              <w:rPr>
                <w:noProof/>
                <w:webHidden/>
              </w:rPr>
            </w:r>
            <w:r>
              <w:rPr>
                <w:noProof/>
                <w:webHidden/>
              </w:rPr>
              <w:fldChar w:fldCharType="separate"/>
            </w:r>
            <w:r>
              <w:rPr>
                <w:noProof/>
                <w:webHidden/>
              </w:rPr>
              <w:t>8</w:t>
            </w:r>
            <w:r>
              <w:rPr>
                <w:noProof/>
                <w:webHidden/>
              </w:rPr>
              <w:fldChar w:fldCharType="end"/>
            </w:r>
          </w:hyperlink>
        </w:p>
        <w:p w14:paraId="7ABBEEBF" w14:textId="029D872F" w:rsidR="00A767E4" w:rsidRDefault="00A767E4">
          <w:pPr>
            <w:pStyle w:val="TOC2"/>
            <w:tabs>
              <w:tab w:val="right" w:leader="dot" w:pos="8296"/>
            </w:tabs>
            <w:rPr>
              <w:rFonts w:cstheme="minorBidi"/>
              <w:noProof/>
              <w:kern w:val="2"/>
              <w:sz w:val="21"/>
            </w:rPr>
          </w:pPr>
          <w:hyperlink w:anchor="_Toc529733546" w:history="1">
            <w:r w:rsidRPr="000C54D5">
              <w:rPr>
                <w:rStyle w:val="af1"/>
                <w:noProof/>
              </w:rPr>
              <w:t xml:space="preserve">2.3 </w:t>
            </w:r>
            <w:r w:rsidRPr="000C54D5">
              <w:rPr>
                <w:rStyle w:val="af1"/>
                <w:noProof/>
              </w:rPr>
              <w:t>产品</w:t>
            </w:r>
            <w:r>
              <w:rPr>
                <w:noProof/>
                <w:webHidden/>
              </w:rPr>
              <w:tab/>
            </w:r>
            <w:r>
              <w:rPr>
                <w:noProof/>
                <w:webHidden/>
              </w:rPr>
              <w:fldChar w:fldCharType="begin"/>
            </w:r>
            <w:r>
              <w:rPr>
                <w:noProof/>
                <w:webHidden/>
              </w:rPr>
              <w:instrText xml:space="preserve"> PAGEREF _Toc529733546 \h </w:instrText>
            </w:r>
            <w:r>
              <w:rPr>
                <w:noProof/>
                <w:webHidden/>
              </w:rPr>
            </w:r>
            <w:r>
              <w:rPr>
                <w:noProof/>
                <w:webHidden/>
              </w:rPr>
              <w:fldChar w:fldCharType="separate"/>
            </w:r>
            <w:r>
              <w:rPr>
                <w:noProof/>
                <w:webHidden/>
              </w:rPr>
              <w:t>9</w:t>
            </w:r>
            <w:r>
              <w:rPr>
                <w:noProof/>
                <w:webHidden/>
              </w:rPr>
              <w:fldChar w:fldCharType="end"/>
            </w:r>
          </w:hyperlink>
        </w:p>
        <w:p w14:paraId="16C31AE9" w14:textId="10476D25" w:rsidR="00A767E4" w:rsidRDefault="00A767E4">
          <w:pPr>
            <w:pStyle w:val="TOC3"/>
            <w:tabs>
              <w:tab w:val="right" w:leader="dot" w:pos="8296"/>
            </w:tabs>
            <w:rPr>
              <w:rFonts w:cstheme="minorBidi"/>
              <w:noProof/>
              <w:kern w:val="2"/>
              <w:sz w:val="21"/>
            </w:rPr>
          </w:pPr>
          <w:hyperlink w:anchor="_Toc529733547" w:history="1">
            <w:r w:rsidRPr="000C54D5">
              <w:rPr>
                <w:rStyle w:val="af1"/>
                <w:noProof/>
              </w:rPr>
              <w:t>2.3.1</w:t>
            </w:r>
            <w:r w:rsidRPr="000C54D5">
              <w:rPr>
                <w:rStyle w:val="af1"/>
                <w:noProof/>
              </w:rPr>
              <w:t>程序</w:t>
            </w:r>
            <w:r>
              <w:rPr>
                <w:noProof/>
                <w:webHidden/>
              </w:rPr>
              <w:tab/>
            </w:r>
            <w:r>
              <w:rPr>
                <w:noProof/>
                <w:webHidden/>
              </w:rPr>
              <w:fldChar w:fldCharType="begin"/>
            </w:r>
            <w:r>
              <w:rPr>
                <w:noProof/>
                <w:webHidden/>
              </w:rPr>
              <w:instrText xml:space="preserve"> PAGEREF _Toc529733547 \h </w:instrText>
            </w:r>
            <w:r>
              <w:rPr>
                <w:noProof/>
                <w:webHidden/>
              </w:rPr>
            </w:r>
            <w:r>
              <w:rPr>
                <w:noProof/>
                <w:webHidden/>
              </w:rPr>
              <w:fldChar w:fldCharType="separate"/>
            </w:r>
            <w:r>
              <w:rPr>
                <w:noProof/>
                <w:webHidden/>
              </w:rPr>
              <w:t>9</w:t>
            </w:r>
            <w:r>
              <w:rPr>
                <w:noProof/>
                <w:webHidden/>
              </w:rPr>
              <w:fldChar w:fldCharType="end"/>
            </w:r>
          </w:hyperlink>
        </w:p>
        <w:p w14:paraId="55EC2A7E" w14:textId="3C4D5B2C" w:rsidR="00A767E4" w:rsidRDefault="00A767E4">
          <w:pPr>
            <w:pStyle w:val="TOC3"/>
            <w:tabs>
              <w:tab w:val="right" w:leader="dot" w:pos="8296"/>
            </w:tabs>
            <w:rPr>
              <w:rFonts w:cstheme="minorBidi"/>
              <w:noProof/>
              <w:kern w:val="2"/>
              <w:sz w:val="21"/>
            </w:rPr>
          </w:pPr>
          <w:hyperlink w:anchor="_Toc529733548" w:history="1">
            <w:r w:rsidRPr="000C54D5">
              <w:rPr>
                <w:rStyle w:val="af1"/>
                <w:noProof/>
              </w:rPr>
              <w:t xml:space="preserve">2.3.2 </w:t>
            </w:r>
            <w:r w:rsidRPr="000C54D5">
              <w:rPr>
                <w:rStyle w:val="af1"/>
                <w:noProof/>
              </w:rPr>
              <w:t>文件</w:t>
            </w:r>
            <w:r>
              <w:rPr>
                <w:noProof/>
                <w:webHidden/>
              </w:rPr>
              <w:tab/>
            </w:r>
            <w:r>
              <w:rPr>
                <w:noProof/>
                <w:webHidden/>
              </w:rPr>
              <w:fldChar w:fldCharType="begin"/>
            </w:r>
            <w:r>
              <w:rPr>
                <w:noProof/>
                <w:webHidden/>
              </w:rPr>
              <w:instrText xml:space="preserve"> PAGEREF _Toc529733548 \h </w:instrText>
            </w:r>
            <w:r>
              <w:rPr>
                <w:noProof/>
                <w:webHidden/>
              </w:rPr>
            </w:r>
            <w:r>
              <w:rPr>
                <w:noProof/>
                <w:webHidden/>
              </w:rPr>
              <w:fldChar w:fldCharType="separate"/>
            </w:r>
            <w:r>
              <w:rPr>
                <w:noProof/>
                <w:webHidden/>
              </w:rPr>
              <w:t>9</w:t>
            </w:r>
            <w:r>
              <w:rPr>
                <w:noProof/>
                <w:webHidden/>
              </w:rPr>
              <w:fldChar w:fldCharType="end"/>
            </w:r>
          </w:hyperlink>
        </w:p>
        <w:p w14:paraId="60271969" w14:textId="41D70BCC" w:rsidR="00A767E4" w:rsidRDefault="00A767E4">
          <w:pPr>
            <w:pStyle w:val="TOC3"/>
            <w:tabs>
              <w:tab w:val="right" w:leader="dot" w:pos="8296"/>
            </w:tabs>
            <w:rPr>
              <w:rFonts w:cstheme="minorBidi"/>
              <w:noProof/>
              <w:kern w:val="2"/>
              <w:sz w:val="21"/>
            </w:rPr>
          </w:pPr>
          <w:hyperlink w:anchor="_Toc529733549" w:history="1">
            <w:r w:rsidRPr="000C54D5">
              <w:rPr>
                <w:rStyle w:val="af1"/>
                <w:noProof/>
              </w:rPr>
              <w:t xml:space="preserve">2.3.3 </w:t>
            </w:r>
            <w:r w:rsidRPr="000C54D5">
              <w:rPr>
                <w:rStyle w:val="af1"/>
                <w:noProof/>
              </w:rPr>
              <w:t>服务</w:t>
            </w:r>
            <w:r>
              <w:rPr>
                <w:noProof/>
                <w:webHidden/>
              </w:rPr>
              <w:tab/>
            </w:r>
            <w:r>
              <w:rPr>
                <w:noProof/>
                <w:webHidden/>
              </w:rPr>
              <w:fldChar w:fldCharType="begin"/>
            </w:r>
            <w:r>
              <w:rPr>
                <w:noProof/>
                <w:webHidden/>
              </w:rPr>
              <w:instrText xml:space="preserve"> PAGEREF _Toc529733549 \h </w:instrText>
            </w:r>
            <w:r>
              <w:rPr>
                <w:noProof/>
                <w:webHidden/>
              </w:rPr>
            </w:r>
            <w:r>
              <w:rPr>
                <w:noProof/>
                <w:webHidden/>
              </w:rPr>
              <w:fldChar w:fldCharType="separate"/>
            </w:r>
            <w:r>
              <w:rPr>
                <w:noProof/>
                <w:webHidden/>
              </w:rPr>
              <w:t>10</w:t>
            </w:r>
            <w:r>
              <w:rPr>
                <w:noProof/>
                <w:webHidden/>
              </w:rPr>
              <w:fldChar w:fldCharType="end"/>
            </w:r>
          </w:hyperlink>
        </w:p>
        <w:p w14:paraId="5706B1BA" w14:textId="2FB3FB56" w:rsidR="00A767E4" w:rsidRDefault="00A767E4">
          <w:pPr>
            <w:pStyle w:val="TOC3"/>
            <w:tabs>
              <w:tab w:val="right" w:leader="dot" w:pos="8296"/>
            </w:tabs>
            <w:rPr>
              <w:rFonts w:cstheme="minorBidi"/>
              <w:noProof/>
              <w:kern w:val="2"/>
              <w:sz w:val="21"/>
            </w:rPr>
          </w:pPr>
          <w:hyperlink w:anchor="_Toc529733550" w:history="1">
            <w:r w:rsidRPr="000C54D5">
              <w:rPr>
                <w:rStyle w:val="af1"/>
                <w:noProof/>
              </w:rPr>
              <w:t>2.3.4</w:t>
            </w:r>
            <w:r w:rsidRPr="000C54D5">
              <w:rPr>
                <w:rStyle w:val="af1"/>
                <w:noProof/>
              </w:rPr>
              <w:t>非移交的产品</w:t>
            </w:r>
            <w:r>
              <w:rPr>
                <w:noProof/>
                <w:webHidden/>
              </w:rPr>
              <w:tab/>
            </w:r>
            <w:r>
              <w:rPr>
                <w:noProof/>
                <w:webHidden/>
              </w:rPr>
              <w:fldChar w:fldCharType="begin"/>
            </w:r>
            <w:r>
              <w:rPr>
                <w:noProof/>
                <w:webHidden/>
              </w:rPr>
              <w:instrText xml:space="preserve"> PAGEREF _Toc529733550 \h </w:instrText>
            </w:r>
            <w:r>
              <w:rPr>
                <w:noProof/>
                <w:webHidden/>
              </w:rPr>
            </w:r>
            <w:r>
              <w:rPr>
                <w:noProof/>
                <w:webHidden/>
              </w:rPr>
              <w:fldChar w:fldCharType="separate"/>
            </w:r>
            <w:r>
              <w:rPr>
                <w:noProof/>
                <w:webHidden/>
              </w:rPr>
              <w:t>10</w:t>
            </w:r>
            <w:r>
              <w:rPr>
                <w:noProof/>
                <w:webHidden/>
              </w:rPr>
              <w:fldChar w:fldCharType="end"/>
            </w:r>
          </w:hyperlink>
        </w:p>
        <w:p w14:paraId="36DD0B95" w14:textId="158A55F8" w:rsidR="00A767E4" w:rsidRDefault="00A767E4">
          <w:pPr>
            <w:pStyle w:val="TOC2"/>
            <w:tabs>
              <w:tab w:val="right" w:leader="dot" w:pos="8296"/>
            </w:tabs>
            <w:rPr>
              <w:rFonts w:cstheme="minorBidi"/>
              <w:noProof/>
              <w:kern w:val="2"/>
              <w:sz w:val="21"/>
            </w:rPr>
          </w:pPr>
          <w:hyperlink w:anchor="_Toc529733551" w:history="1">
            <w:r w:rsidRPr="000C54D5">
              <w:rPr>
                <w:rStyle w:val="af1"/>
                <w:noProof/>
              </w:rPr>
              <w:t xml:space="preserve">2.4 </w:t>
            </w:r>
            <w:r w:rsidRPr="000C54D5">
              <w:rPr>
                <w:rStyle w:val="af1"/>
                <w:noProof/>
              </w:rPr>
              <w:t>验收标准</w:t>
            </w:r>
            <w:r>
              <w:rPr>
                <w:noProof/>
                <w:webHidden/>
              </w:rPr>
              <w:tab/>
            </w:r>
            <w:r>
              <w:rPr>
                <w:noProof/>
                <w:webHidden/>
              </w:rPr>
              <w:fldChar w:fldCharType="begin"/>
            </w:r>
            <w:r>
              <w:rPr>
                <w:noProof/>
                <w:webHidden/>
              </w:rPr>
              <w:instrText xml:space="preserve"> PAGEREF _Toc529733551 \h </w:instrText>
            </w:r>
            <w:r>
              <w:rPr>
                <w:noProof/>
                <w:webHidden/>
              </w:rPr>
            </w:r>
            <w:r>
              <w:rPr>
                <w:noProof/>
                <w:webHidden/>
              </w:rPr>
              <w:fldChar w:fldCharType="separate"/>
            </w:r>
            <w:r>
              <w:rPr>
                <w:noProof/>
                <w:webHidden/>
              </w:rPr>
              <w:t>10</w:t>
            </w:r>
            <w:r>
              <w:rPr>
                <w:noProof/>
                <w:webHidden/>
              </w:rPr>
              <w:fldChar w:fldCharType="end"/>
            </w:r>
          </w:hyperlink>
        </w:p>
        <w:p w14:paraId="591212E4" w14:textId="7DB8F757" w:rsidR="00A767E4" w:rsidRDefault="00A767E4">
          <w:pPr>
            <w:pStyle w:val="TOC2"/>
            <w:tabs>
              <w:tab w:val="right" w:leader="dot" w:pos="8296"/>
            </w:tabs>
            <w:rPr>
              <w:rFonts w:cstheme="minorBidi"/>
              <w:noProof/>
              <w:kern w:val="2"/>
              <w:sz w:val="21"/>
            </w:rPr>
          </w:pPr>
          <w:hyperlink w:anchor="_Toc529733552" w:history="1">
            <w:r w:rsidRPr="000C54D5">
              <w:rPr>
                <w:rStyle w:val="af1"/>
                <w:noProof/>
              </w:rPr>
              <w:t>2.5</w:t>
            </w:r>
            <w:r w:rsidRPr="000C54D5">
              <w:rPr>
                <w:rStyle w:val="af1"/>
                <w:noProof/>
              </w:rPr>
              <w:t>完成项目的最迟期限</w:t>
            </w:r>
            <w:r>
              <w:rPr>
                <w:noProof/>
                <w:webHidden/>
              </w:rPr>
              <w:tab/>
            </w:r>
            <w:r>
              <w:rPr>
                <w:noProof/>
                <w:webHidden/>
              </w:rPr>
              <w:fldChar w:fldCharType="begin"/>
            </w:r>
            <w:r>
              <w:rPr>
                <w:noProof/>
                <w:webHidden/>
              </w:rPr>
              <w:instrText xml:space="preserve"> PAGEREF _Toc529733552 \h </w:instrText>
            </w:r>
            <w:r>
              <w:rPr>
                <w:noProof/>
                <w:webHidden/>
              </w:rPr>
            </w:r>
            <w:r>
              <w:rPr>
                <w:noProof/>
                <w:webHidden/>
              </w:rPr>
              <w:fldChar w:fldCharType="separate"/>
            </w:r>
            <w:r>
              <w:rPr>
                <w:noProof/>
                <w:webHidden/>
              </w:rPr>
              <w:t>11</w:t>
            </w:r>
            <w:r>
              <w:rPr>
                <w:noProof/>
                <w:webHidden/>
              </w:rPr>
              <w:fldChar w:fldCharType="end"/>
            </w:r>
          </w:hyperlink>
        </w:p>
        <w:p w14:paraId="256BA4C6" w14:textId="55A9FC26" w:rsidR="00A767E4" w:rsidRDefault="00A767E4">
          <w:pPr>
            <w:pStyle w:val="TOC2"/>
            <w:tabs>
              <w:tab w:val="right" w:leader="dot" w:pos="8296"/>
            </w:tabs>
            <w:rPr>
              <w:rFonts w:cstheme="minorBidi"/>
              <w:noProof/>
              <w:kern w:val="2"/>
              <w:sz w:val="21"/>
            </w:rPr>
          </w:pPr>
          <w:hyperlink w:anchor="_Toc529733553" w:history="1">
            <w:r w:rsidRPr="000C54D5">
              <w:rPr>
                <w:rStyle w:val="af1"/>
                <w:noProof/>
              </w:rPr>
              <w:t>2.6</w:t>
            </w:r>
            <w:r w:rsidRPr="000C54D5">
              <w:rPr>
                <w:rStyle w:val="af1"/>
                <w:noProof/>
              </w:rPr>
              <w:t>本计划的批准者和批准日期</w:t>
            </w:r>
            <w:r>
              <w:rPr>
                <w:noProof/>
                <w:webHidden/>
              </w:rPr>
              <w:tab/>
            </w:r>
            <w:r>
              <w:rPr>
                <w:noProof/>
                <w:webHidden/>
              </w:rPr>
              <w:fldChar w:fldCharType="begin"/>
            </w:r>
            <w:r>
              <w:rPr>
                <w:noProof/>
                <w:webHidden/>
              </w:rPr>
              <w:instrText xml:space="preserve"> PAGEREF _Toc529733553 \h </w:instrText>
            </w:r>
            <w:r>
              <w:rPr>
                <w:noProof/>
                <w:webHidden/>
              </w:rPr>
            </w:r>
            <w:r>
              <w:rPr>
                <w:noProof/>
                <w:webHidden/>
              </w:rPr>
              <w:fldChar w:fldCharType="separate"/>
            </w:r>
            <w:r>
              <w:rPr>
                <w:noProof/>
                <w:webHidden/>
              </w:rPr>
              <w:t>12</w:t>
            </w:r>
            <w:r>
              <w:rPr>
                <w:noProof/>
                <w:webHidden/>
              </w:rPr>
              <w:fldChar w:fldCharType="end"/>
            </w:r>
          </w:hyperlink>
        </w:p>
        <w:p w14:paraId="2D9D01A5" w14:textId="540C3E24" w:rsidR="00A767E4" w:rsidRDefault="00A767E4">
          <w:pPr>
            <w:pStyle w:val="TOC1"/>
            <w:tabs>
              <w:tab w:val="right" w:leader="dot" w:pos="8296"/>
            </w:tabs>
            <w:rPr>
              <w:noProof/>
            </w:rPr>
          </w:pPr>
          <w:hyperlink w:anchor="_Toc529733554" w:history="1">
            <w:r w:rsidRPr="000C54D5">
              <w:rPr>
                <w:rStyle w:val="af1"/>
                <w:rFonts w:asciiTheme="majorEastAsia" w:hAnsiTheme="majorEastAsia" w:cstheme="majorHAnsi"/>
                <w:noProof/>
              </w:rPr>
              <w:t>3</w:t>
            </w:r>
            <w:r w:rsidRPr="000C54D5">
              <w:rPr>
                <w:rStyle w:val="af1"/>
                <w:rFonts w:asciiTheme="majorEastAsia" w:hAnsiTheme="majorEastAsia"/>
                <w:noProof/>
              </w:rPr>
              <w:t xml:space="preserve"> 实施计划</w:t>
            </w:r>
            <w:r>
              <w:rPr>
                <w:noProof/>
                <w:webHidden/>
              </w:rPr>
              <w:tab/>
            </w:r>
            <w:r>
              <w:rPr>
                <w:noProof/>
                <w:webHidden/>
              </w:rPr>
              <w:fldChar w:fldCharType="begin"/>
            </w:r>
            <w:r>
              <w:rPr>
                <w:noProof/>
                <w:webHidden/>
              </w:rPr>
              <w:instrText xml:space="preserve"> PAGEREF _Toc529733554 \h </w:instrText>
            </w:r>
            <w:r>
              <w:rPr>
                <w:noProof/>
                <w:webHidden/>
              </w:rPr>
            </w:r>
            <w:r>
              <w:rPr>
                <w:noProof/>
                <w:webHidden/>
              </w:rPr>
              <w:fldChar w:fldCharType="separate"/>
            </w:r>
            <w:r>
              <w:rPr>
                <w:noProof/>
                <w:webHidden/>
              </w:rPr>
              <w:t>12</w:t>
            </w:r>
            <w:r>
              <w:rPr>
                <w:noProof/>
                <w:webHidden/>
              </w:rPr>
              <w:fldChar w:fldCharType="end"/>
            </w:r>
          </w:hyperlink>
        </w:p>
        <w:p w14:paraId="7B54D5E1" w14:textId="1EB15250" w:rsidR="00A767E4" w:rsidRDefault="00A767E4">
          <w:pPr>
            <w:pStyle w:val="TOC2"/>
            <w:tabs>
              <w:tab w:val="right" w:leader="dot" w:pos="8296"/>
            </w:tabs>
            <w:rPr>
              <w:rFonts w:cstheme="minorBidi"/>
              <w:noProof/>
              <w:kern w:val="2"/>
              <w:sz w:val="21"/>
            </w:rPr>
          </w:pPr>
          <w:hyperlink w:anchor="_Toc529733555" w:history="1">
            <w:r w:rsidRPr="000C54D5">
              <w:rPr>
                <w:rStyle w:val="af1"/>
                <w:noProof/>
              </w:rPr>
              <w:t xml:space="preserve">3.1 </w:t>
            </w:r>
            <w:r w:rsidRPr="000C54D5">
              <w:rPr>
                <w:rStyle w:val="af1"/>
                <w:noProof/>
              </w:rPr>
              <w:t>工作任务分解与人员分工</w:t>
            </w:r>
            <w:r>
              <w:rPr>
                <w:noProof/>
                <w:webHidden/>
              </w:rPr>
              <w:tab/>
            </w:r>
            <w:r>
              <w:rPr>
                <w:noProof/>
                <w:webHidden/>
              </w:rPr>
              <w:fldChar w:fldCharType="begin"/>
            </w:r>
            <w:r>
              <w:rPr>
                <w:noProof/>
                <w:webHidden/>
              </w:rPr>
              <w:instrText xml:space="preserve"> PAGEREF _Toc529733555 \h </w:instrText>
            </w:r>
            <w:r>
              <w:rPr>
                <w:noProof/>
                <w:webHidden/>
              </w:rPr>
            </w:r>
            <w:r>
              <w:rPr>
                <w:noProof/>
                <w:webHidden/>
              </w:rPr>
              <w:fldChar w:fldCharType="separate"/>
            </w:r>
            <w:r>
              <w:rPr>
                <w:noProof/>
                <w:webHidden/>
              </w:rPr>
              <w:t>12</w:t>
            </w:r>
            <w:r>
              <w:rPr>
                <w:noProof/>
                <w:webHidden/>
              </w:rPr>
              <w:fldChar w:fldCharType="end"/>
            </w:r>
          </w:hyperlink>
        </w:p>
        <w:p w14:paraId="009E08C3" w14:textId="09EEC7ED" w:rsidR="00A767E4" w:rsidRDefault="00A767E4">
          <w:pPr>
            <w:pStyle w:val="TOC2"/>
            <w:tabs>
              <w:tab w:val="right" w:leader="dot" w:pos="8296"/>
            </w:tabs>
            <w:rPr>
              <w:rFonts w:cstheme="minorBidi"/>
              <w:noProof/>
              <w:kern w:val="2"/>
              <w:sz w:val="21"/>
            </w:rPr>
          </w:pPr>
          <w:hyperlink w:anchor="_Toc529733556" w:history="1">
            <w:r w:rsidRPr="000C54D5">
              <w:rPr>
                <w:rStyle w:val="af1"/>
                <w:noProof/>
              </w:rPr>
              <w:t xml:space="preserve">3.2 </w:t>
            </w:r>
            <w:r w:rsidRPr="000C54D5">
              <w:rPr>
                <w:rStyle w:val="af1"/>
                <w:noProof/>
              </w:rPr>
              <w:t>接口人员</w:t>
            </w:r>
            <w:r>
              <w:rPr>
                <w:noProof/>
                <w:webHidden/>
              </w:rPr>
              <w:tab/>
            </w:r>
            <w:r>
              <w:rPr>
                <w:noProof/>
                <w:webHidden/>
              </w:rPr>
              <w:fldChar w:fldCharType="begin"/>
            </w:r>
            <w:r>
              <w:rPr>
                <w:noProof/>
                <w:webHidden/>
              </w:rPr>
              <w:instrText xml:space="preserve"> PAGEREF _Toc529733556 \h </w:instrText>
            </w:r>
            <w:r>
              <w:rPr>
                <w:noProof/>
                <w:webHidden/>
              </w:rPr>
            </w:r>
            <w:r>
              <w:rPr>
                <w:noProof/>
                <w:webHidden/>
              </w:rPr>
              <w:fldChar w:fldCharType="separate"/>
            </w:r>
            <w:r>
              <w:rPr>
                <w:noProof/>
                <w:webHidden/>
              </w:rPr>
              <w:t>13</w:t>
            </w:r>
            <w:r>
              <w:rPr>
                <w:noProof/>
                <w:webHidden/>
              </w:rPr>
              <w:fldChar w:fldCharType="end"/>
            </w:r>
          </w:hyperlink>
        </w:p>
        <w:p w14:paraId="49C2C33B" w14:textId="7F0CCC27" w:rsidR="00A767E4" w:rsidRDefault="00A767E4">
          <w:pPr>
            <w:pStyle w:val="TOC2"/>
            <w:tabs>
              <w:tab w:val="right" w:leader="dot" w:pos="8296"/>
            </w:tabs>
            <w:rPr>
              <w:rFonts w:cstheme="minorBidi"/>
              <w:noProof/>
              <w:kern w:val="2"/>
              <w:sz w:val="21"/>
            </w:rPr>
          </w:pPr>
          <w:hyperlink w:anchor="_Toc529733557" w:history="1">
            <w:r w:rsidRPr="000C54D5">
              <w:rPr>
                <w:rStyle w:val="af1"/>
                <w:noProof/>
              </w:rPr>
              <w:t xml:space="preserve">3.3 </w:t>
            </w:r>
            <w:r w:rsidRPr="000C54D5">
              <w:rPr>
                <w:rStyle w:val="af1"/>
                <w:noProof/>
              </w:rPr>
              <w:t>进度</w:t>
            </w:r>
            <w:r>
              <w:rPr>
                <w:noProof/>
                <w:webHidden/>
              </w:rPr>
              <w:tab/>
            </w:r>
            <w:r>
              <w:rPr>
                <w:noProof/>
                <w:webHidden/>
              </w:rPr>
              <w:fldChar w:fldCharType="begin"/>
            </w:r>
            <w:r>
              <w:rPr>
                <w:noProof/>
                <w:webHidden/>
              </w:rPr>
              <w:instrText xml:space="preserve"> PAGEREF _Toc529733557 \h </w:instrText>
            </w:r>
            <w:r>
              <w:rPr>
                <w:noProof/>
                <w:webHidden/>
              </w:rPr>
            </w:r>
            <w:r>
              <w:rPr>
                <w:noProof/>
                <w:webHidden/>
              </w:rPr>
              <w:fldChar w:fldCharType="separate"/>
            </w:r>
            <w:r>
              <w:rPr>
                <w:noProof/>
                <w:webHidden/>
              </w:rPr>
              <w:t>14</w:t>
            </w:r>
            <w:r>
              <w:rPr>
                <w:noProof/>
                <w:webHidden/>
              </w:rPr>
              <w:fldChar w:fldCharType="end"/>
            </w:r>
          </w:hyperlink>
        </w:p>
        <w:p w14:paraId="4FC89696" w14:textId="16BA4187" w:rsidR="00A767E4" w:rsidRDefault="00A767E4">
          <w:pPr>
            <w:pStyle w:val="TOC2"/>
            <w:tabs>
              <w:tab w:val="right" w:leader="dot" w:pos="8296"/>
            </w:tabs>
            <w:rPr>
              <w:rFonts w:cstheme="minorBidi"/>
              <w:noProof/>
              <w:kern w:val="2"/>
              <w:sz w:val="21"/>
            </w:rPr>
          </w:pPr>
          <w:hyperlink w:anchor="_Toc529733558" w:history="1">
            <w:r w:rsidRPr="000C54D5">
              <w:rPr>
                <w:rStyle w:val="af1"/>
                <w:noProof/>
              </w:rPr>
              <w:t xml:space="preserve">3.4 </w:t>
            </w:r>
            <w:r w:rsidRPr="000C54D5">
              <w:rPr>
                <w:rStyle w:val="af1"/>
                <w:noProof/>
              </w:rPr>
              <w:t>预算</w:t>
            </w:r>
            <w:r>
              <w:rPr>
                <w:noProof/>
                <w:webHidden/>
              </w:rPr>
              <w:tab/>
            </w:r>
            <w:r>
              <w:rPr>
                <w:noProof/>
                <w:webHidden/>
              </w:rPr>
              <w:fldChar w:fldCharType="begin"/>
            </w:r>
            <w:r>
              <w:rPr>
                <w:noProof/>
                <w:webHidden/>
              </w:rPr>
              <w:instrText xml:space="preserve"> PAGEREF _Toc529733558 \h </w:instrText>
            </w:r>
            <w:r>
              <w:rPr>
                <w:noProof/>
                <w:webHidden/>
              </w:rPr>
            </w:r>
            <w:r>
              <w:rPr>
                <w:noProof/>
                <w:webHidden/>
              </w:rPr>
              <w:fldChar w:fldCharType="separate"/>
            </w:r>
            <w:r>
              <w:rPr>
                <w:noProof/>
                <w:webHidden/>
              </w:rPr>
              <w:t>15</w:t>
            </w:r>
            <w:r>
              <w:rPr>
                <w:noProof/>
                <w:webHidden/>
              </w:rPr>
              <w:fldChar w:fldCharType="end"/>
            </w:r>
          </w:hyperlink>
        </w:p>
        <w:p w14:paraId="5D45C9DD" w14:textId="46B37B5B" w:rsidR="00A767E4" w:rsidRDefault="00A767E4">
          <w:pPr>
            <w:pStyle w:val="TOC2"/>
            <w:tabs>
              <w:tab w:val="right" w:leader="dot" w:pos="8296"/>
            </w:tabs>
            <w:rPr>
              <w:rFonts w:cstheme="minorBidi"/>
              <w:noProof/>
              <w:kern w:val="2"/>
              <w:sz w:val="21"/>
            </w:rPr>
          </w:pPr>
          <w:hyperlink w:anchor="_Toc529733559" w:history="1">
            <w:r w:rsidRPr="000C54D5">
              <w:rPr>
                <w:rStyle w:val="af1"/>
                <w:noProof/>
              </w:rPr>
              <w:t xml:space="preserve">3.5 </w:t>
            </w:r>
            <w:r w:rsidRPr="000C54D5">
              <w:rPr>
                <w:rStyle w:val="af1"/>
                <w:noProof/>
              </w:rPr>
              <w:t>关键问题</w:t>
            </w:r>
            <w:r>
              <w:rPr>
                <w:noProof/>
                <w:webHidden/>
              </w:rPr>
              <w:tab/>
            </w:r>
            <w:r>
              <w:rPr>
                <w:noProof/>
                <w:webHidden/>
              </w:rPr>
              <w:fldChar w:fldCharType="begin"/>
            </w:r>
            <w:r>
              <w:rPr>
                <w:noProof/>
                <w:webHidden/>
              </w:rPr>
              <w:instrText xml:space="preserve"> PAGEREF _Toc529733559 \h </w:instrText>
            </w:r>
            <w:r>
              <w:rPr>
                <w:noProof/>
                <w:webHidden/>
              </w:rPr>
            </w:r>
            <w:r>
              <w:rPr>
                <w:noProof/>
                <w:webHidden/>
              </w:rPr>
              <w:fldChar w:fldCharType="separate"/>
            </w:r>
            <w:r>
              <w:rPr>
                <w:noProof/>
                <w:webHidden/>
              </w:rPr>
              <w:t>16</w:t>
            </w:r>
            <w:r>
              <w:rPr>
                <w:noProof/>
                <w:webHidden/>
              </w:rPr>
              <w:fldChar w:fldCharType="end"/>
            </w:r>
          </w:hyperlink>
        </w:p>
        <w:p w14:paraId="595E072A" w14:textId="18E714D6" w:rsidR="00A767E4" w:rsidRDefault="00A767E4">
          <w:pPr>
            <w:pStyle w:val="TOC1"/>
            <w:tabs>
              <w:tab w:val="right" w:leader="dot" w:pos="8296"/>
            </w:tabs>
            <w:rPr>
              <w:noProof/>
            </w:rPr>
          </w:pPr>
          <w:hyperlink w:anchor="_Toc529733560" w:history="1">
            <w:r w:rsidRPr="000C54D5">
              <w:rPr>
                <w:rStyle w:val="af1"/>
                <w:rFonts w:asciiTheme="majorEastAsia" w:hAnsiTheme="majorEastAsia"/>
                <w:noProof/>
              </w:rPr>
              <w:t>4 支持条件</w:t>
            </w:r>
            <w:r>
              <w:rPr>
                <w:noProof/>
                <w:webHidden/>
              </w:rPr>
              <w:tab/>
            </w:r>
            <w:r>
              <w:rPr>
                <w:noProof/>
                <w:webHidden/>
              </w:rPr>
              <w:fldChar w:fldCharType="begin"/>
            </w:r>
            <w:r>
              <w:rPr>
                <w:noProof/>
                <w:webHidden/>
              </w:rPr>
              <w:instrText xml:space="preserve"> PAGEREF _Toc529733560 \h </w:instrText>
            </w:r>
            <w:r>
              <w:rPr>
                <w:noProof/>
                <w:webHidden/>
              </w:rPr>
            </w:r>
            <w:r>
              <w:rPr>
                <w:noProof/>
                <w:webHidden/>
              </w:rPr>
              <w:fldChar w:fldCharType="separate"/>
            </w:r>
            <w:r>
              <w:rPr>
                <w:noProof/>
                <w:webHidden/>
              </w:rPr>
              <w:t>16</w:t>
            </w:r>
            <w:r>
              <w:rPr>
                <w:noProof/>
                <w:webHidden/>
              </w:rPr>
              <w:fldChar w:fldCharType="end"/>
            </w:r>
          </w:hyperlink>
        </w:p>
        <w:p w14:paraId="0745B4F9" w14:textId="17D0524C" w:rsidR="00A767E4" w:rsidRDefault="00A767E4">
          <w:pPr>
            <w:pStyle w:val="TOC2"/>
            <w:tabs>
              <w:tab w:val="right" w:leader="dot" w:pos="8296"/>
            </w:tabs>
            <w:rPr>
              <w:rFonts w:cstheme="minorBidi"/>
              <w:noProof/>
              <w:kern w:val="2"/>
              <w:sz w:val="21"/>
            </w:rPr>
          </w:pPr>
          <w:hyperlink w:anchor="_Toc529733561" w:history="1">
            <w:r w:rsidRPr="000C54D5">
              <w:rPr>
                <w:rStyle w:val="af1"/>
                <w:noProof/>
              </w:rPr>
              <w:t xml:space="preserve">4.1 </w:t>
            </w:r>
            <w:r w:rsidRPr="000C54D5">
              <w:rPr>
                <w:rStyle w:val="af1"/>
                <w:noProof/>
              </w:rPr>
              <w:t>计算机系统支持</w:t>
            </w:r>
            <w:r>
              <w:rPr>
                <w:noProof/>
                <w:webHidden/>
              </w:rPr>
              <w:tab/>
            </w:r>
            <w:r>
              <w:rPr>
                <w:noProof/>
                <w:webHidden/>
              </w:rPr>
              <w:fldChar w:fldCharType="begin"/>
            </w:r>
            <w:r>
              <w:rPr>
                <w:noProof/>
                <w:webHidden/>
              </w:rPr>
              <w:instrText xml:space="preserve"> PAGEREF _Toc529733561 \h </w:instrText>
            </w:r>
            <w:r>
              <w:rPr>
                <w:noProof/>
                <w:webHidden/>
              </w:rPr>
            </w:r>
            <w:r>
              <w:rPr>
                <w:noProof/>
                <w:webHidden/>
              </w:rPr>
              <w:fldChar w:fldCharType="separate"/>
            </w:r>
            <w:r>
              <w:rPr>
                <w:noProof/>
                <w:webHidden/>
              </w:rPr>
              <w:t>16</w:t>
            </w:r>
            <w:r>
              <w:rPr>
                <w:noProof/>
                <w:webHidden/>
              </w:rPr>
              <w:fldChar w:fldCharType="end"/>
            </w:r>
          </w:hyperlink>
        </w:p>
        <w:p w14:paraId="183C585A" w14:textId="69A47600" w:rsidR="00A767E4" w:rsidRDefault="00A767E4">
          <w:pPr>
            <w:pStyle w:val="TOC2"/>
            <w:tabs>
              <w:tab w:val="right" w:leader="dot" w:pos="8296"/>
            </w:tabs>
            <w:rPr>
              <w:rFonts w:cstheme="minorBidi"/>
              <w:noProof/>
              <w:kern w:val="2"/>
              <w:sz w:val="21"/>
            </w:rPr>
          </w:pPr>
          <w:hyperlink w:anchor="_Toc529733562" w:history="1">
            <w:r w:rsidRPr="000C54D5">
              <w:rPr>
                <w:rStyle w:val="af1"/>
                <w:noProof/>
              </w:rPr>
              <w:t xml:space="preserve">4.2 </w:t>
            </w:r>
            <w:r w:rsidRPr="000C54D5">
              <w:rPr>
                <w:rStyle w:val="af1"/>
                <w:noProof/>
              </w:rPr>
              <w:t>需由用户承担的工作</w:t>
            </w:r>
            <w:r>
              <w:rPr>
                <w:noProof/>
                <w:webHidden/>
              </w:rPr>
              <w:tab/>
            </w:r>
            <w:r>
              <w:rPr>
                <w:noProof/>
                <w:webHidden/>
              </w:rPr>
              <w:fldChar w:fldCharType="begin"/>
            </w:r>
            <w:r>
              <w:rPr>
                <w:noProof/>
                <w:webHidden/>
              </w:rPr>
              <w:instrText xml:space="preserve"> PAGEREF _Toc529733562 \h </w:instrText>
            </w:r>
            <w:r>
              <w:rPr>
                <w:noProof/>
                <w:webHidden/>
              </w:rPr>
            </w:r>
            <w:r>
              <w:rPr>
                <w:noProof/>
                <w:webHidden/>
              </w:rPr>
              <w:fldChar w:fldCharType="separate"/>
            </w:r>
            <w:r>
              <w:rPr>
                <w:noProof/>
                <w:webHidden/>
              </w:rPr>
              <w:t>17</w:t>
            </w:r>
            <w:r>
              <w:rPr>
                <w:noProof/>
                <w:webHidden/>
              </w:rPr>
              <w:fldChar w:fldCharType="end"/>
            </w:r>
          </w:hyperlink>
        </w:p>
        <w:p w14:paraId="5E162865" w14:textId="32AAD6C3" w:rsidR="00A767E4" w:rsidRDefault="00A767E4">
          <w:pPr>
            <w:pStyle w:val="TOC2"/>
            <w:tabs>
              <w:tab w:val="right" w:leader="dot" w:pos="8296"/>
            </w:tabs>
            <w:rPr>
              <w:rFonts w:cstheme="minorBidi"/>
              <w:noProof/>
              <w:kern w:val="2"/>
              <w:sz w:val="21"/>
            </w:rPr>
          </w:pPr>
          <w:hyperlink w:anchor="_Toc529733563" w:history="1">
            <w:r w:rsidRPr="000C54D5">
              <w:rPr>
                <w:rStyle w:val="af1"/>
                <w:noProof/>
              </w:rPr>
              <w:t xml:space="preserve">4.3 </w:t>
            </w:r>
            <w:r w:rsidRPr="000C54D5">
              <w:rPr>
                <w:rStyle w:val="af1"/>
                <w:noProof/>
              </w:rPr>
              <w:t>外界提供条件</w:t>
            </w:r>
            <w:r>
              <w:rPr>
                <w:noProof/>
                <w:webHidden/>
              </w:rPr>
              <w:tab/>
            </w:r>
            <w:r>
              <w:rPr>
                <w:noProof/>
                <w:webHidden/>
              </w:rPr>
              <w:fldChar w:fldCharType="begin"/>
            </w:r>
            <w:r>
              <w:rPr>
                <w:noProof/>
                <w:webHidden/>
              </w:rPr>
              <w:instrText xml:space="preserve"> PAGEREF _Toc529733563 \h </w:instrText>
            </w:r>
            <w:r>
              <w:rPr>
                <w:noProof/>
                <w:webHidden/>
              </w:rPr>
            </w:r>
            <w:r>
              <w:rPr>
                <w:noProof/>
                <w:webHidden/>
              </w:rPr>
              <w:fldChar w:fldCharType="separate"/>
            </w:r>
            <w:r>
              <w:rPr>
                <w:noProof/>
                <w:webHidden/>
              </w:rPr>
              <w:t>17</w:t>
            </w:r>
            <w:r>
              <w:rPr>
                <w:noProof/>
                <w:webHidden/>
              </w:rPr>
              <w:fldChar w:fldCharType="end"/>
            </w:r>
          </w:hyperlink>
        </w:p>
        <w:p w14:paraId="13189145" w14:textId="6D1F18B0" w:rsidR="00A767E4" w:rsidRDefault="00A767E4">
          <w:pPr>
            <w:pStyle w:val="TOC1"/>
            <w:tabs>
              <w:tab w:val="right" w:leader="dot" w:pos="8296"/>
            </w:tabs>
            <w:rPr>
              <w:noProof/>
            </w:rPr>
          </w:pPr>
          <w:hyperlink w:anchor="_Toc529733564" w:history="1">
            <w:r w:rsidRPr="000C54D5">
              <w:rPr>
                <w:rStyle w:val="af1"/>
                <w:noProof/>
              </w:rPr>
              <w:t xml:space="preserve">5 </w:t>
            </w:r>
            <w:r w:rsidRPr="000C54D5">
              <w:rPr>
                <w:rStyle w:val="af1"/>
                <w:noProof/>
              </w:rPr>
              <w:t>质量管理计划</w:t>
            </w:r>
            <w:r>
              <w:rPr>
                <w:noProof/>
                <w:webHidden/>
              </w:rPr>
              <w:tab/>
            </w:r>
            <w:r>
              <w:rPr>
                <w:noProof/>
                <w:webHidden/>
              </w:rPr>
              <w:fldChar w:fldCharType="begin"/>
            </w:r>
            <w:r>
              <w:rPr>
                <w:noProof/>
                <w:webHidden/>
              </w:rPr>
              <w:instrText xml:space="preserve"> PAGEREF _Toc529733564 \h </w:instrText>
            </w:r>
            <w:r>
              <w:rPr>
                <w:noProof/>
                <w:webHidden/>
              </w:rPr>
            </w:r>
            <w:r>
              <w:rPr>
                <w:noProof/>
                <w:webHidden/>
              </w:rPr>
              <w:fldChar w:fldCharType="separate"/>
            </w:r>
            <w:r>
              <w:rPr>
                <w:noProof/>
                <w:webHidden/>
              </w:rPr>
              <w:t>17</w:t>
            </w:r>
            <w:r>
              <w:rPr>
                <w:noProof/>
                <w:webHidden/>
              </w:rPr>
              <w:fldChar w:fldCharType="end"/>
            </w:r>
          </w:hyperlink>
        </w:p>
        <w:p w14:paraId="3089D118" w14:textId="38E8288C" w:rsidR="00A767E4" w:rsidRDefault="00A767E4">
          <w:pPr>
            <w:pStyle w:val="TOC1"/>
            <w:tabs>
              <w:tab w:val="right" w:leader="dot" w:pos="8296"/>
            </w:tabs>
            <w:rPr>
              <w:noProof/>
            </w:rPr>
          </w:pPr>
          <w:hyperlink w:anchor="_Toc529733565" w:history="1">
            <w:r w:rsidRPr="000C54D5">
              <w:rPr>
                <w:rStyle w:val="af1"/>
                <w:noProof/>
              </w:rPr>
              <w:t xml:space="preserve">6 </w:t>
            </w:r>
            <w:r w:rsidRPr="000C54D5">
              <w:rPr>
                <w:rStyle w:val="af1"/>
                <w:noProof/>
              </w:rPr>
              <w:t>人力资源管理计划</w:t>
            </w:r>
            <w:r>
              <w:rPr>
                <w:noProof/>
                <w:webHidden/>
              </w:rPr>
              <w:tab/>
            </w:r>
            <w:r>
              <w:rPr>
                <w:noProof/>
                <w:webHidden/>
              </w:rPr>
              <w:fldChar w:fldCharType="begin"/>
            </w:r>
            <w:r>
              <w:rPr>
                <w:noProof/>
                <w:webHidden/>
              </w:rPr>
              <w:instrText xml:space="preserve"> PAGEREF _Toc529733565 \h </w:instrText>
            </w:r>
            <w:r>
              <w:rPr>
                <w:noProof/>
                <w:webHidden/>
              </w:rPr>
            </w:r>
            <w:r>
              <w:rPr>
                <w:noProof/>
                <w:webHidden/>
              </w:rPr>
              <w:fldChar w:fldCharType="separate"/>
            </w:r>
            <w:r>
              <w:rPr>
                <w:noProof/>
                <w:webHidden/>
              </w:rPr>
              <w:t>17</w:t>
            </w:r>
            <w:r>
              <w:rPr>
                <w:noProof/>
                <w:webHidden/>
              </w:rPr>
              <w:fldChar w:fldCharType="end"/>
            </w:r>
          </w:hyperlink>
        </w:p>
        <w:p w14:paraId="32275512" w14:textId="492A293B" w:rsidR="00A767E4" w:rsidRDefault="00A767E4">
          <w:pPr>
            <w:pStyle w:val="TOC2"/>
            <w:tabs>
              <w:tab w:val="right" w:leader="dot" w:pos="8296"/>
            </w:tabs>
            <w:rPr>
              <w:rFonts w:cstheme="minorBidi"/>
              <w:noProof/>
              <w:kern w:val="2"/>
              <w:sz w:val="21"/>
            </w:rPr>
          </w:pPr>
          <w:hyperlink w:anchor="_Toc529733566" w:history="1">
            <w:r w:rsidRPr="000C54D5">
              <w:rPr>
                <w:rStyle w:val="af1"/>
                <w:noProof/>
              </w:rPr>
              <w:t xml:space="preserve">6.1 </w:t>
            </w:r>
            <w:r w:rsidRPr="000C54D5">
              <w:rPr>
                <w:rStyle w:val="af1"/>
                <w:noProof/>
              </w:rPr>
              <w:t>角色和职责</w:t>
            </w:r>
            <w:r>
              <w:rPr>
                <w:noProof/>
                <w:webHidden/>
              </w:rPr>
              <w:tab/>
            </w:r>
            <w:r>
              <w:rPr>
                <w:noProof/>
                <w:webHidden/>
              </w:rPr>
              <w:fldChar w:fldCharType="begin"/>
            </w:r>
            <w:r>
              <w:rPr>
                <w:noProof/>
                <w:webHidden/>
              </w:rPr>
              <w:instrText xml:space="preserve"> PAGEREF _Toc529733566 \h </w:instrText>
            </w:r>
            <w:r>
              <w:rPr>
                <w:noProof/>
                <w:webHidden/>
              </w:rPr>
            </w:r>
            <w:r>
              <w:rPr>
                <w:noProof/>
                <w:webHidden/>
              </w:rPr>
              <w:fldChar w:fldCharType="separate"/>
            </w:r>
            <w:r>
              <w:rPr>
                <w:noProof/>
                <w:webHidden/>
              </w:rPr>
              <w:t>17</w:t>
            </w:r>
            <w:r>
              <w:rPr>
                <w:noProof/>
                <w:webHidden/>
              </w:rPr>
              <w:fldChar w:fldCharType="end"/>
            </w:r>
          </w:hyperlink>
        </w:p>
        <w:p w14:paraId="29F754BA" w14:textId="2904E3BE" w:rsidR="00A767E4" w:rsidRDefault="00A767E4">
          <w:pPr>
            <w:pStyle w:val="TOC3"/>
            <w:tabs>
              <w:tab w:val="right" w:leader="dot" w:pos="8296"/>
            </w:tabs>
            <w:rPr>
              <w:rFonts w:cstheme="minorBidi"/>
              <w:noProof/>
              <w:kern w:val="2"/>
              <w:sz w:val="21"/>
            </w:rPr>
          </w:pPr>
          <w:hyperlink w:anchor="_Toc529733567" w:history="1">
            <w:r w:rsidRPr="000C54D5">
              <w:rPr>
                <w:rStyle w:val="af1"/>
                <w:noProof/>
              </w:rPr>
              <w:t xml:space="preserve">6.1.1 </w:t>
            </w:r>
            <w:r w:rsidRPr="000C54D5">
              <w:rPr>
                <w:rStyle w:val="af1"/>
                <w:noProof/>
              </w:rPr>
              <w:t>项目经理</w:t>
            </w:r>
            <w:r>
              <w:rPr>
                <w:noProof/>
                <w:webHidden/>
              </w:rPr>
              <w:tab/>
            </w:r>
            <w:r>
              <w:rPr>
                <w:noProof/>
                <w:webHidden/>
              </w:rPr>
              <w:fldChar w:fldCharType="begin"/>
            </w:r>
            <w:r>
              <w:rPr>
                <w:noProof/>
                <w:webHidden/>
              </w:rPr>
              <w:instrText xml:space="preserve"> PAGEREF _Toc529733567 \h </w:instrText>
            </w:r>
            <w:r>
              <w:rPr>
                <w:noProof/>
                <w:webHidden/>
              </w:rPr>
            </w:r>
            <w:r>
              <w:rPr>
                <w:noProof/>
                <w:webHidden/>
              </w:rPr>
              <w:fldChar w:fldCharType="separate"/>
            </w:r>
            <w:r>
              <w:rPr>
                <w:noProof/>
                <w:webHidden/>
              </w:rPr>
              <w:t>17</w:t>
            </w:r>
            <w:r>
              <w:rPr>
                <w:noProof/>
                <w:webHidden/>
              </w:rPr>
              <w:fldChar w:fldCharType="end"/>
            </w:r>
          </w:hyperlink>
        </w:p>
        <w:p w14:paraId="107A3E76" w14:textId="53EE260C" w:rsidR="00A767E4" w:rsidRDefault="00A767E4">
          <w:pPr>
            <w:pStyle w:val="TOC3"/>
            <w:tabs>
              <w:tab w:val="right" w:leader="dot" w:pos="8296"/>
            </w:tabs>
            <w:rPr>
              <w:rFonts w:cstheme="minorBidi"/>
              <w:noProof/>
              <w:kern w:val="2"/>
              <w:sz w:val="21"/>
            </w:rPr>
          </w:pPr>
          <w:hyperlink w:anchor="_Toc529733568" w:history="1">
            <w:r w:rsidRPr="000C54D5">
              <w:rPr>
                <w:rStyle w:val="af1"/>
                <w:noProof/>
              </w:rPr>
              <w:t xml:space="preserve">6.1.2 </w:t>
            </w:r>
            <w:r w:rsidRPr="000C54D5">
              <w:rPr>
                <w:rStyle w:val="af1"/>
                <w:noProof/>
              </w:rPr>
              <w:t>任务审核员</w:t>
            </w:r>
            <w:r>
              <w:rPr>
                <w:noProof/>
                <w:webHidden/>
              </w:rPr>
              <w:tab/>
            </w:r>
            <w:r>
              <w:rPr>
                <w:noProof/>
                <w:webHidden/>
              </w:rPr>
              <w:fldChar w:fldCharType="begin"/>
            </w:r>
            <w:r>
              <w:rPr>
                <w:noProof/>
                <w:webHidden/>
              </w:rPr>
              <w:instrText xml:space="preserve"> PAGEREF _Toc529733568 \h </w:instrText>
            </w:r>
            <w:r>
              <w:rPr>
                <w:noProof/>
                <w:webHidden/>
              </w:rPr>
            </w:r>
            <w:r>
              <w:rPr>
                <w:noProof/>
                <w:webHidden/>
              </w:rPr>
              <w:fldChar w:fldCharType="separate"/>
            </w:r>
            <w:r>
              <w:rPr>
                <w:noProof/>
                <w:webHidden/>
              </w:rPr>
              <w:t>18</w:t>
            </w:r>
            <w:r>
              <w:rPr>
                <w:noProof/>
                <w:webHidden/>
              </w:rPr>
              <w:fldChar w:fldCharType="end"/>
            </w:r>
          </w:hyperlink>
        </w:p>
        <w:p w14:paraId="3CBAF502" w14:textId="6F8718D1" w:rsidR="00A767E4" w:rsidRDefault="00A767E4">
          <w:pPr>
            <w:pStyle w:val="TOC3"/>
            <w:tabs>
              <w:tab w:val="right" w:leader="dot" w:pos="8296"/>
            </w:tabs>
            <w:rPr>
              <w:rFonts w:cstheme="minorBidi"/>
              <w:noProof/>
              <w:kern w:val="2"/>
              <w:sz w:val="21"/>
            </w:rPr>
          </w:pPr>
          <w:hyperlink w:anchor="_Toc529733569" w:history="1">
            <w:r w:rsidRPr="000C54D5">
              <w:rPr>
                <w:rStyle w:val="af1"/>
                <w:noProof/>
              </w:rPr>
              <w:t xml:space="preserve">6.1.3 </w:t>
            </w:r>
            <w:r w:rsidRPr="000C54D5">
              <w:rPr>
                <w:rStyle w:val="af1"/>
                <w:noProof/>
              </w:rPr>
              <w:t>文档编写员</w:t>
            </w:r>
            <w:r>
              <w:rPr>
                <w:noProof/>
                <w:webHidden/>
              </w:rPr>
              <w:tab/>
            </w:r>
            <w:r>
              <w:rPr>
                <w:noProof/>
                <w:webHidden/>
              </w:rPr>
              <w:fldChar w:fldCharType="begin"/>
            </w:r>
            <w:r>
              <w:rPr>
                <w:noProof/>
                <w:webHidden/>
              </w:rPr>
              <w:instrText xml:space="preserve"> PAGEREF _Toc529733569 \h </w:instrText>
            </w:r>
            <w:r>
              <w:rPr>
                <w:noProof/>
                <w:webHidden/>
              </w:rPr>
            </w:r>
            <w:r>
              <w:rPr>
                <w:noProof/>
                <w:webHidden/>
              </w:rPr>
              <w:fldChar w:fldCharType="separate"/>
            </w:r>
            <w:r>
              <w:rPr>
                <w:noProof/>
                <w:webHidden/>
              </w:rPr>
              <w:t>18</w:t>
            </w:r>
            <w:r>
              <w:rPr>
                <w:noProof/>
                <w:webHidden/>
              </w:rPr>
              <w:fldChar w:fldCharType="end"/>
            </w:r>
          </w:hyperlink>
        </w:p>
        <w:p w14:paraId="6B5613C8" w14:textId="5A2C2AD7" w:rsidR="00A767E4" w:rsidRDefault="00A767E4">
          <w:pPr>
            <w:pStyle w:val="TOC3"/>
            <w:tabs>
              <w:tab w:val="right" w:leader="dot" w:pos="8296"/>
            </w:tabs>
            <w:rPr>
              <w:rFonts w:cstheme="minorBidi"/>
              <w:noProof/>
              <w:kern w:val="2"/>
              <w:sz w:val="21"/>
            </w:rPr>
          </w:pPr>
          <w:hyperlink w:anchor="_Toc529733570" w:history="1">
            <w:r w:rsidRPr="000C54D5">
              <w:rPr>
                <w:rStyle w:val="af1"/>
                <w:noProof/>
              </w:rPr>
              <w:t xml:space="preserve">6.1.4 </w:t>
            </w:r>
            <w:r w:rsidRPr="000C54D5">
              <w:rPr>
                <w:rStyle w:val="af1"/>
                <w:noProof/>
              </w:rPr>
              <w:t>文档整合员</w:t>
            </w:r>
            <w:r>
              <w:rPr>
                <w:noProof/>
                <w:webHidden/>
              </w:rPr>
              <w:tab/>
            </w:r>
            <w:r>
              <w:rPr>
                <w:noProof/>
                <w:webHidden/>
              </w:rPr>
              <w:fldChar w:fldCharType="begin"/>
            </w:r>
            <w:r>
              <w:rPr>
                <w:noProof/>
                <w:webHidden/>
              </w:rPr>
              <w:instrText xml:space="preserve"> PAGEREF _Toc529733570 \h </w:instrText>
            </w:r>
            <w:r>
              <w:rPr>
                <w:noProof/>
                <w:webHidden/>
              </w:rPr>
            </w:r>
            <w:r>
              <w:rPr>
                <w:noProof/>
                <w:webHidden/>
              </w:rPr>
              <w:fldChar w:fldCharType="separate"/>
            </w:r>
            <w:r>
              <w:rPr>
                <w:noProof/>
                <w:webHidden/>
              </w:rPr>
              <w:t>19</w:t>
            </w:r>
            <w:r>
              <w:rPr>
                <w:noProof/>
                <w:webHidden/>
              </w:rPr>
              <w:fldChar w:fldCharType="end"/>
            </w:r>
          </w:hyperlink>
        </w:p>
        <w:p w14:paraId="6041D97D" w14:textId="6BCE783D" w:rsidR="00A767E4" w:rsidRDefault="00A767E4">
          <w:pPr>
            <w:pStyle w:val="TOC3"/>
            <w:tabs>
              <w:tab w:val="right" w:leader="dot" w:pos="8296"/>
            </w:tabs>
            <w:rPr>
              <w:rFonts w:cstheme="minorBidi"/>
              <w:noProof/>
              <w:kern w:val="2"/>
              <w:sz w:val="21"/>
            </w:rPr>
          </w:pPr>
          <w:hyperlink w:anchor="_Toc529733571" w:history="1">
            <w:r w:rsidRPr="000C54D5">
              <w:rPr>
                <w:rStyle w:val="af1"/>
                <w:noProof/>
              </w:rPr>
              <w:t>6.1.5 PPT</w:t>
            </w:r>
            <w:r w:rsidRPr="000C54D5">
              <w:rPr>
                <w:rStyle w:val="af1"/>
                <w:noProof/>
              </w:rPr>
              <w:t>编写员</w:t>
            </w:r>
            <w:r>
              <w:rPr>
                <w:noProof/>
                <w:webHidden/>
              </w:rPr>
              <w:tab/>
            </w:r>
            <w:r>
              <w:rPr>
                <w:noProof/>
                <w:webHidden/>
              </w:rPr>
              <w:fldChar w:fldCharType="begin"/>
            </w:r>
            <w:r>
              <w:rPr>
                <w:noProof/>
                <w:webHidden/>
              </w:rPr>
              <w:instrText xml:space="preserve"> PAGEREF _Toc529733571 \h </w:instrText>
            </w:r>
            <w:r>
              <w:rPr>
                <w:noProof/>
                <w:webHidden/>
              </w:rPr>
            </w:r>
            <w:r>
              <w:rPr>
                <w:noProof/>
                <w:webHidden/>
              </w:rPr>
              <w:fldChar w:fldCharType="separate"/>
            </w:r>
            <w:r>
              <w:rPr>
                <w:noProof/>
                <w:webHidden/>
              </w:rPr>
              <w:t>20</w:t>
            </w:r>
            <w:r>
              <w:rPr>
                <w:noProof/>
                <w:webHidden/>
              </w:rPr>
              <w:fldChar w:fldCharType="end"/>
            </w:r>
          </w:hyperlink>
        </w:p>
        <w:p w14:paraId="594177BC" w14:textId="731929C9" w:rsidR="00A767E4" w:rsidRDefault="00A767E4">
          <w:pPr>
            <w:pStyle w:val="TOC3"/>
            <w:tabs>
              <w:tab w:val="right" w:leader="dot" w:pos="8296"/>
            </w:tabs>
            <w:rPr>
              <w:rFonts w:cstheme="minorBidi"/>
              <w:noProof/>
              <w:kern w:val="2"/>
              <w:sz w:val="21"/>
            </w:rPr>
          </w:pPr>
          <w:hyperlink w:anchor="_Toc529733572" w:history="1">
            <w:r w:rsidRPr="000C54D5">
              <w:rPr>
                <w:rStyle w:val="af1"/>
                <w:noProof/>
              </w:rPr>
              <w:t>6.1.6 PPT</w:t>
            </w:r>
            <w:r w:rsidRPr="000C54D5">
              <w:rPr>
                <w:rStyle w:val="af1"/>
                <w:noProof/>
              </w:rPr>
              <w:t>整合员</w:t>
            </w:r>
            <w:r>
              <w:rPr>
                <w:noProof/>
                <w:webHidden/>
              </w:rPr>
              <w:tab/>
            </w:r>
            <w:r>
              <w:rPr>
                <w:noProof/>
                <w:webHidden/>
              </w:rPr>
              <w:fldChar w:fldCharType="begin"/>
            </w:r>
            <w:r>
              <w:rPr>
                <w:noProof/>
                <w:webHidden/>
              </w:rPr>
              <w:instrText xml:space="preserve"> PAGEREF _Toc529733572 \h </w:instrText>
            </w:r>
            <w:r>
              <w:rPr>
                <w:noProof/>
                <w:webHidden/>
              </w:rPr>
            </w:r>
            <w:r>
              <w:rPr>
                <w:noProof/>
                <w:webHidden/>
              </w:rPr>
              <w:fldChar w:fldCharType="separate"/>
            </w:r>
            <w:r>
              <w:rPr>
                <w:noProof/>
                <w:webHidden/>
              </w:rPr>
              <w:t>21</w:t>
            </w:r>
            <w:r>
              <w:rPr>
                <w:noProof/>
                <w:webHidden/>
              </w:rPr>
              <w:fldChar w:fldCharType="end"/>
            </w:r>
          </w:hyperlink>
        </w:p>
        <w:p w14:paraId="3F9B53A5" w14:textId="05BB64E8" w:rsidR="00A767E4" w:rsidRDefault="00A767E4">
          <w:pPr>
            <w:pStyle w:val="TOC3"/>
            <w:tabs>
              <w:tab w:val="right" w:leader="dot" w:pos="8296"/>
            </w:tabs>
            <w:rPr>
              <w:rFonts w:cstheme="minorBidi"/>
              <w:noProof/>
              <w:kern w:val="2"/>
              <w:sz w:val="21"/>
            </w:rPr>
          </w:pPr>
          <w:hyperlink w:anchor="_Toc529733573" w:history="1">
            <w:r w:rsidRPr="000C54D5">
              <w:rPr>
                <w:rStyle w:val="af1"/>
                <w:noProof/>
              </w:rPr>
              <w:t xml:space="preserve">6.1.7 </w:t>
            </w:r>
            <w:r w:rsidRPr="000C54D5">
              <w:rPr>
                <w:rStyle w:val="af1"/>
                <w:noProof/>
              </w:rPr>
              <w:t>会议记录员</w:t>
            </w:r>
            <w:r>
              <w:rPr>
                <w:noProof/>
                <w:webHidden/>
              </w:rPr>
              <w:tab/>
            </w:r>
            <w:r>
              <w:rPr>
                <w:noProof/>
                <w:webHidden/>
              </w:rPr>
              <w:fldChar w:fldCharType="begin"/>
            </w:r>
            <w:r>
              <w:rPr>
                <w:noProof/>
                <w:webHidden/>
              </w:rPr>
              <w:instrText xml:space="preserve"> PAGEREF _Toc529733573 \h </w:instrText>
            </w:r>
            <w:r>
              <w:rPr>
                <w:noProof/>
                <w:webHidden/>
              </w:rPr>
            </w:r>
            <w:r>
              <w:rPr>
                <w:noProof/>
                <w:webHidden/>
              </w:rPr>
              <w:fldChar w:fldCharType="separate"/>
            </w:r>
            <w:r>
              <w:rPr>
                <w:noProof/>
                <w:webHidden/>
              </w:rPr>
              <w:t>22</w:t>
            </w:r>
            <w:r>
              <w:rPr>
                <w:noProof/>
                <w:webHidden/>
              </w:rPr>
              <w:fldChar w:fldCharType="end"/>
            </w:r>
          </w:hyperlink>
        </w:p>
        <w:p w14:paraId="44E4AD71" w14:textId="06F3ED1C" w:rsidR="00A767E4" w:rsidRDefault="00A767E4">
          <w:pPr>
            <w:pStyle w:val="TOC3"/>
            <w:tabs>
              <w:tab w:val="right" w:leader="dot" w:pos="8296"/>
            </w:tabs>
            <w:rPr>
              <w:rFonts w:cstheme="minorBidi"/>
              <w:noProof/>
              <w:kern w:val="2"/>
              <w:sz w:val="21"/>
            </w:rPr>
          </w:pPr>
          <w:hyperlink w:anchor="_Toc529733574" w:history="1">
            <w:r w:rsidRPr="000C54D5">
              <w:rPr>
                <w:rStyle w:val="af1"/>
                <w:noProof/>
              </w:rPr>
              <w:t xml:space="preserve">6.1.8 </w:t>
            </w:r>
            <w:r w:rsidRPr="000C54D5">
              <w:rPr>
                <w:rStyle w:val="af1"/>
                <w:noProof/>
              </w:rPr>
              <w:t>设备及配置管理员</w:t>
            </w:r>
            <w:r>
              <w:rPr>
                <w:noProof/>
                <w:webHidden/>
              </w:rPr>
              <w:tab/>
            </w:r>
            <w:r>
              <w:rPr>
                <w:noProof/>
                <w:webHidden/>
              </w:rPr>
              <w:fldChar w:fldCharType="begin"/>
            </w:r>
            <w:r>
              <w:rPr>
                <w:noProof/>
                <w:webHidden/>
              </w:rPr>
              <w:instrText xml:space="preserve"> PAGEREF _Toc529733574 \h </w:instrText>
            </w:r>
            <w:r>
              <w:rPr>
                <w:noProof/>
                <w:webHidden/>
              </w:rPr>
            </w:r>
            <w:r>
              <w:rPr>
                <w:noProof/>
                <w:webHidden/>
              </w:rPr>
              <w:fldChar w:fldCharType="separate"/>
            </w:r>
            <w:r>
              <w:rPr>
                <w:noProof/>
                <w:webHidden/>
              </w:rPr>
              <w:t>22</w:t>
            </w:r>
            <w:r>
              <w:rPr>
                <w:noProof/>
                <w:webHidden/>
              </w:rPr>
              <w:fldChar w:fldCharType="end"/>
            </w:r>
          </w:hyperlink>
        </w:p>
        <w:p w14:paraId="13DEB35A" w14:textId="781AB52E" w:rsidR="00A767E4" w:rsidRDefault="00A767E4">
          <w:pPr>
            <w:pStyle w:val="TOC3"/>
            <w:tabs>
              <w:tab w:val="right" w:leader="dot" w:pos="8296"/>
            </w:tabs>
            <w:rPr>
              <w:rFonts w:cstheme="minorBidi"/>
              <w:noProof/>
              <w:kern w:val="2"/>
              <w:sz w:val="21"/>
            </w:rPr>
          </w:pPr>
          <w:hyperlink w:anchor="_Toc529733575" w:history="1">
            <w:r w:rsidRPr="000C54D5">
              <w:rPr>
                <w:rStyle w:val="af1"/>
                <w:noProof/>
              </w:rPr>
              <w:t xml:space="preserve">6.1.9 </w:t>
            </w:r>
            <w:r w:rsidRPr="000C54D5">
              <w:rPr>
                <w:rStyle w:val="af1"/>
                <w:noProof/>
              </w:rPr>
              <w:t>原型设计员</w:t>
            </w:r>
            <w:r>
              <w:rPr>
                <w:noProof/>
                <w:webHidden/>
              </w:rPr>
              <w:tab/>
            </w:r>
            <w:r>
              <w:rPr>
                <w:noProof/>
                <w:webHidden/>
              </w:rPr>
              <w:fldChar w:fldCharType="begin"/>
            </w:r>
            <w:r>
              <w:rPr>
                <w:noProof/>
                <w:webHidden/>
              </w:rPr>
              <w:instrText xml:space="preserve"> PAGEREF _Toc529733575 \h </w:instrText>
            </w:r>
            <w:r>
              <w:rPr>
                <w:noProof/>
                <w:webHidden/>
              </w:rPr>
            </w:r>
            <w:r>
              <w:rPr>
                <w:noProof/>
                <w:webHidden/>
              </w:rPr>
              <w:fldChar w:fldCharType="separate"/>
            </w:r>
            <w:r>
              <w:rPr>
                <w:noProof/>
                <w:webHidden/>
              </w:rPr>
              <w:t>23</w:t>
            </w:r>
            <w:r>
              <w:rPr>
                <w:noProof/>
                <w:webHidden/>
              </w:rPr>
              <w:fldChar w:fldCharType="end"/>
            </w:r>
          </w:hyperlink>
        </w:p>
        <w:p w14:paraId="61933B5E" w14:textId="73208B3F" w:rsidR="00A767E4" w:rsidRDefault="00A767E4">
          <w:pPr>
            <w:pStyle w:val="TOC3"/>
            <w:tabs>
              <w:tab w:val="right" w:leader="dot" w:pos="8296"/>
            </w:tabs>
            <w:rPr>
              <w:rFonts w:cstheme="minorBidi"/>
              <w:noProof/>
              <w:kern w:val="2"/>
              <w:sz w:val="21"/>
            </w:rPr>
          </w:pPr>
          <w:hyperlink w:anchor="_Toc529733576" w:history="1">
            <w:r w:rsidRPr="000C54D5">
              <w:rPr>
                <w:rStyle w:val="af1"/>
                <w:noProof/>
              </w:rPr>
              <w:t xml:space="preserve">6.1.10 </w:t>
            </w:r>
            <w:r w:rsidRPr="000C54D5">
              <w:rPr>
                <w:rStyle w:val="af1"/>
                <w:noProof/>
              </w:rPr>
              <w:t>用户访谈员</w:t>
            </w:r>
            <w:r>
              <w:rPr>
                <w:noProof/>
                <w:webHidden/>
              </w:rPr>
              <w:tab/>
            </w:r>
            <w:r>
              <w:rPr>
                <w:noProof/>
                <w:webHidden/>
              </w:rPr>
              <w:fldChar w:fldCharType="begin"/>
            </w:r>
            <w:r>
              <w:rPr>
                <w:noProof/>
                <w:webHidden/>
              </w:rPr>
              <w:instrText xml:space="preserve"> PAGEREF _Toc529733576 \h </w:instrText>
            </w:r>
            <w:r>
              <w:rPr>
                <w:noProof/>
                <w:webHidden/>
              </w:rPr>
            </w:r>
            <w:r>
              <w:rPr>
                <w:noProof/>
                <w:webHidden/>
              </w:rPr>
              <w:fldChar w:fldCharType="separate"/>
            </w:r>
            <w:r>
              <w:rPr>
                <w:noProof/>
                <w:webHidden/>
              </w:rPr>
              <w:t>23</w:t>
            </w:r>
            <w:r>
              <w:rPr>
                <w:noProof/>
                <w:webHidden/>
              </w:rPr>
              <w:fldChar w:fldCharType="end"/>
            </w:r>
          </w:hyperlink>
        </w:p>
        <w:p w14:paraId="68595D69" w14:textId="12B5807A" w:rsidR="00A767E4" w:rsidRDefault="00A767E4">
          <w:pPr>
            <w:pStyle w:val="TOC3"/>
            <w:tabs>
              <w:tab w:val="right" w:leader="dot" w:pos="8296"/>
            </w:tabs>
            <w:rPr>
              <w:rFonts w:cstheme="minorBidi"/>
              <w:noProof/>
              <w:kern w:val="2"/>
              <w:sz w:val="21"/>
            </w:rPr>
          </w:pPr>
          <w:hyperlink w:anchor="_Toc529733577" w:history="1">
            <w:r w:rsidRPr="000C54D5">
              <w:rPr>
                <w:rStyle w:val="af1"/>
                <w:noProof/>
              </w:rPr>
              <w:t xml:space="preserve">6.1.11 </w:t>
            </w:r>
            <w:r w:rsidRPr="000C54D5">
              <w:rPr>
                <w:rStyle w:val="af1"/>
                <w:noProof/>
              </w:rPr>
              <w:t>工作计划管理员</w:t>
            </w:r>
            <w:r>
              <w:rPr>
                <w:noProof/>
                <w:webHidden/>
              </w:rPr>
              <w:tab/>
            </w:r>
            <w:r>
              <w:rPr>
                <w:noProof/>
                <w:webHidden/>
              </w:rPr>
              <w:fldChar w:fldCharType="begin"/>
            </w:r>
            <w:r>
              <w:rPr>
                <w:noProof/>
                <w:webHidden/>
              </w:rPr>
              <w:instrText xml:space="preserve"> PAGEREF _Toc529733577 \h </w:instrText>
            </w:r>
            <w:r>
              <w:rPr>
                <w:noProof/>
                <w:webHidden/>
              </w:rPr>
            </w:r>
            <w:r>
              <w:rPr>
                <w:noProof/>
                <w:webHidden/>
              </w:rPr>
              <w:fldChar w:fldCharType="separate"/>
            </w:r>
            <w:r>
              <w:rPr>
                <w:noProof/>
                <w:webHidden/>
              </w:rPr>
              <w:t>24</w:t>
            </w:r>
            <w:r>
              <w:rPr>
                <w:noProof/>
                <w:webHidden/>
              </w:rPr>
              <w:fldChar w:fldCharType="end"/>
            </w:r>
          </w:hyperlink>
        </w:p>
        <w:p w14:paraId="4761844C" w14:textId="64B822FB" w:rsidR="00A767E4" w:rsidRDefault="00A767E4">
          <w:pPr>
            <w:pStyle w:val="TOC3"/>
            <w:tabs>
              <w:tab w:val="right" w:leader="dot" w:pos="8296"/>
            </w:tabs>
            <w:rPr>
              <w:rFonts w:cstheme="minorBidi"/>
              <w:noProof/>
              <w:kern w:val="2"/>
              <w:sz w:val="21"/>
            </w:rPr>
          </w:pPr>
          <w:hyperlink w:anchor="_Toc529733578" w:history="1">
            <w:r w:rsidRPr="000C54D5">
              <w:rPr>
                <w:rStyle w:val="af1"/>
                <w:noProof/>
              </w:rPr>
              <w:t xml:space="preserve">6.1.12 </w:t>
            </w:r>
            <w:r w:rsidRPr="000C54D5">
              <w:rPr>
                <w:rStyle w:val="af1"/>
                <w:noProof/>
              </w:rPr>
              <w:t>后勤辅助员</w:t>
            </w:r>
            <w:r>
              <w:rPr>
                <w:noProof/>
                <w:webHidden/>
              </w:rPr>
              <w:tab/>
            </w:r>
            <w:r>
              <w:rPr>
                <w:noProof/>
                <w:webHidden/>
              </w:rPr>
              <w:fldChar w:fldCharType="begin"/>
            </w:r>
            <w:r>
              <w:rPr>
                <w:noProof/>
                <w:webHidden/>
              </w:rPr>
              <w:instrText xml:space="preserve"> PAGEREF _Toc529733578 \h </w:instrText>
            </w:r>
            <w:r>
              <w:rPr>
                <w:noProof/>
                <w:webHidden/>
              </w:rPr>
            </w:r>
            <w:r>
              <w:rPr>
                <w:noProof/>
                <w:webHidden/>
              </w:rPr>
              <w:fldChar w:fldCharType="separate"/>
            </w:r>
            <w:r>
              <w:rPr>
                <w:noProof/>
                <w:webHidden/>
              </w:rPr>
              <w:t>24</w:t>
            </w:r>
            <w:r>
              <w:rPr>
                <w:noProof/>
                <w:webHidden/>
              </w:rPr>
              <w:fldChar w:fldCharType="end"/>
            </w:r>
          </w:hyperlink>
        </w:p>
        <w:p w14:paraId="031D3AD2" w14:textId="2BCE579B" w:rsidR="00A767E4" w:rsidRDefault="00A767E4">
          <w:pPr>
            <w:pStyle w:val="TOC3"/>
            <w:tabs>
              <w:tab w:val="right" w:leader="dot" w:pos="8296"/>
            </w:tabs>
            <w:rPr>
              <w:rFonts w:cstheme="minorBidi"/>
              <w:noProof/>
              <w:kern w:val="2"/>
              <w:sz w:val="21"/>
            </w:rPr>
          </w:pPr>
          <w:hyperlink w:anchor="_Toc529733579" w:history="1">
            <w:r w:rsidRPr="000C54D5">
              <w:rPr>
                <w:rStyle w:val="af1"/>
                <w:noProof/>
              </w:rPr>
              <w:t xml:space="preserve">6.1.13 </w:t>
            </w:r>
            <w:r w:rsidRPr="000C54D5">
              <w:rPr>
                <w:rStyle w:val="af1"/>
                <w:noProof/>
              </w:rPr>
              <w:t>财务管理员</w:t>
            </w:r>
            <w:r>
              <w:rPr>
                <w:noProof/>
                <w:webHidden/>
              </w:rPr>
              <w:tab/>
            </w:r>
            <w:r>
              <w:rPr>
                <w:noProof/>
                <w:webHidden/>
              </w:rPr>
              <w:fldChar w:fldCharType="begin"/>
            </w:r>
            <w:r>
              <w:rPr>
                <w:noProof/>
                <w:webHidden/>
              </w:rPr>
              <w:instrText xml:space="preserve"> PAGEREF _Toc529733579 \h </w:instrText>
            </w:r>
            <w:r>
              <w:rPr>
                <w:noProof/>
                <w:webHidden/>
              </w:rPr>
            </w:r>
            <w:r>
              <w:rPr>
                <w:noProof/>
                <w:webHidden/>
              </w:rPr>
              <w:fldChar w:fldCharType="separate"/>
            </w:r>
            <w:r>
              <w:rPr>
                <w:noProof/>
                <w:webHidden/>
              </w:rPr>
              <w:t>25</w:t>
            </w:r>
            <w:r>
              <w:rPr>
                <w:noProof/>
                <w:webHidden/>
              </w:rPr>
              <w:fldChar w:fldCharType="end"/>
            </w:r>
          </w:hyperlink>
        </w:p>
        <w:p w14:paraId="13662A49" w14:textId="119D4DB8" w:rsidR="00A767E4" w:rsidRDefault="00A767E4">
          <w:pPr>
            <w:pStyle w:val="TOC3"/>
            <w:tabs>
              <w:tab w:val="right" w:leader="dot" w:pos="8296"/>
            </w:tabs>
            <w:rPr>
              <w:rFonts w:cstheme="minorBidi"/>
              <w:noProof/>
              <w:kern w:val="2"/>
              <w:sz w:val="21"/>
            </w:rPr>
          </w:pPr>
          <w:hyperlink w:anchor="_Toc529733580" w:history="1">
            <w:r w:rsidRPr="000C54D5">
              <w:rPr>
                <w:rStyle w:val="af1"/>
                <w:noProof/>
              </w:rPr>
              <w:t>6.1.14</w:t>
            </w:r>
            <w:r w:rsidRPr="000C54D5">
              <w:rPr>
                <w:rStyle w:val="af1"/>
                <w:noProof/>
              </w:rPr>
              <w:t>采购管理员</w:t>
            </w:r>
            <w:r>
              <w:rPr>
                <w:noProof/>
                <w:webHidden/>
              </w:rPr>
              <w:tab/>
            </w:r>
            <w:r>
              <w:rPr>
                <w:noProof/>
                <w:webHidden/>
              </w:rPr>
              <w:fldChar w:fldCharType="begin"/>
            </w:r>
            <w:r>
              <w:rPr>
                <w:noProof/>
                <w:webHidden/>
              </w:rPr>
              <w:instrText xml:space="preserve"> PAGEREF _Toc529733580 \h </w:instrText>
            </w:r>
            <w:r>
              <w:rPr>
                <w:noProof/>
                <w:webHidden/>
              </w:rPr>
            </w:r>
            <w:r>
              <w:rPr>
                <w:noProof/>
                <w:webHidden/>
              </w:rPr>
              <w:fldChar w:fldCharType="separate"/>
            </w:r>
            <w:r>
              <w:rPr>
                <w:noProof/>
                <w:webHidden/>
              </w:rPr>
              <w:t>25</w:t>
            </w:r>
            <w:r>
              <w:rPr>
                <w:noProof/>
                <w:webHidden/>
              </w:rPr>
              <w:fldChar w:fldCharType="end"/>
            </w:r>
          </w:hyperlink>
        </w:p>
        <w:p w14:paraId="5170FB80" w14:textId="12E4A4EA" w:rsidR="00A767E4" w:rsidRDefault="00A767E4">
          <w:pPr>
            <w:pStyle w:val="TOC2"/>
            <w:tabs>
              <w:tab w:val="right" w:leader="dot" w:pos="8296"/>
            </w:tabs>
            <w:rPr>
              <w:rFonts w:cstheme="minorBidi"/>
              <w:noProof/>
              <w:kern w:val="2"/>
              <w:sz w:val="21"/>
            </w:rPr>
          </w:pPr>
          <w:hyperlink w:anchor="_Toc529733581" w:history="1">
            <w:r w:rsidRPr="000C54D5">
              <w:rPr>
                <w:rStyle w:val="af1"/>
                <w:noProof/>
              </w:rPr>
              <w:t>6.2</w:t>
            </w:r>
            <w:r w:rsidRPr="000C54D5">
              <w:rPr>
                <w:rStyle w:val="af1"/>
                <w:noProof/>
              </w:rPr>
              <w:t>项目组织结构（</w:t>
            </w:r>
            <w:r w:rsidRPr="000C54D5">
              <w:rPr>
                <w:rStyle w:val="af1"/>
                <w:noProof/>
              </w:rPr>
              <w:t>OBS</w:t>
            </w:r>
            <w:r w:rsidRPr="000C54D5">
              <w:rPr>
                <w:rStyle w:val="af1"/>
                <w:noProof/>
              </w:rPr>
              <w:t>）</w:t>
            </w:r>
            <w:r>
              <w:rPr>
                <w:noProof/>
                <w:webHidden/>
              </w:rPr>
              <w:tab/>
            </w:r>
            <w:r>
              <w:rPr>
                <w:noProof/>
                <w:webHidden/>
              </w:rPr>
              <w:fldChar w:fldCharType="begin"/>
            </w:r>
            <w:r>
              <w:rPr>
                <w:noProof/>
                <w:webHidden/>
              </w:rPr>
              <w:instrText xml:space="preserve"> PAGEREF _Toc529733581 \h </w:instrText>
            </w:r>
            <w:r>
              <w:rPr>
                <w:noProof/>
                <w:webHidden/>
              </w:rPr>
            </w:r>
            <w:r>
              <w:rPr>
                <w:noProof/>
                <w:webHidden/>
              </w:rPr>
              <w:fldChar w:fldCharType="separate"/>
            </w:r>
            <w:r>
              <w:rPr>
                <w:noProof/>
                <w:webHidden/>
              </w:rPr>
              <w:t>26</w:t>
            </w:r>
            <w:r>
              <w:rPr>
                <w:noProof/>
                <w:webHidden/>
              </w:rPr>
              <w:fldChar w:fldCharType="end"/>
            </w:r>
          </w:hyperlink>
        </w:p>
        <w:p w14:paraId="766D4B31" w14:textId="15543ED5" w:rsidR="00A767E4" w:rsidRDefault="00A767E4">
          <w:pPr>
            <w:pStyle w:val="TOC2"/>
            <w:tabs>
              <w:tab w:val="right" w:leader="dot" w:pos="8296"/>
            </w:tabs>
            <w:rPr>
              <w:rFonts w:cstheme="minorBidi"/>
              <w:noProof/>
              <w:kern w:val="2"/>
              <w:sz w:val="21"/>
            </w:rPr>
          </w:pPr>
          <w:hyperlink w:anchor="_Toc529733582" w:history="1">
            <w:r w:rsidRPr="000C54D5">
              <w:rPr>
                <w:rStyle w:val="af1"/>
                <w:noProof/>
              </w:rPr>
              <w:t xml:space="preserve">6.3 </w:t>
            </w:r>
            <w:r w:rsidRPr="000C54D5">
              <w:rPr>
                <w:rStyle w:val="af1"/>
                <w:noProof/>
              </w:rPr>
              <w:t>人员配备管理计划</w:t>
            </w:r>
            <w:r>
              <w:rPr>
                <w:noProof/>
                <w:webHidden/>
              </w:rPr>
              <w:tab/>
            </w:r>
            <w:r>
              <w:rPr>
                <w:noProof/>
                <w:webHidden/>
              </w:rPr>
              <w:fldChar w:fldCharType="begin"/>
            </w:r>
            <w:r>
              <w:rPr>
                <w:noProof/>
                <w:webHidden/>
              </w:rPr>
              <w:instrText xml:space="preserve"> PAGEREF _Toc529733582 \h </w:instrText>
            </w:r>
            <w:r>
              <w:rPr>
                <w:noProof/>
                <w:webHidden/>
              </w:rPr>
            </w:r>
            <w:r>
              <w:rPr>
                <w:noProof/>
                <w:webHidden/>
              </w:rPr>
              <w:fldChar w:fldCharType="separate"/>
            </w:r>
            <w:r>
              <w:rPr>
                <w:noProof/>
                <w:webHidden/>
              </w:rPr>
              <w:t>26</w:t>
            </w:r>
            <w:r>
              <w:rPr>
                <w:noProof/>
                <w:webHidden/>
              </w:rPr>
              <w:fldChar w:fldCharType="end"/>
            </w:r>
          </w:hyperlink>
        </w:p>
        <w:p w14:paraId="59EA9401" w14:textId="332FABDD" w:rsidR="00A767E4" w:rsidRDefault="00A767E4">
          <w:pPr>
            <w:pStyle w:val="TOC3"/>
            <w:tabs>
              <w:tab w:val="right" w:leader="dot" w:pos="8296"/>
            </w:tabs>
            <w:rPr>
              <w:rFonts w:cstheme="minorBidi"/>
              <w:noProof/>
              <w:kern w:val="2"/>
              <w:sz w:val="21"/>
            </w:rPr>
          </w:pPr>
          <w:hyperlink w:anchor="_Toc529733583" w:history="1">
            <w:r w:rsidRPr="000C54D5">
              <w:rPr>
                <w:rStyle w:val="af1"/>
                <w:noProof/>
              </w:rPr>
              <w:t xml:space="preserve">6.3.1 </w:t>
            </w:r>
            <w:r w:rsidRPr="000C54D5">
              <w:rPr>
                <w:rStyle w:val="af1"/>
                <w:noProof/>
              </w:rPr>
              <w:t>人员招募</w:t>
            </w:r>
            <w:r>
              <w:rPr>
                <w:noProof/>
                <w:webHidden/>
              </w:rPr>
              <w:tab/>
            </w:r>
            <w:r>
              <w:rPr>
                <w:noProof/>
                <w:webHidden/>
              </w:rPr>
              <w:fldChar w:fldCharType="begin"/>
            </w:r>
            <w:r>
              <w:rPr>
                <w:noProof/>
                <w:webHidden/>
              </w:rPr>
              <w:instrText xml:space="preserve"> PAGEREF _Toc529733583 \h </w:instrText>
            </w:r>
            <w:r>
              <w:rPr>
                <w:noProof/>
                <w:webHidden/>
              </w:rPr>
            </w:r>
            <w:r>
              <w:rPr>
                <w:noProof/>
                <w:webHidden/>
              </w:rPr>
              <w:fldChar w:fldCharType="separate"/>
            </w:r>
            <w:r>
              <w:rPr>
                <w:noProof/>
                <w:webHidden/>
              </w:rPr>
              <w:t>26</w:t>
            </w:r>
            <w:r>
              <w:rPr>
                <w:noProof/>
                <w:webHidden/>
              </w:rPr>
              <w:fldChar w:fldCharType="end"/>
            </w:r>
          </w:hyperlink>
        </w:p>
        <w:p w14:paraId="173CD849" w14:textId="07B484FE" w:rsidR="00A767E4" w:rsidRDefault="00A767E4">
          <w:pPr>
            <w:pStyle w:val="TOC3"/>
            <w:tabs>
              <w:tab w:val="right" w:leader="dot" w:pos="8296"/>
            </w:tabs>
            <w:rPr>
              <w:rFonts w:cstheme="minorBidi"/>
              <w:noProof/>
              <w:kern w:val="2"/>
              <w:sz w:val="21"/>
            </w:rPr>
          </w:pPr>
          <w:hyperlink w:anchor="_Toc529733584" w:history="1">
            <w:r w:rsidRPr="000C54D5">
              <w:rPr>
                <w:rStyle w:val="af1"/>
                <w:noProof/>
              </w:rPr>
              <w:t xml:space="preserve">6.3.2 </w:t>
            </w:r>
            <w:r w:rsidRPr="000C54D5">
              <w:rPr>
                <w:rStyle w:val="af1"/>
                <w:noProof/>
              </w:rPr>
              <w:t>人员技能</w:t>
            </w:r>
            <w:r>
              <w:rPr>
                <w:noProof/>
                <w:webHidden/>
              </w:rPr>
              <w:tab/>
            </w:r>
            <w:r>
              <w:rPr>
                <w:noProof/>
                <w:webHidden/>
              </w:rPr>
              <w:fldChar w:fldCharType="begin"/>
            </w:r>
            <w:r>
              <w:rPr>
                <w:noProof/>
                <w:webHidden/>
              </w:rPr>
              <w:instrText xml:space="preserve"> PAGEREF _Toc529733584 \h </w:instrText>
            </w:r>
            <w:r>
              <w:rPr>
                <w:noProof/>
                <w:webHidden/>
              </w:rPr>
            </w:r>
            <w:r>
              <w:rPr>
                <w:noProof/>
                <w:webHidden/>
              </w:rPr>
              <w:fldChar w:fldCharType="separate"/>
            </w:r>
            <w:r>
              <w:rPr>
                <w:noProof/>
                <w:webHidden/>
              </w:rPr>
              <w:t>27</w:t>
            </w:r>
            <w:r>
              <w:rPr>
                <w:noProof/>
                <w:webHidden/>
              </w:rPr>
              <w:fldChar w:fldCharType="end"/>
            </w:r>
          </w:hyperlink>
        </w:p>
        <w:p w14:paraId="14422DE8" w14:textId="2A98710E" w:rsidR="00A767E4" w:rsidRDefault="00A767E4">
          <w:pPr>
            <w:pStyle w:val="TOC3"/>
            <w:tabs>
              <w:tab w:val="right" w:leader="dot" w:pos="8296"/>
            </w:tabs>
            <w:rPr>
              <w:rFonts w:cstheme="minorBidi"/>
              <w:noProof/>
              <w:kern w:val="2"/>
              <w:sz w:val="21"/>
            </w:rPr>
          </w:pPr>
          <w:hyperlink w:anchor="_Toc529733585" w:history="1">
            <w:r w:rsidRPr="000C54D5">
              <w:rPr>
                <w:rStyle w:val="af1"/>
                <w:noProof/>
              </w:rPr>
              <w:t xml:space="preserve">6.3.3 </w:t>
            </w:r>
            <w:r w:rsidRPr="000C54D5">
              <w:rPr>
                <w:rStyle w:val="af1"/>
                <w:noProof/>
              </w:rPr>
              <w:t>培训需要</w:t>
            </w:r>
            <w:r>
              <w:rPr>
                <w:noProof/>
                <w:webHidden/>
              </w:rPr>
              <w:tab/>
            </w:r>
            <w:r>
              <w:rPr>
                <w:noProof/>
                <w:webHidden/>
              </w:rPr>
              <w:fldChar w:fldCharType="begin"/>
            </w:r>
            <w:r>
              <w:rPr>
                <w:noProof/>
                <w:webHidden/>
              </w:rPr>
              <w:instrText xml:space="preserve"> PAGEREF _Toc529733585 \h </w:instrText>
            </w:r>
            <w:r>
              <w:rPr>
                <w:noProof/>
                <w:webHidden/>
              </w:rPr>
            </w:r>
            <w:r>
              <w:rPr>
                <w:noProof/>
                <w:webHidden/>
              </w:rPr>
              <w:fldChar w:fldCharType="separate"/>
            </w:r>
            <w:r>
              <w:rPr>
                <w:noProof/>
                <w:webHidden/>
              </w:rPr>
              <w:t>27</w:t>
            </w:r>
            <w:r>
              <w:rPr>
                <w:noProof/>
                <w:webHidden/>
              </w:rPr>
              <w:fldChar w:fldCharType="end"/>
            </w:r>
          </w:hyperlink>
        </w:p>
        <w:p w14:paraId="49E7D866" w14:textId="4DB349B9" w:rsidR="00A767E4" w:rsidRDefault="00A767E4">
          <w:pPr>
            <w:pStyle w:val="TOC3"/>
            <w:tabs>
              <w:tab w:val="right" w:leader="dot" w:pos="8296"/>
            </w:tabs>
            <w:rPr>
              <w:rFonts w:cstheme="minorBidi"/>
              <w:noProof/>
              <w:kern w:val="2"/>
              <w:sz w:val="21"/>
            </w:rPr>
          </w:pPr>
          <w:hyperlink w:anchor="_Toc529733586" w:history="1">
            <w:r w:rsidRPr="000C54D5">
              <w:rPr>
                <w:rStyle w:val="af1"/>
                <w:noProof/>
              </w:rPr>
              <w:t xml:space="preserve">6.3.4 </w:t>
            </w:r>
            <w:r w:rsidRPr="000C54D5">
              <w:rPr>
                <w:rStyle w:val="af1"/>
                <w:noProof/>
              </w:rPr>
              <w:t>绩效测量标准</w:t>
            </w:r>
            <w:r>
              <w:rPr>
                <w:noProof/>
                <w:webHidden/>
              </w:rPr>
              <w:tab/>
            </w:r>
            <w:r>
              <w:rPr>
                <w:noProof/>
                <w:webHidden/>
              </w:rPr>
              <w:fldChar w:fldCharType="begin"/>
            </w:r>
            <w:r>
              <w:rPr>
                <w:noProof/>
                <w:webHidden/>
              </w:rPr>
              <w:instrText xml:space="preserve"> PAGEREF _Toc529733586 \h </w:instrText>
            </w:r>
            <w:r>
              <w:rPr>
                <w:noProof/>
                <w:webHidden/>
              </w:rPr>
            </w:r>
            <w:r>
              <w:rPr>
                <w:noProof/>
                <w:webHidden/>
              </w:rPr>
              <w:fldChar w:fldCharType="separate"/>
            </w:r>
            <w:r>
              <w:rPr>
                <w:noProof/>
                <w:webHidden/>
              </w:rPr>
              <w:t>27</w:t>
            </w:r>
            <w:r>
              <w:rPr>
                <w:noProof/>
                <w:webHidden/>
              </w:rPr>
              <w:fldChar w:fldCharType="end"/>
            </w:r>
          </w:hyperlink>
        </w:p>
        <w:p w14:paraId="5E65A6F5" w14:textId="37B2E5E3" w:rsidR="00A767E4" w:rsidRDefault="00A767E4">
          <w:pPr>
            <w:pStyle w:val="TOC3"/>
            <w:tabs>
              <w:tab w:val="right" w:leader="dot" w:pos="8296"/>
            </w:tabs>
            <w:rPr>
              <w:rFonts w:cstheme="minorBidi"/>
              <w:noProof/>
              <w:kern w:val="2"/>
              <w:sz w:val="21"/>
            </w:rPr>
          </w:pPr>
          <w:hyperlink w:anchor="_Toc529733587" w:history="1">
            <w:r w:rsidRPr="000C54D5">
              <w:rPr>
                <w:rStyle w:val="af1"/>
                <w:noProof/>
              </w:rPr>
              <w:t xml:space="preserve">6.3.5 </w:t>
            </w:r>
            <w:r w:rsidRPr="000C54D5">
              <w:rPr>
                <w:rStyle w:val="af1"/>
                <w:noProof/>
              </w:rPr>
              <w:t>合规性</w:t>
            </w:r>
            <w:r>
              <w:rPr>
                <w:noProof/>
                <w:webHidden/>
              </w:rPr>
              <w:tab/>
            </w:r>
            <w:r>
              <w:rPr>
                <w:noProof/>
                <w:webHidden/>
              </w:rPr>
              <w:fldChar w:fldCharType="begin"/>
            </w:r>
            <w:r>
              <w:rPr>
                <w:noProof/>
                <w:webHidden/>
              </w:rPr>
              <w:instrText xml:space="preserve"> PAGEREF _Toc529733587 \h </w:instrText>
            </w:r>
            <w:r>
              <w:rPr>
                <w:noProof/>
                <w:webHidden/>
              </w:rPr>
            </w:r>
            <w:r>
              <w:rPr>
                <w:noProof/>
                <w:webHidden/>
              </w:rPr>
              <w:fldChar w:fldCharType="separate"/>
            </w:r>
            <w:r>
              <w:rPr>
                <w:noProof/>
                <w:webHidden/>
              </w:rPr>
              <w:t>28</w:t>
            </w:r>
            <w:r>
              <w:rPr>
                <w:noProof/>
                <w:webHidden/>
              </w:rPr>
              <w:fldChar w:fldCharType="end"/>
            </w:r>
          </w:hyperlink>
        </w:p>
        <w:p w14:paraId="7CC2E00A" w14:textId="62408D58" w:rsidR="00A767E4" w:rsidRDefault="00A767E4">
          <w:pPr>
            <w:pStyle w:val="TOC3"/>
            <w:tabs>
              <w:tab w:val="right" w:leader="dot" w:pos="8296"/>
            </w:tabs>
            <w:rPr>
              <w:rFonts w:cstheme="minorBidi"/>
              <w:noProof/>
              <w:kern w:val="2"/>
              <w:sz w:val="21"/>
            </w:rPr>
          </w:pPr>
          <w:hyperlink w:anchor="_Toc529733588" w:history="1">
            <w:r w:rsidRPr="000C54D5">
              <w:rPr>
                <w:rStyle w:val="af1"/>
                <w:noProof/>
              </w:rPr>
              <w:t xml:space="preserve">6.3.6 </w:t>
            </w:r>
            <w:r w:rsidRPr="000C54D5">
              <w:rPr>
                <w:rStyle w:val="af1"/>
                <w:noProof/>
              </w:rPr>
              <w:t>安全</w:t>
            </w:r>
            <w:r>
              <w:rPr>
                <w:noProof/>
                <w:webHidden/>
              </w:rPr>
              <w:tab/>
            </w:r>
            <w:r>
              <w:rPr>
                <w:noProof/>
                <w:webHidden/>
              </w:rPr>
              <w:fldChar w:fldCharType="begin"/>
            </w:r>
            <w:r>
              <w:rPr>
                <w:noProof/>
                <w:webHidden/>
              </w:rPr>
              <w:instrText xml:space="preserve"> PAGEREF _Toc529733588 \h </w:instrText>
            </w:r>
            <w:r>
              <w:rPr>
                <w:noProof/>
                <w:webHidden/>
              </w:rPr>
            </w:r>
            <w:r>
              <w:rPr>
                <w:noProof/>
                <w:webHidden/>
              </w:rPr>
              <w:fldChar w:fldCharType="separate"/>
            </w:r>
            <w:r>
              <w:rPr>
                <w:noProof/>
                <w:webHidden/>
              </w:rPr>
              <w:t>28</w:t>
            </w:r>
            <w:r>
              <w:rPr>
                <w:noProof/>
                <w:webHidden/>
              </w:rPr>
              <w:fldChar w:fldCharType="end"/>
            </w:r>
          </w:hyperlink>
        </w:p>
        <w:p w14:paraId="5B19D412" w14:textId="4335F391" w:rsidR="00A767E4" w:rsidRDefault="00A767E4">
          <w:pPr>
            <w:pStyle w:val="TOC1"/>
            <w:tabs>
              <w:tab w:val="right" w:leader="dot" w:pos="8296"/>
            </w:tabs>
            <w:rPr>
              <w:noProof/>
            </w:rPr>
          </w:pPr>
          <w:hyperlink w:anchor="_Toc529733589" w:history="1">
            <w:r w:rsidRPr="000C54D5">
              <w:rPr>
                <w:rStyle w:val="af1"/>
                <w:noProof/>
              </w:rPr>
              <w:t xml:space="preserve">7 </w:t>
            </w:r>
            <w:r w:rsidRPr="000C54D5">
              <w:rPr>
                <w:rStyle w:val="af1"/>
                <w:noProof/>
              </w:rPr>
              <w:t>沟通管理计划</w:t>
            </w:r>
            <w:r>
              <w:rPr>
                <w:noProof/>
                <w:webHidden/>
              </w:rPr>
              <w:tab/>
            </w:r>
            <w:r>
              <w:rPr>
                <w:noProof/>
                <w:webHidden/>
              </w:rPr>
              <w:fldChar w:fldCharType="begin"/>
            </w:r>
            <w:r>
              <w:rPr>
                <w:noProof/>
                <w:webHidden/>
              </w:rPr>
              <w:instrText xml:space="preserve"> PAGEREF _Toc529733589 \h </w:instrText>
            </w:r>
            <w:r>
              <w:rPr>
                <w:noProof/>
                <w:webHidden/>
              </w:rPr>
            </w:r>
            <w:r>
              <w:rPr>
                <w:noProof/>
                <w:webHidden/>
              </w:rPr>
              <w:fldChar w:fldCharType="separate"/>
            </w:r>
            <w:r>
              <w:rPr>
                <w:noProof/>
                <w:webHidden/>
              </w:rPr>
              <w:t>28</w:t>
            </w:r>
            <w:r>
              <w:rPr>
                <w:noProof/>
                <w:webHidden/>
              </w:rPr>
              <w:fldChar w:fldCharType="end"/>
            </w:r>
          </w:hyperlink>
        </w:p>
        <w:p w14:paraId="08E99ADF" w14:textId="7128CDDD" w:rsidR="00A767E4" w:rsidRDefault="00A767E4">
          <w:pPr>
            <w:pStyle w:val="TOC2"/>
            <w:tabs>
              <w:tab w:val="right" w:leader="dot" w:pos="8296"/>
            </w:tabs>
            <w:rPr>
              <w:rFonts w:cstheme="minorBidi"/>
              <w:noProof/>
              <w:kern w:val="2"/>
              <w:sz w:val="21"/>
            </w:rPr>
          </w:pPr>
          <w:hyperlink w:anchor="_Toc529733590" w:history="1">
            <w:r w:rsidRPr="000C54D5">
              <w:rPr>
                <w:rStyle w:val="af1"/>
                <w:noProof/>
              </w:rPr>
              <w:t xml:space="preserve">7.1 </w:t>
            </w:r>
            <w:r w:rsidRPr="000C54D5">
              <w:rPr>
                <w:rStyle w:val="af1"/>
                <w:noProof/>
              </w:rPr>
              <w:t>干系人手册</w:t>
            </w:r>
            <w:r>
              <w:rPr>
                <w:noProof/>
                <w:webHidden/>
              </w:rPr>
              <w:tab/>
            </w:r>
            <w:r>
              <w:rPr>
                <w:noProof/>
                <w:webHidden/>
              </w:rPr>
              <w:fldChar w:fldCharType="begin"/>
            </w:r>
            <w:r>
              <w:rPr>
                <w:noProof/>
                <w:webHidden/>
              </w:rPr>
              <w:instrText xml:space="preserve"> PAGEREF _Toc529733590 \h </w:instrText>
            </w:r>
            <w:r>
              <w:rPr>
                <w:noProof/>
                <w:webHidden/>
              </w:rPr>
            </w:r>
            <w:r>
              <w:rPr>
                <w:noProof/>
                <w:webHidden/>
              </w:rPr>
              <w:fldChar w:fldCharType="separate"/>
            </w:r>
            <w:r>
              <w:rPr>
                <w:noProof/>
                <w:webHidden/>
              </w:rPr>
              <w:t>28</w:t>
            </w:r>
            <w:r>
              <w:rPr>
                <w:noProof/>
                <w:webHidden/>
              </w:rPr>
              <w:fldChar w:fldCharType="end"/>
            </w:r>
          </w:hyperlink>
        </w:p>
        <w:p w14:paraId="04E718CF" w14:textId="145892B9" w:rsidR="00A767E4" w:rsidRDefault="00A767E4">
          <w:pPr>
            <w:pStyle w:val="TOC2"/>
            <w:tabs>
              <w:tab w:val="right" w:leader="dot" w:pos="8296"/>
            </w:tabs>
            <w:rPr>
              <w:rFonts w:cstheme="minorBidi"/>
              <w:noProof/>
              <w:kern w:val="2"/>
              <w:sz w:val="21"/>
            </w:rPr>
          </w:pPr>
          <w:hyperlink w:anchor="_Toc529733591" w:history="1">
            <w:r w:rsidRPr="000C54D5">
              <w:rPr>
                <w:rStyle w:val="af1"/>
                <w:noProof/>
              </w:rPr>
              <w:t xml:space="preserve">7.2 </w:t>
            </w:r>
            <w:r w:rsidRPr="000C54D5">
              <w:rPr>
                <w:rStyle w:val="af1"/>
                <w:noProof/>
              </w:rPr>
              <w:t>沟通形式</w:t>
            </w:r>
            <w:r>
              <w:rPr>
                <w:noProof/>
                <w:webHidden/>
              </w:rPr>
              <w:tab/>
            </w:r>
            <w:r>
              <w:rPr>
                <w:noProof/>
                <w:webHidden/>
              </w:rPr>
              <w:fldChar w:fldCharType="begin"/>
            </w:r>
            <w:r>
              <w:rPr>
                <w:noProof/>
                <w:webHidden/>
              </w:rPr>
              <w:instrText xml:space="preserve"> PAGEREF _Toc529733591 \h </w:instrText>
            </w:r>
            <w:r>
              <w:rPr>
                <w:noProof/>
                <w:webHidden/>
              </w:rPr>
            </w:r>
            <w:r>
              <w:rPr>
                <w:noProof/>
                <w:webHidden/>
              </w:rPr>
              <w:fldChar w:fldCharType="separate"/>
            </w:r>
            <w:r>
              <w:rPr>
                <w:noProof/>
                <w:webHidden/>
              </w:rPr>
              <w:t>29</w:t>
            </w:r>
            <w:r>
              <w:rPr>
                <w:noProof/>
                <w:webHidden/>
              </w:rPr>
              <w:fldChar w:fldCharType="end"/>
            </w:r>
          </w:hyperlink>
        </w:p>
        <w:p w14:paraId="30AF6EBA" w14:textId="15A78BE0" w:rsidR="00A767E4" w:rsidRDefault="00A767E4">
          <w:pPr>
            <w:pStyle w:val="TOC3"/>
            <w:tabs>
              <w:tab w:val="right" w:leader="dot" w:pos="8296"/>
            </w:tabs>
            <w:rPr>
              <w:rFonts w:cstheme="minorBidi"/>
              <w:noProof/>
              <w:kern w:val="2"/>
              <w:sz w:val="21"/>
            </w:rPr>
          </w:pPr>
          <w:hyperlink w:anchor="_Toc529733592" w:history="1">
            <w:r w:rsidRPr="000C54D5">
              <w:rPr>
                <w:rStyle w:val="af1"/>
                <w:noProof/>
              </w:rPr>
              <w:t xml:space="preserve">7.2.1 </w:t>
            </w:r>
            <w:r w:rsidRPr="000C54D5">
              <w:rPr>
                <w:rStyle w:val="af1"/>
                <w:noProof/>
              </w:rPr>
              <w:t>正式沟通</w:t>
            </w:r>
            <w:r>
              <w:rPr>
                <w:noProof/>
                <w:webHidden/>
              </w:rPr>
              <w:tab/>
            </w:r>
            <w:r>
              <w:rPr>
                <w:noProof/>
                <w:webHidden/>
              </w:rPr>
              <w:fldChar w:fldCharType="begin"/>
            </w:r>
            <w:r>
              <w:rPr>
                <w:noProof/>
                <w:webHidden/>
              </w:rPr>
              <w:instrText xml:space="preserve"> PAGEREF _Toc529733592 \h </w:instrText>
            </w:r>
            <w:r>
              <w:rPr>
                <w:noProof/>
                <w:webHidden/>
              </w:rPr>
            </w:r>
            <w:r>
              <w:rPr>
                <w:noProof/>
                <w:webHidden/>
              </w:rPr>
              <w:fldChar w:fldCharType="separate"/>
            </w:r>
            <w:r>
              <w:rPr>
                <w:noProof/>
                <w:webHidden/>
              </w:rPr>
              <w:t>29</w:t>
            </w:r>
            <w:r>
              <w:rPr>
                <w:noProof/>
                <w:webHidden/>
              </w:rPr>
              <w:fldChar w:fldCharType="end"/>
            </w:r>
          </w:hyperlink>
        </w:p>
        <w:p w14:paraId="5537B1E2" w14:textId="5E0CEE67" w:rsidR="00A767E4" w:rsidRDefault="00A767E4">
          <w:pPr>
            <w:pStyle w:val="TOC3"/>
            <w:tabs>
              <w:tab w:val="right" w:leader="dot" w:pos="8296"/>
            </w:tabs>
            <w:rPr>
              <w:rFonts w:cstheme="minorBidi"/>
              <w:noProof/>
              <w:kern w:val="2"/>
              <w:sz w:val="21"/>
            </w:rPr>
          </w:pPr>
          <w:hyperlink w:anchor="_Toc529733593" w:history="1">
            <w:r w:rsidRPr="000C54D5">
              <w:rPr>
                <w:rStyle w:val="af1"/>
                <w:noProof/>
              </w:rPr>
              <w:t xml:space="preserve">7.2.2 </w:t>
            </w:r>
            <w:r w:rsidRPr="000C54D5">
              <w:rPr>
                <w:rStyle w:val="af1"/>
                <w:noProof/>
              </w:rPr>
              <w:t>非正式沟通</w:t>
            </w:r>
            <w:r>
              <w:rPr>
                <w:noProof/>
                <w:webHidden/>
              </w:rPr>
              <w:tab/>
            </w:r>
            <w:r>
              <w:rPr>
                <w:noProof/>
                <w:webHidden/>
              </w:rPr>
              <w:fldChar w:fldCharType="begin"/>
            </w:r>
            <w:r>
              <w:rPr>
                <w:noProof/>
                <w:webHidden/>
              </w:rPr>
              <w:instrText xml:space="preserve"> PAGEREF _Toc529733593 \h </w:instrText>
            </w:r>
            <w:r>
              <w:rPr>
                <w:noProof/>
                <w:webHidden/>
              </w:rPr>
            </w:r>
            <w:r>
              <w:rPr>
                <w:noProof/>
                <w:webHidden/>
              </w:rPr>
              <w:fldChar w:fldCharType="separate"/>
            </w:r>
            <w:r>
              <w:rPr>
                <w:noProof/>
                <w:webHidden/>
              </w:rPr>
              <w:t>30</w:t>
            </w:r>
            <w:r>
              <w:rPr>
                <w:noProof/>
                <w:webHidden/>
              </w:rPr>
              <w:fldChar w:fldCharType="end"/>
            </w:r>
          </w:hyperlink>
        </w:p>
        <w:p w14:paraId="54AFFC8C" w14:textId="52142EF1" w:rsidR="00A767E4" w:rsidRDefault="00A767E4">
          <w:pPr>
            <w:pStyle w:val="TOC2"/>
            <w:tabs>
              <w:tab w:val="right" w:leader="dot" w:pos="8296"/>
            </w:tabs>
            <w:rPr>
              <w:rFonts w:cstheme="minorBidi"/>
              <w:noProof/>
              <w:kern w:val="2"/>
              <w:sz w:val="21"/>
            </w:rPr>
          </w:pPr>
          <w:hyperlink w:anchor="_Toc529733594" w:history="1">
            <w:r w:rsidRPr="000C54D5">
              <w:rPr>
                <w:rStyle w:val="af1"/>
                <w:noProof/>
              </w:rPr>
              <w:t xml:space="preserve">7.3 </w:t>
            </w:r>
            <w:r w:rsidRPr="000C54D5">
              <w:rPr>
                <w:rStyle w:val="af1"/>
                <w:noProof/>
              </w:rPr>
              <w:t>限制沟通因素</w:t>
            </w:r>
            <w:r>
              <w:rPr>
                <w:noProof/>
                <w:webHidden/>
              </w:rPr>
              <w:tab/>
            </w:r>
            <w:r>
              <w:rPr>
                <w:noProof/>
                <w:webHidden/>
              </w:rPr>
              <w:fldChar w:fldCharType="begin"/>
            </w:r>
            <w:r>
              <w:rPr>
                <w:noProof/>
                <w:webHidden/>
              </w:rPr>
              <w:instrText xml:space="preserve"> PAGEREF _Toc529733594 \h </w:instrText>
            </w:r>
            <w:r>
              <w:rPr>
                <w:noProof/>
                <w:webHidden/>
              </w:rPr>
            </w:r>
            <w:r>
              <w:rPr>
                <w:noProof/>
                <w:webHidden/>
              </w:rPr>
              <w:fldChar w:fldCharType="separate"/>
            </w:r>
            <w:r>
              <w:rPr>
                <w:noProof/>
                <w:webHidden/>
              </w:rPr>
              <w:t>30</w:t>
            </w:r>
            <w:r>
              <w:rPr>
                <w:noProof/>
                <w:webHidden/>
              </w:rPr>
              <w:fldChar w:fldCharType="end"/>
            </w:r>
          </w:hyperlink>
        </w:p>
        <w:p w14:paraId="7E7871B4" w14:textId="31A1B807" w:rsidR="00A767E4" w:rsidRDefault="00A767E4">
          <w:pPr>
            <w:pStyle w:val="TOC2"/>
            <w:tabs>
              <w:tab w:val="right" w:leader="dot" w:pos="8296"/>
            </w:tabs>
            <w:rPr>
              <w:rFonts w:cstheme="minorBidi"/>
              <w:noProof/>
              <w:kern w:val="2"/>
              <w:sz w:val="21"/>
            </w:rPr>
          </w:pPr>
          <w:hyperlink w:anchor="_Toc529733595" w:history="1">
            <w:r w:rsidRPr="000C54D5">
              <w:rPr>
                <w:rStyle w:val="af1"/>
                <w:noProof/>
              </w:rPr>
              <w:t xml:space="preserve">7.4 </w:t>
            </w:r>
            <w:r w:rsidRPr="000C54D5">
              <w:rPr>
                <w:rStyle w:val="af1"/>
                <w:noProof/>
              </w:rPr>
              <w:t>组内沟通时间</w:t>
            </w:r>
            <w:r>
              <w:rPr>
                <w:noProof/>
                <w:webHidden/>
              </w:rPr>
              <w:tab/>
            </w:r>
            <w:r>
              <w:rPr>
                <w:noProof/>
                <w:webHidden/>
              </w:rPr>
              <w:fldChar w:fldCharType="begin"/>
            </w:r>
            <w:r>
              <w:rPr>
                <w:noProof/>
                <w:webHidden/>
              </w:rPr>
              <w:instrText xml:space="preserve"> PAGEREF _Toc529733595 \h </w:instrText>
            </w:r>
            <w:r>
              <w:rPr>
                <w:noProof/>
                <w:webHidden/>
              </w:rPr>
            </w:r>
            <w:r>
              <w:rPr>
                <w:noProof/>
                <w:webHidden/>
              </w:rPr>
              <w:fldChar w:fldCharType="separate"/>
            </w:r>
            <w:r>
              <w:rPr>
                <w:noProof/>
                <w:webHidden/>
              </w:rPr>
              <w:t>30</w:t>
            </w:r>
            <w:r>
              <w:rPr>
                <w:noProof/>
                <w:webHidden/>
              </w:rPr>
              <w:fldChar w:fldCharType="end"/>
            </w:r>
          </w:hyperlink>
        </w:p>
        <w:p w14:paraId="6DAF0757" w14:textId="29E46806" w:rsidR="00A767E4" w:rsidRDefault="00A767E4">
          <w:pPr>
            <w:pStyle w:val="TOC1"/>
            <w:tabs>
              <w:tab w:val="right" w:leader="dot" w:pos="8296"/>
            </w:tabs>
            <w:rPr>
              <w:noProof/>
            </w:rPr>
          </w:pPr>
          <w:hyperlink w:anchor="_Toc529733596" w:history="1">
            <w:r w:rsidRPr="000C54D5">
              <w:rPr>
                <w:rStyle w:val="af1"/>
                <w:noProof/>
              </w:rPr>
              <w:t xml:space="preserve">8 </w:t>
            </w:r>
            <w:r w:rsidRPr="000C54D5">
              <w:rPr>
                <w:rStyle w:val="af1"/>
                <w:noProof/>
              </w:rPr>
              <w:t>风险管理计划</w:t>
            </w:r>
            <w:r>
              <w:rPr>
                <w:noProof/>
                <w:webHidden/>
              </w:rPr>
              <w:tab/>
            </w:r>
            <w:r>
              <w:rPr>
                <w:noProof/>
                <w:webHidden/>
              </w:rPr>
              <w:fldChar w:fldCharType="begin"/>
            </w:r>
            <w:r>
              <w:rPr>
                <w:noProof/>
                <w:webHidden/>
              </w:rPr>
              <w:instrText xml:space="preserve"> PAGEREF _Toc529733596 \h </w:instrText>
            </w:r>
            <w:r>
              <w:rPr>
                <w:noProof/>
                <w:webHidden/>
              </w:rPr>
            </w:r>
            <w:r>
              <w:rPr>
                <w:noProof/>
                <w:webHidden/>
              </w:rPr>
              <w:fldChar w:fldCharType="separate"/>
            </w:r>
            <w:r>
              <w:rPr>
                <w:noProof/>
                <w:webHidden/>
              </w:rPr>
              <w:t>31</w:t>
            </w:r>
            <w:r>
              <w:rPr>
                <w:noProof/>
                <w:webHidden/>
              </w:rPr>
              <w:fldChar w:fldCharType="end"/>
            </w:r>
          </w:hyperlink>
        </w:p>
        <w:p w14:paraId="6EB985AB" w14:textId="4A3DC2BE" w:rsidR="00A767E4" w:rsidRDefault="00A767E4">
          <w:pPr>
            <w:pStyle w:val="TOC2"/>
            <w:tabs>
              <w:tab w:val="right" w:leader="dot" w:pos="8296"/>
            </w:tabs>
            <w:rPr>
              <w:rFonts w:cstheme="minorBidi"/>
              <w:noProof/>
              <w:kern w:val="2"/>
              <w:sz w:val="21"/>
            </w:rPr>
          </w:pPr>
          <w:hyperlink w:anchor="_Toc529733597" w:history="1">
            <w:r w:rsidRPr="000C54D5">
              <w:rPr>
                <w:rStyle w:val="af1"/>
                <w:noProof/>
              </w:rPr>
              <w:t xml:space="preserve">8.1 </w:t>
            </w:r>
            <w:r w:rsidRPr="000C54D5">
              <w:rPr>
                <w:rStyle w:val="af1"/>
                <w:noProof/>
              </w:rPr>
              <w:t>风险类别定义</w:t>
            </w:r>
            <w:r>
              <w:rPr>
                <w:noProof/>
                <w:webHidden/>
              </w:rPr>
              <w:tab/>
            </w:r>
            <w:r>
              <w:rPr>
                <w:noProof/>
                <w:webHidden/>
              </w:rPr>
              <w:fldChar w:fldCharType="begin"/>
            </w:r>
            <w:r>
              <w:rPr>
                <w:noProof/>
                <w:webHidden/>
              </w:rPr>
              <w:instrText xml:space="preserve"> PAGEREF _Toc529733597 \h </w:instrText>
            </w:r>
            <w:r>
              <w:rPr>
                <w:noProof/>
                <w:webHidden/>
              </w:rPr>
            </w:r>
            <w:r>
              <w:rPr>
                <w:noProof/>
                <w:webHidden/>
              </w:rPr>
              <w:fldChar w:fldCharType="separate"/>
            </w:r>
            <w:r>
              <w:rPr>
                <w:noProof/>
                <w:webHidden/>
              </w:rPr>
              <w:t>31</w:t>
            </w:r>
            <w:r>
              <w:rPr>
                <w:noProof/>
                <w:webHidden/>
              </w:rPr>
              <w:fldChar w:fldCharType="end"/>
            </w:r>
          </w:hyperlink>
        </w:p>
        <w:p w14:paraId="5E49F511" w14:textId="42D5EB20" w:rsidR="00A767E4" w:rsidRDefault="00A767E4">
          <w:pPr>
            <w:pStyle w:val="TOC2"/>
            <w:tabs>
              <w:tab w:val="right" w:leader="dot" w:pos="8296"/>
            </w:tabs>
            <w:rPr>
              <w:rFonts w:cstheme="minorBidi"/>
              <w:noProof/>
              <w:kern w:val="2"/>
              <w:sz w:val="21"/>
            </w:rPr>
          </w:pPr>
          <w:hyperlink w:anchor="_Toc529733598" w:history="1">
            <w:r w:rsidRPr="000C54D5">
              <w:rPr>
                <w:rStyle w:val="af1"/>
                <w:noProof/>
              </w:rPr>
              <w:t xml:space="preserve">8.2 </w:t>
            </w:r>
            <w:r w:rsidRPr="000C54D5">
              <w:rPr>
                <w:rStyle w:val="af1"/>
                <w:noProof/>
              </w:rPr>
              <w:t>风险概率和影响定义</w:t>
            </w:r>
            <w:r>
              <w:rPr>
                <w:noProof/>
                <w:webHidden/>
              </w:rPr>
              <w:tab/>
            </w:r>
            <w:r>
              <w:rPr>
                <w:noProof/>
                <w:webHidden/>
              </w:rPr>
              <w:fldChar w:fldCharType="begin"/>
            </w:r>
            <w:r>
              <w:rPr>
                <w:noProof/>
                <w:webHidden/>
              </w:rPr>
              <w:instrText xml:space="preserve"> PAGEREF _Toc529733598 \h </w:instrText>
            </w:r>
            <w:r>
              <w:rPr>
                <w:noProof/>
                <w:webHidden/>
              </w:rPr>
            </w:r>
            <w:r>
              <w:rPr>
                <w:noProof/>
                <w:webHidden/>
              </w:rPr>
              <w:fldChar w:fldCharType="separate"/>
            </w:r>
            <w:r>
              <w:rPr>
                <w:noProof/>
                <w:webHidden/>
              </w:rPr>
              <w:t>31</w:t>
            </w:r>
            <w:r>
              <w:rPr>
                <w:noProof/>
                <w:webHidden/>
              </w:rPr>
              <w:fldChar w:fldCharType="end"/>
            </w:r>
          </w:hyperlink>
        </w:p>
        <w:p w14:paraId="564B886F" w14:textId="0A4E8455" w:rsidR="00A767E4" w:rsidRDefault="00A767E4">
          <w:pPr>
            <w:pStyle w:val="TOC2"/>
            <w:tabs>
              <w:tab w:val="right" w:leader="dot" w:pos="8296"/>
            </w:tabs>
            <w:rPr>
              <w:rFonts w:cstheme="minorBidi"/>
              <w:noProof/>
              <w:kern w:val="2"/>
              <w:sz w:val="21"/>
            </w:rPr>
          </w:pPr>
          <w:hyperlink w:anchor="_Toc529733599" w:history="1">
            <w:r w:rsidRPr="000C54D5">
              <w:rPr>
                <w:rStyle w:val="af1"/>
                <w:noProof/>
              </w:rPr>
              <w:t xml:space="preserve">8.3 </w:t>
            </w:r>
            <w:r w:rsidRPr="000C54D5">
              <w:rPr>
                <w:rStyle w:val="af1"/>
                <w:noProof/>
              </w:rPr>
              <w:t>风险状态定义</w:t>
            </w:r>
            <w:r>
              <w:rPr>
                <w:noProof/>
                <w:webHidden/>
              </w:rPr>
              <w:tab/>
            </w:r>
            <w:r>
              <w:rPr>
                <w:noProof/>
                <w:webHidden/>
              </w:rPr>
              <w:fldChar w:fldCharType="begin"/>
            </w:r>
            <w:r>
              <w:rPr>
                <w:noProof/>
                <w:webHidden/>
              </w:rPr>
              <w:instrText xml:space="preserve"> PAGEREF _Toc529733599 \h </w:instrText>
            </w:r>
            <w:r>
              <w:rPr>
                <w:noProof/>
                <w:webHidden/>
              </w:rPr>
            </w:r>
            <w:r>
              <w:rPr>
                <w:noProof/>
                <w:webHidden/>
              </w:rPr>
              <w:fldChar w:fldCharType="separate"/>
            </w:r>
            <w:r>
              <w:rPr>
                <w:noProof/>
                <w:webHidden/>
              </w:rPr>
              <w:t>32</w:t>
            </w:r>
            <w:r>
              <w:rPr>
                <w:noProof/>
                <w:webHidden/>
              </w:rPr>
              <w:fldChar w:fldCharType="end"/>
            </w:r>
          </w:hyperlink>
        </w:p>
        <w:p w14:paraId="2ABDDC72" w14:textId="56DB85CC" w:rsidR="00A767E4" w:rsidRDefault="00A767E4">
          <w:pPr>
            <w:pStyle w:val="TOC2"/>
            <w:tabs>
              <w:tab w:val="right" w:leader="dot" w:pos="8296"/>
            </w:tabs>
            <w:rPr>
              <w:rFonts w:cstheme="minorBidi"/>
              <w:noProof/>
              <w:kern w:val="2"/>
              <w:sz w:val="21"/>
            </w:rPr>
          </w:pPr>
          <w:hyperlink w:anchor="_Toc529733600" w:history="1">
            <w:r w:rsidRPr="000C54D5">
              <w:rPr>
                <w:rStyle w:val="af1"/>
                <w:noProof/>
              </w:rPr>
              <w:t xml:space="preserve">8.4 </w:t>
            </w:r>
            <w:r w:rsidRPr="000C54D5">
              <w:rPr>
                <w:rStyle w:val="af1"/>
                <w:noProof/>
              </w:rPr>
              <w:t>风险评估</w:t>
            </w:r>
            <w:r>
              <w:rPr>
                <w:noProof/>
                <w:webHidden/>
              </w:rPr>
              <w:tab/>
            </w:r>
            <w:r>
              <w:rPr>
                <w:noProof/>
                <w:webHidden/>
              </w:rPr>
              <w:fldChar w:fldCharType="begin"/>
            </w:r>
            <w:r>
              <w:rPr>
                <w:noProof/>
                <w:webHidden/>
              </w:rPr>
              <w:instrText xml:space="preserve"> PAGEREF _Toc529733600 \h </w:instrText>
            </w:r>
            <w:r>
              <w:rPr>
                <w:noProof/>
                <w:webHidden/>
              </w:rPr>
            </w:r>
            <w:r>
              <w:rPr>
                <w:noProof/>
                <w:webHidden/>
              </w:rPr>
              <w:fldChar w:fldCharType="separate"/>
            </w:r>
            <w:r>
              <w:rPr>
                <w:noProof/>
                <w:webHidden/>
              </w:rPr>
              <w:t>33</w:t>
            </w:r>
            <w:r>
              <w:rPr>
                <w:noProof/>
                <w:webHidden/>
              </w:rPr>
              <w:fldChar w:fldCharType="end"/>
            </w:r>
          </w:hyperlink>
        </w:p>
        <w:p w14:paraId="50BEDE40" w14:textId="41E787B6" w:rsidR="00A767E4" w:rsidRDefault="00A767E4">
          <w:pPr>
            <w:pStyle w:val="TOC2"/>
            <w:tabs>
              <w:tab w:val="right" w:leader="dot" w:pos="8296"/>
            </w:tabs>
            <w:rPr>
              <w:rFonts w:cstheme="minorBidi"/>
              <w:noProof/>
              <w:kern w:val="2"/>
              <w:sz w:val="21"/>
            </w:rPr>
          </w:pPr>
          <w:hyperlink w:anchor="_Toc529733601" w:history="1">
            <w:r w:rsidRPr="000C54D5">
              <w:rPr>
                <w:rStyle w:val="af1"/>
                <w:noProof/>
              </w:rPr>
              <w:t xml:space="preserve">8.5 </w:t>
            </w:r>
            <w:r w:rsidRPr="000C54D5">
              <w:rPr>
                <w:rStyle w:val="af1"/>
                <w:noProof/>
              </w:rPr>
              <w:t>风险控制</w:t>
            </w:r>
            <w:r>
              <w:rPr>
                <w:noProof/>
                <w:webHidden/>
              </w:rPr>
              <w:tab/>
            </w:r>
            <w:r>
              <w:rPr>
                <w:noProof/>
                <w:webHidden/>
              </w:rPr>
              <w:fldChar w:fldCharType="begin"/>
            </w:r>
            <w:r>
              <w:rPr>
                <w:noProof/>
                <w:webHidden/>
              </w:rPr>
              <w:instrText xml:space="preserve"> PAGEREF _Toc529733601 \h </w:instrText>
            </w:r>
            <w:r>
              <w:rPr>
                <w:noProof/>
                <w:webHidden/>
              </w:rPr>
            </w:r>
            <w:r>
              <w:rPr>
                <w:noProof/>
                <w:webHidden/>
              </w:rPr>
              <w:fldChar w:fldCharType="separate"/>
            </w:r>
            <w:r>
              <w:rPr>
                <w:noProof/>
                <w:webHidden/>
              </w:rPr>
              <w:t>34</w:t>
            </w:r>
            <w:r>
              <w:rPr>
                <w:noProof/>
                <w:webHidden/>
              </w:rPr>
              <w:fldChar w:fldCharType="end"/>
            </w:r>
          </w:hyperlink>
        </w:p>
        <w:p w14:paraId="4561191D" w14:textId="3FEFAA6F" w:rsidR="00A767E4" w:rsidRDefault="00A767E4">
          <w:pPr>
            <w:pStyle w:val="TOC1"/>
            <w:tabs>
              <w:tab w:val="right" w:leader="dot" w:pos="8296"/>
            </w:tabs>
            <w:rPr>
              <w:noProof/>
            </w:rPr>
          </w:pPr>
          <w:hyperlink w:anchor="_Toc529733602" w:history="1">
            <w:r w:rsidRPr="000C54D5">
              <w:rPr>
                <w:rStyle w:val="af1"/>
                <w:noProof/>
              </w:rPr>
              <w:t xml:space="preserve">9 </w:t>
            </w:r>
            <w:r w:rsidRPr="000C54D5">
              <w:rPr>
                <w:rStyle w:val="af1"/>
                <w:noProof/>
              </w:rPr>
              <w:t>范围管理计划</w:t>
            </w:r>
            <w:r>
              <w:rPr>
                <w:noProof/>
                <w:webHidden/>
              </w:rPr>
              <w:tab/>
            </w:r>
            <w:r>
              <w:rPr>
                <w:noProof/>
                <w:webHidden/>
              </w:rPr>
              <w:fldChar w:fldCharType="begin"/>
            </w:r>
            <w:r>
              <w:rPr>
                <w:noProof/>
                <w:webHidden/>
              </w:rPr>
              <w:instrText xml:space="preserve"> PAGEREF _Toc529733602 \h </w:instrText>
            </w:r>
            <w:r>
              <w:rPr>
                <w:noProof/>
                <w:webHidden/>
              </w:rPr>
            </w:r>
            <w:r>
              <w:rPr>
                <w:noProof/>
                <w:webHidden/>
              </w:rPr>
              <w:fldChar w:fldCharType="separate"/>
            </w:r>
            <w:r>
              <w:rPr>
                <w:noProof/>
                <w:webHidden/>
              </w:rPr>
              <w:t>35</w:t>
            </w:r>
            <w:r>
              <w:rPr>
                <w:noProof/>
                <w:webHidden/>
              </w:rPr>
              <w:fldChar w:fldCharType="end"/>
            </w:r>
          </w:hyperlink>
        </w:p>
        <w:p w14:paraId="390D3B89" w14:textId="12290531" w:rsidR="00A767E4" w:rsidRDefault="00A767E4">
          <w:pPr>
            <w:pStyle w:val="TOC1"/>
            <w:tabs>
              <w:tab w:val="right" w:leader="dot" w:pos="8296"/>
            </w:tabs>
            <w:rPr>
              <w:noProof/>
            </w:rPr>
          </w:pPr>
          <w:hyperlink w:anchor="_Toc529733603" w:history="1">
            <w:r w:rsidRPr="000C54D5">
              <w:rPr>
                <w:rStyle w:val="af1"/>
                <w:noProof/>
              </w:rPr>
              <w:t xml:space="preserve">10 </w:t>
            </w:r>
            <w:r w:rsidRPr="000C54D5">
              <w:rPr>
                <w:rStyle w:val="af1"/>
                <w:noProof/>
              </w:rPr>
              <w:t>进度管理计划</w:t>
            </w:r>
            <w:r>
              <w:rPr>
                <w:noProof/>
                <w:webHidden/>
              </w:rPr>
              <w:tab/>
            </w:r>
            <w:r>
              <w:rPr>
                <w:noProof/>
                <w:webHidden/>
              </w:rPr>
              <w:fldChar w:fldCharType="begin"/>
            </w:r>
            <w:r>
              <w:rPr>
                <w:noProof/>
                <w:webHidden/>
              </w:rPr>
              <w:instrText xml:space="preserve"> PAGEREF _Toc529733603 \h </w:instrText>
            </w:r>
            <w:r>
              <w:rPr>
                <w:noProof/>
                <w:webHidden/>
              </w:rPr>
            </w:r>
            <w:r>
              <w:rPr>
                <w:noProof/>
                <w:webHidden/>
              </w:rPr>
              <w:fldChar w:fldCharType="separate"/>
            </w:r>
            <w:r>
              <w:rPr>
                <w:noProof/>
                <w:webHidden/>
              </w:rPr>
              <w:t>35</w:t>
            </w:r>
            <w:r>
              <w:rPr>
                <w:noProof/>
                <w:webHidden/>
              </w:rPr>
              <w:fldChar w:fldCharType="end"/>
            </w:r>
          </w:hyperlink>
        </w:p>
        <w:p w14:paraId="4BB1D3FB" w14:textId="120C3D02" w:rsidR="00A767E4" w:rsidRDefault="00A767E4">
          <w:pPr>
            <w:pStyle w:val="TOC1"/>
            <w:tabs>
              <w:tab w:val="right" w:leader="dot" w:pos="8296"/>
            </w:tabs>
            <w:rPr>
              <w:noProof/>
            </w:rPr>
          </w:pPr>
          <w:hyperlink w:anchor="_Toc529733604" w:history="1">
            <w:r w:rsidRPr="000C54D5">
              <w:rPr>
                <w:rStyle w:val="af1"/>
                <w:noProof/>
              </w:rPr>
              <w:t xml:space="preserve">11 </w:t>
            </w:r>
            <w:r w:rsidRPr="000C54D5">
              <w:rPr>
                <w:rStyle w:val="af1"/>
                <w:noProof/>
              </w:rPr>
              <w:t>成本管理计划</w:t>
            </w:r>
            <w:r>
              <w:rPr>
                <w:noProof/>
                <w:webHidden/>
              </w:rPr>
              <w:tab/>
            </w:r>
            <w:r>
              <w:rPr>
                <w:noProof/>
                <w:webHidden/>
              </w:rPr>
              <w:fldChar w:fldCharType="begin"/>
            </w:r>
            <w:r>
              <w:rPr>
                <w:noProof/>
                <w:webHidden/>
              </w:rPr>
              <w:instrText xml:space="preserve"> PAGEREF _Toc529733604 \h </w:instrText>
            </w:r>
            <w:r>
              <w:rPr>
                <w:noProof/>
                <w:webHidden/>
              </w:rPr>
            </w:r>
            <w:r>
              <w:rPr>
                <w:noProof/>
                <w:webHidden/>
              </w:rPr>
              <w:fldChar w:fldCharType="separate"/>
            </w:r>
            <w:r>
              <w:rPr>
                <w:noProof/>
                <w:webHidden/>
              </w:rPr>
              <w:t>35</w:t>
            </w:r>
            <w:r>
              <w:rPr>
                <w:noProof/>
                <w:webHidden/>
              </w:rPr>
              <w:fldChar w:fldCharType="end"/>
            </w:r>
          </w:hyperlink>
        </w:p>
        <w:p w14:paraId="001E1C87" w14:textId="61C7746A" w:rsidR="00A767E4" w:rsidRDefault="00A767E4">
          <w:pPr>
            <w:pStyle w:val="TOC1"/>
            <w:tabs>
              <w:tab w:val="right" w:leader="dot" w:pos="8296"/>
            </w:tabs>
            <w:rPr>
              <w:noProof/>
            </w:rPr>
          </w:pPr>
          <w:hyperlink w:anchor="_Toc529733605" w:history="1">
            <w:r w:rsidRPr="000C54D5">
              <w:rPr>
                <w:rStyle w:val="af1"/>
                <w:noProof/>
              </w:rPr>
              <w:t xml:space="preserve">12 </w:t>
            </w:r>
            <w:r w:rsidRPr="000C54D5">
              <w:rPr>
                <w:rStyle w:val="af1"/>
                <w:noProof/>
              </w:rPr>
              <w:t>采购管理计划</w:t>
            </w:r>
            <w:r>
              <w:rPr>
                <w:noProof/>
                <w:webHidden/>
              </w:rPr>
              <w:tab/>
            </w:r>
            <w:r>
              <w:rPr>
                <w:noProof/>
                <w:webHidden/>
              </w:rPr>
              <w:fldChar w:fldCharType="begin"/>
            </w:r>
            <w:r>
              <w:rPr>
                <w:noProof/>
                <w:webHidden/>
              </w:rPr>
              <w:instrText xml:space="preserve"> PAGEREF _Toc529733605 \h </w:instrText>
            </w:r>
            <w:r>
              <w:rPr>
                <w:noProof/>
                <w:webHidden/>
              </w:rPr>
            </w:r>
            <w:r>
              <w:rPr>
                <w:noProof/>
                <w:webHidden/>
              </w:rPr>
              <w:fldChar w:fldCharType="separate"/>
            </w:r>
            <w:r>
              <w:rPr>
                <w:noProof/>
                <w:webHidden/>
              </w:rPr>
              <w:t>35</w:t>
            </w:r>
            <w:r>
              <w:rPr>
                <w:noProof/>
                <w:webHidden/>
              </w:rPr>
              <w:fldChar w:fldCharType="end"/>
            </w:r>
          </w:hyperlink>
        </w:p>
        <w:p w14:paraId="1E392071" w14:textId="408AB488" w:rsidR="00A767E4" w:rsidRDefault="00A767E4">
          <w:pPr>
            <w:pStyle w:val="TOC2"/>
            <w:tabs>
              <w:tab w:val="right" w:leader="dot" w:pos="8296"/>
            </w:tabs>
            <w:rPr>
              <w:rFonts w:cstheme="minorBidi"/>
              <w:noProof/>
              <w:kern w:val="2"/>
              <w:sz w:val="21"/>
            </w:rPr>
          </w:pPr>
          <w:hyperlink w:anchor="_Toc529733606" w:history="1">
            <w:r w:rsidRPr="000C54D5">
              <w:rPr>
                <w:rStyle w:val="af1"/>
                <w:noProof/>
              </w:rPr>
              <w:t xml:space="preserve">12.1 </w:t>
            </w:r>
            <w:r w:rsidRPr="000C54D5">
              <w:rPr>
                <w:rStyle w:val="af1"/>
                <w:noProof/>
              </w:rPr>
              <w:t>采购策略</w:t>
            </w:r>
            <w:r>
              <w:rPr>
                <w:noProof/>
                <w:webHidden/>
              </w:rPr>
              <w:tab/>
            </w:r>
            <w:r>
              <w:rPr>
                <w:noProof/>
                <w:webHidden/>
              </w:rPr>
              <w:fldChar w:fldCharType="begin"/>
            </w:r>
            <w:r>
              <w:rPr>
                <w:noProof/>
                <w:webHidden/>
              </w:rPr>
              <w:instrText xml:space="preserve"> PAGEREF _Toc529733606 \h </w:instrText>
            </w:r>
            <w:r>
              <w:rPr>
                <w:noProof/>
                <w:webHidden/>
              </w:rPr>
            </w:r>
            <w:r>
              <w:rPr>
                <w:noProof/>
                <w:webHidden/>
              </w:rPr>
              <w:fldChar w:fldCharType="separate"/>
            </w:r>
            <w:r>
              <w:rPr>
                <w:noProof/>
                <w:webHidden/>
              </w:rPr>
              <w:t>35</w:t>
            </w:r>
            <w:r>
              <w:rPr>
                <w:noProof/>
                <w:webHidden/>
              </w:rPr>
              <w:fldChar w:fldCharType="end"/>
            </w:r>
          </w:hyperlink>
        </w:p>
        <w:p w14:paraId="109E47C7" w14:textId="57ED2BC1" w:rsidR="00A767E4" w:rsidRDefault="00A767E4">
          <w:pPr>
            <w:pStyle w:val="TOC2"/>
            <w:tabs>
              <w:tab w:val="right" w:leader="dot" w:pos="8296"/>
            </w:tabs>
            <w:rPr>
              <w:rFonts w:cstheme="minorBidi"/>
              <w:noProof/>
              <w:kern w:val="2"/>
              <w:sz w:val="21"/>
            </w:rPr>
          </w:pPr>
          <w:hyperlink w:anchor="_Toc529733607" w:history="1">
            <w:r w:rsidRPr="000C54D5">
              <w:rPr>
                <w:rStyle w:val="af1"/>
                <w:noProof/>
              </w:rPr>
              <w:t xml:space="preserve">12.2 </w:t>
            </w:r>
            <w:r w:rsidRPr="000C54D5">
              <w:rPr>
                <w:rStyle w:val="af1"/>
                <w:noProof/>
              </w:rPr>
              <w:t>采购内容</w:t>
            </w:r>
            <w:r>
              <w:rPr>
                <w:noProof/>
                <w:webHidden/>
              </w:rPr>
              <w:tab/>
            </w:r>
            <w:r>
              <w:rPr>
                <w:noProof/>
                <w:webHidden/>
              </w:rPr>
              <w:fldChar w:fldCharType="begin"/>
            </w:r>
            <w:r>
              <w:rPr>
                <w:noProof/>
                <w:webHidden/>
              </w:rPr>
              <w:instrText xml:space="preserve"> PAGEREF _Toc529733607 \h </w:instrText>
            </w:r>
            <w:r>
              <w:rPr>
                <w:noProof/>
                <w:webHidden/>
              </w:rPr>
            </w:r>
            <w:r>
              <w:rPr>
                <w:noProof/>
                <w:webHidden/>
              </w:rPr>
              <w:fldChar w:fldCharType="separate"/>
            </w:r>
            <w:r>
              <w:rPr>
                <w:noProof/>
                <w:webHidden/>
              </w:rPr>
              <w:t>36</w:t>
            </w:r>
            <w:r>
              <w:rPr>
                <w:noProof/>
                <w:webHidden/>
              </w:rPr>
              <w:fldChar w:fldCharType="end"/>
            </w:r>
          </w:hyperlink>
        </w:p>
        <w:p w14:paraId="23344C0D" w14:textId="1AEF6CFF" w:rsidR="00A767E4" w:rsidRDefault="00A767E4">
          <w:pPr>
            <w:pStyle w:val="TOC2"/>
            <w:tabs>
              <w:tab w:val="right" w:leader="dot" w:pos="8296"/>
            </w:tabs>
            <w:rPr>
              <w:rFonts w:cstheme="minorBidi"/>
              <w:noProof/>
              <w:kern w:val="2"/>
              <w:sz w:val="21"/>
            </w:rPr>
          </w:pPr>
          <w:hyperlink w:anchor="_Toc529733608" w:history="1">
            <w:r w:rsidRPr="000C54D5">
              <w:rPr>
                <w:rStyle w:val="af1"/>
                <w:noProof/>
              </w:rPr>
              <w:t xml:space="preserve">12.3 </w:t>
            </w:r>
            <w:r w:rsidRPr="000C54D5">
              <w:rPr>
                <w:rStyle w:val="af1"/>
                <w:noProof/>
              </w:rPr>
              <w:t>采购人员</w:t>
            </w:r>
            <w:r>
              <w:rPr>
                <w:noProof/>
                <w:webHidden/>
              </w:rPr>
              <w:tab/>
            </w:r>
            <w:r>
              <w:rPr>
                <w:noProof/>
                <w:webHidden/>
              </w:rPr>
              <w:fldChar w:fldCharType="begin"/>
            </w:r>
            <w:r>
              <w:rPr>
                <w:noProof/>
                <w:webHidden/>
              </w:rPr>
              <w:instrText xml:space="preserve"> PAGEREF _Toc529733608 \h </w:instrText>
            </w:r>
            <w:r>
              <w:rPr>
                <w:noProof/>
                <w:webHidden/>
              </w:rPr>
            </w:r>
            <w:r>
              <w:rPr>
                <w:noProof/>
                <w:webHidden/>
              </w:rPr>
              <w:fldChar w:fldCharType="separate"/>
            </w:r>
            <w:r>
              <w:rPr>
                <w:noProof/>
                <w:webHidden/>
              </w:rPr>
              <w:t>36</w:t>
            </w:r>
            <w:r>
              <w:rPr>
                <w:noProof/>
                <w:webHidden/>
              </w:rPr>
              <w:fldChar w:fldCharType="end"/>
            </w:r>
          </w:hyperlink>
        </w:p>
        <w:p w14:paraId="28564F63" w14:textId="655FAF91" w:rsidR="00A767E4" w:rsidRDefault="00A767E4">
          <w:pPr>
            <w:pStyle w:val="TOC2"/>
            <w:tabs>
              <w:tab w:val="right" w:leader="dot" w:pos="8296"/>
            </w:tabs>
            <w:rPr>
              <w:rFonts w:cstheme="minorBidi"/>
              <w:noProof/>
              <w:kern w:val="2"/>
              <w:sz w:val="21"/>
            </w:rPr>
          </w:pPr>
          <w:hyperlink w:anchor="_Toc529733609" w:history="1">
            <w:r w:rsidRPr="000C54D5">
              <w:rPr>
                <w:rStyle w:val="af1"/>
                <w:noProof/>
              </w:rPr>
              <w:t xml:space="preserve">12.4 </w:t>
            </w:r>
            <w:r w:rsidRPr="000C54D5">
              <w:rPr>
                <w:rStyle w:val="af1"/>
                <w:noProof/>
              </w:rPr>
              <w:t>采购流程</w:t>
            </w:r>
            <w:r>
              <w:rPr>
                <w:noProof/>
                <w:webHidden/>
              </w:rPr>
              <w:tab/>
            </w:r>
            <w:r>
              <w:rPr>
                <w:noProof/>
                <w:webHidden/>
              </w:rPr>
              <w:fldChar w:fldCharType="begin"/>
            </w:r>
            <w:r>
              <w:rPr>
                <w:noProof/>
                <w:webHidden/>
              </w:rPr>
              <w:instrText xml:space="preserve"> PAGEREF _Toc529733609 \h </w:instrText>
            </w:r>
            <w:r>
              <w:rPr>
                <w:noProof/>
                <w:webHidden/>
              </w:rPr>
            </w:r>
            <w:r>
              <w:rPr>
                <w:noProof/>
                <w:webHidden/>
              </w:rPr>
              <w:fldChar w:fldCharType="separate"/>
            </w:r>
            <w:r>
              <w:rPr>
                <w:noProof/>
                <w:webHidden/>
              </w:rPr>
              <w:t>36</w:t>
            </w:r>
            <w:r>
              <w:rPr>
                <w:noProof/>
                <w:webHidden/>
              </w:rPr>
              <w:fldChar w:fldCharType="end"/>
            </w:r>
          </w:hyperlink>
        </w:p>
        <w:p w14:paraId="12305971" w14:textId="027DBE69" w:rsidR="00A767E4" w:rsidRDefault="00A767E4">
          <w:pPr>
            <w:pStyle w:val="TOC1"/>
            <w:tabs>
              <w:tab w:val="right" w:leader="dot" w:pos="8296"/>
            </w:tabs>
            <w:rPr>
              <w:noProof/>
            </w:rPr>
          </w:pPr>
          <w:hyperlink w:anchor="_Toc529733610" w:history="1">
            <w:r w:rsidRPr="000C54D5">
              <w:rPr>
                <w:rStyle w:val="af1"/>
                <w:noProof/>
              </w:rPr>
              <w:t xml:space="preserve">13 </w:t>
            </w:r>
            <w:r w:rsidRPr="000C54D5">
              <w:rPr>
                <w:rStyle w:val="af1"/>
                <w:noProof/>
              </w:rPr>
              <w:t>配置管理计划</w:t>
            </w:r>
            <w:r>
              <w:rPr>
                <w:noProof/>
                <w:webHidden/>
              </w:rPr>
              <w:tab/>
            </w:r>
            <w:r>
              <w:rPr>
                <w:noProof/>
                <w:webHidden/>
              </w:rPr>
              <w:fldChar w:fldCharType="begin"/>
            </w:r>
            <w:r>
              <w:rPr>
                <w:noProof/>
                <w:webHidden/>
              </w:rPr>
              <w:instrText xml:space="preserve"> PAGEREF _Toc529733610 \h </w:instrText>
            </w:r>
            <w:r>
              <w:rPr>
                <w:noProof/>
                <w:webHidden/>
              </w:rPr>
            </w:r>
            <w:r>
              <w:rPr>
                <w:noProof/>
                <w:webHidden/>
              </w:rPr>
              <w:fldChar w:fldCharType="separate"/>
            </w:r>
            <w:r>
              <w:rPr>
                <w:noProof/>
                <w:webHidden/>
              </w:rPr>
              <w:t>37</w:t>
            </w:r>
            <w:r>
              <w:rPr>
                <w:noProof/>
                <w:webHidden/>
              </w:rPr>
              <w:fldChar w:fldCharType="end"/>
            </w:r>
          </w:hyperlink>
        </w:p>
        <w:p w14:paraId="63E3FAAC" w14:textId="53C4903C" w:rsidR="00A767E4" w:rsidRDefault="00A767E4">
          <w:pPr>
            <w:pStyle w:val="TOC2"/>
            <w:tabs>
              <w:tab w:val="right" w:leader="dot" w:pos="8296"/>
            </w:tabs>
            <w:rPr>
              <w:rFonts w:cstheme="minorBidi"/>
              <w:noProof/>
              <w:kern w:val="2"/>
              <w:sz w:val="21"/>
            </w:rPr>
          </w:pPr>
          <w:hyperlink w:anchor="_Toc529733611" w:history="1">
            <w:r w:rsidRPr="000C54D5">
              <w:rPr>
                <w:rStyle w:val="af1"/>
                <w:noProof/>
              </w:rPr>
              <w:t>13.1</w:t>
            </w:r>
            <w:r w:rsidRPr="000C54D5">
              <w:rPr>
                <w:rStyle w:val="af1"/>
                <w:noProof/>
              </w:rPr>
              <w:t>配置管理</w:t>
            </w:r>
            <w:r>
              <w:rPr>
                <w:noProof/>
                <w:webHidden/>
              </w:rPr>
              <w:tab/>
            </w:r>
            <w:r>
              <w:rPr>
                <w:noProof/>
                <w:webHidden/>
              </w:rPr>
              <w:fldChar w:fldCharType="begin"/>
            </w:r>
            <w:r>
              <w:rPr>
                <w:noProof/>
                <w:webHidden/>
              </w:rPr>
              <w:instrText xml:space="preserve"> PAGEREF _Toc529733611 \h </w:instrText>
            </w:r>
            <w:r>
              <w:rPr>
                <w:noProof/>
                <w:webHidden/>
              </w:rPr>
            </w:r>
            <w:r>
              <w:rPr>
                <w:noProof/>
                <w:webHidden/>
              </w:rPr>
              <w:fldChar w:fldCharType="separate"/>
            </w:r>
            <w:r>
              <w:rPr>
                <w:noProof/>
                <w:webHidden/>
              </w:rPr>
              <w:t>37</w:t>
            </w:r>
            <w:r>
              <w:rPr>
                <w:noProof/>
                <w:webHidden/>
              </w:rPr>
              <w:fldChar w:fldCharType="end"/>
            </w:r>
          </w:hyperlink>
        </w:p>
        <w:p w14:paraId="3C148249" w14:textId="204E78DB" w:rsidR="00A767E4" w:rsidRDefault="00A767E4">
          <w:pPr>
            <w:pStyle w:val="TOC3"/>
            <w:tabs>
              <w:tab w:val="right" w:leader="dot" w:pos="8296"/>
            </w:tabs>
            <w:rPr>
              <w:rFonts w:cstheme="minorBidi"/>
              <w:noProof/>
              <w:kern w:val="2"/>
              <w:sz w:val="21"/>
            </w:rPr>
          </w:pPr>
          <w:hyperlink w:anchor="_Toc529733612" w:history="1">
            <w:r w:rsidRPr="000C54D5">
              <w:rPr>
                <w:rStyle w:val="af1"/>
                <w:noProof/>
              </w:rPr>
              <w:t>13.1.1</w:t>
            </w:r>
            <w:r w:rsidRPr="000C54D5">
              <w:rPr>
                <w:rStyle w:val="af1"/>
                <w:noProof/>
              </w:rPr>
              <w:t>配置项</w:t>
            </w:r>
            <w:r>
              <w:rPr>
                <w:noProof/>
                <w:webHidden/>
              </w:rPr>
              <w:tab/>
            </w:r>
            <w:r>
              <w:rPr>
                <w:noProof/>
                <w:webHidden/>
              </w:rPr>
              <w:fldChar w:fldCharType="begin"/>
            </w:r>
            <w:r>
              <w:rPr>
                <w:noProof/>
                <w:webHidden/>
              </w:rPr>
              <w:instrText xml:space="preserve"> PAGEREF _Toc529733612 \h </w:instrText>
            </w:r>
            <w:r>
              <w:rPr>
                <w:noProof/>
                <w:webHidden/>
              </w:rPr>
            </w:r>
            <w:r>
              <w:rPr>
                <w:noProof/>
                <w:webHidden/>
              </w:rPr>
              <w:fldChar w:fldCharType="separate"/>
            </w:r>
            <w:r>
              <w:rPr>
                <w:noProof/>
                <w:webHidden/>
              </w:rPr>
              <w:t>37</w:t>
            </w:r>
            <w:r>
              <w:rPr>
                <w:noProof/>
                <w:webHidden/>
              </w:rPr>
              <w:fldChar w:fldCharType="end"/>
            </w:r>
          </w:hyperlink>
        </w:p>
        <w:p w14:paraId="79D6F046" w14:textId="53006E57" w:rsidR="00A767E4" w:rsidRDefault="00A767E4">
          <w:pPr>
            <w:pStyle w:val="TOC3"/>
            <w:tabs>
              <w:tab w:val="right" w:leader="dot" w:pos="8296"/>
            </w:tabs>
            <w:rPr>
              <w:rFonts w:cstheme="minorBidi"/>
              <w:noProof/>
              <w:kern w:val="2"/>
              <w:sz w:val="21"/>
            </w:rPr>
          </w:pPr>
          <w:hyperlink w:anchor="_Toc529733613" w:history="1">
            <w:r w:rsidRPr="000C54D5">
              <w:rPr>
                <w:rStyle w:val="af1"/>
                <w:noProof/>
              </w:rPr>
              <w:t>13.1.2</w:t>
            </w:r>
            <w:r w:rsidRPr="000C54D5">
              <w:rPr>
                <w:rStyle w:val="af1"/>
                <w:noProof/>
              </w:rPr>
              <w:t>配置命名</w:t>
            </w:r>
            <w:r>
              <w:rPr>
                <w:noProof/>
                <w:webHidden/>
              </w:rPr>
              <w:tab/>
            </w:r>
            <w:r>
              <w:rPr>
                <w:noProof/>
                <w:webHidden/>
              </w:rPr>
              <w:fldChar w:fldCharType="begin"/>
            </w:r>
            <w:r>
              <w:rPr>
                <w:noProof/>
                <w:webHidden/>
              </w:rPr>
              <w:instrText xml:space="preserve"> PAGEREF _Toc529733613 \h </w:instrText>
            </w:r>
            <w:r>
              <w:rPr>
                <w:noProof/>
                <w:webHidden/>
              </w:rPr>
            </w:r>
            <w:r>
              <w:rPr>
                <w:noProof/>
                <w:webHidden/>
              </w:rPr>
              <w:fldChar w:fldCharType="separate"/>
            </w:r>
            <w:r>
              <w:rPr>
                <w:noProof/>
                <w:webHidden/>
              </w:rPr>
              <w:t>37</w:t>
            </w:r>
            <w:r>
              <w:rPr>
                <w:noProof/>
                <w:webHidden/>
              </w:rPr>
              <w:fldChar w:fldCharType="end"/>
            </w:r>
          </w:hyperlink>
        </w:p>
        <w:p w14:paraId="45CCB1C1" w14:textId="047E31F6" w:rsidR="00A767E4" w:rsidRDefault="00A767E4">
          <w:pPr>
            <w:pStyle w:val="TOC3"/>
            <w:tabs>
              <w:tab w:val="right" w:leader="dot" w:pos="8296"/>
            </w:tabs>
            <w:rPr>
              <w:rFonts w:cstheme="minorBidi"/>
              <w:noProof/>
              <w:kern w:val="2"/>
              <w:sz w:val="21"/>
            </w:rPr>
          </w:pPr>
          <w:hyperlink w:anchor="_Toc529733614" w:history="1">
            <w:r w:rsidRPr="000C54D5">
              <w:rPr>
                <w:rStyle w:val="af1"/>
                <w:noProof/>
              </w:rPr>
              <w:t>13.1.3</w:t>
            </w:r>
            <w:r w:rsidRPr="000C54D5">
              <w:rPr>
                <w:rStyle w:val="af1"/>
                <w:noProof/>
              </w:rPr>
              <w:t>标识代号</w:t>
            </w:r>
            <w:r>
              <w:rPr>
                <w:noProof/>
                <w:webHidden/>
              </w:rPr>
              <w:tab/>
            </w:r>
            <w:r>
              <w:rPr>
                <w:noProof/>
                <w:webHidden/>
              </w:rPr>
              <w:fldChar w:fldCharType="begin"/>
            </w:r>
            <w:r>
              <w:rPr>
                <w:noProof/>
                <w:webHidden/>
              </w:rPr>
              <w:instrText xml:space="preserve"> PAGEREF _Toc529733614 \h </w:instrText>
            </w:r>
            <w:r>
              <w:rPr>
                <w:noProof/>
                <w:webHidden/>
              </w:rPr>
            </w:r>
            <w:r>
              <w:rPr>
                <w:noProof/>
                <w:webHidden/>
              </w:rPr>
              <w:fldChar w:fldCharType="separate"/>
            </w:r>
            <w:r>
              <w:rPr>
                <w:noProof/>
                <w:webHidden/>
              </w:rPr>
              <w:t>37</w:t>
            </w:r>
            <w:r>
              <w:rPr>
                <w:noProof/>
                <w:webHidden/>
              </w:rPr>
              <w:fldChar w:fldCharType="end"/>
            </w:r>
          </w:hyperlink>
        </w:p>
        <w:p w14:paraId="58CC0A8F" w14:textId="0B08E570" w:rsidR="00A767E4" w:rsidRDefault="00A767E4">
          <w:pPr>
            <w:pStyle w:val="TOC2"/>
            <w:tabs>
              <w:tab w:val="right" w:leader="dot" w:pos="8296"/>
            </w:tabs>
            <w:rPr>
              <w:rFonts w:cstheme="minorBidi"/>
              <w:noProof/>
              <w:kern w:val="2"/>
              <w:sz w:val="21"/>
            </w:rPr>
          </w:pPr>
          <w:hyperlink w:anchor="_Toc529733615" w:history="1">
            <w:r w:rsidRPr="000C54D5">
              <w:rPr>
                <w:rStyle w:val="af1"/>
                <w:noProof/>
              </w:rPr>
              <w:t xml:space="preserve">13.2 </w:t>
            </w:r>
            <w:r w:rsidRPr="000C54D5">
              <w:rPr>
                <w:rStyle w:val="af1"/>
                <w:noProof/>
              </w:rPr>
              <w:t>版本管理</w:t>
            </w:r>
            <w:r>
              <w:rPr>
                <w:noProof/>
                <w:webHidden/>
              </w:rPr>
              <w:tab/>
            </w:r>
            <w:r>
              <w:rPr>
                <w:noProof/>
                <w:webHidden/>
              </w:rPr>
              <w:fldChar w:fldCharType="begin"/>
            </w:r>
            <w:r>
              <w:rPr>
                <w:noProof/>
                <w:webHidden/>
              </w:rPr>
              <w:instrText xml:space="preserve"> PAGEREF _Toc529733615 \h </w:instrText>
            </w:r>
            <w:r>
              <w:rPr>
                <w:noProof/>
                <w:webHidden/>
              </w:rPr>
            </w:r>
            <w:r>
              <w:rPr>
                <w:noProof/>
                <w:webHidden/>
              </w:rPr>
              <w:fldChar w:fldCharType="separate"/>
            </w:r>
            <w:r>
              <w:rPr>
                <w:noProof/>
                <w:webHidden/>
              </w:rPr>
              <w:t>37</w:t>
            </w:r>
            <w:r>
              <w:rPr>
                <w:noProof/>
                <w:webHidden/>
              </w:rPr>
              <w:fldChar w:fldCharType="end"/>
            </w:r>
          </w:hyperlink>
        </w:p>
        <w:p w14:paraId="26BDFACD" w14:textId="5BD366D3" w:rsidR="00A767E4" w:rsidRDefault="00A767E4">
          <w:pPr>
            <w:pStyle w:val="TOC3"/>
            <w:tabs>
              <w:tab w:val="right" w:leader="dot" w:pos="8296"/>
            </w:tabs>
            <w:rPr>
              <w:rFonts w:cstheme="minorBidi"/>
              <w:noProof/>
              <w:kern w:val="2"/>
              <w:sz w:val="21"/>
            </w:rPr>
          </w:pPr>
          <w:hyperlink w:anchor="_Toc529733616" w:history="1">
            <w:r w:rsidRPr="000C54D5">
              <w:rPr>
                <w:rStyle w:val="af1"/>
                <w:noProof/>
              </w:rPr>
              <w:t xml:space="preserve">13.2.1 </w:t>
            </w:r>
            <w:r w:rsidRPr="000C54D5">
              <w:rPr>
                <w:rStyle w:val="af1"/>
                <w:noProof/>
              </w:rPr>
              <w:t>版本格式</w:t>
            </w:r>
            <w:r>
              <w:rPr>
                <w:noProof/>
                <w:webHidden/>
              </w:rPr>
              <w:tab/>
            </w:r>
            <w:r>
              <w:rPr>
                <w:noProof/>
                <w:webHidden/>
              </w:rPr>
              <w:fldChar w:fldCharType="begin"/>
            </w:r>
            <w:r>
              <w:rPr>
                <w:noProof/>
                <w:webHidden/>
              </w:rPr>
              <w:instrText xml:space="preserve"> PAGEREF _Toc529733616 \h </w:instrText>
            </w:r>
            <w:r>
              <w:rPr>
                <w:noProof/>
                <w:webHidden/>
              </w:rPr>
            </w:r>
            <w:r>
              <w:rPr>
                <w:noProof/>
                <w:webHidden/>
              </w:rPr>
              <w:fldChar w:fldCharType="separate"/>
            </w:r>
            <w:r>
              <w:rPr>
                <w:noProof/>
                <w:webHidden/>
              </w:rPr>
              <w:t>37</w:t>
            </w:r>
            <w:r>
              <w:rPr>
                <w:noProof/>
                <w:webHidden/>
              </w:rPr>
              <w:fldChar w:fldCharType="end"/>
            </w:r>
          </w:hyperlink>
        </w:p>
        <w:p w14:paraId="614B3EB2" w14:textId="64EF8602" w:rsidR="00A767E4" w:rsidRDefault="00A767E4">
          <w:pPr>
            <w:pStyle w:val="TOC3"/>
            <w:tabs>
              <w:tab w:val="right" w:leader="dot" w:pos="8296"/>
            </w:tabs>
            <w:rPr>
              <w:rFonts w:cstheme="minorBidi"/>
              <w:noProof/>
              <w:kern w:val="2"/>
              <w:sz w:val="21"/>
            </w:rPr>
          </w:pPr>
          <w:hyperlink w:anchor="_Toc529733617" w:history="1">
            <w:r w:rsidRPr="000C54D5">
              <w:rPr>
                <w:rStyle w:val="af1"/>
                <w:noProof/>
              </w:rPr>
              <w:t xml:space="preserve">13.2.2 </w:t>
            </w:r>
            <w:r w:rsidRPr="000C54D5">
              <w:rPr>
                <w:rStyle w:val="af1"/>
                <w:noProof/>
              </w:rPr>
              <w:t>版本更新</w:t>
            </w:r>
            <w:r>
              <w:rPr>
                <w:noProof/>
                <w:webHidden/>
              </w:rPr>
              <w:tab/>
            </w:r>
            <w:r>
              <w:rPr>
                <w:noProof/>
                <w:webHidden/>
              </w:rPr>
              <w:fldChar w:fldCharType="begin"/>
            </w:r>
            <w:r>
              <w:rPr>
                <w:noProof/>
                <w:webHidden/>
              </w:rPr>
              <w:instrText xml:space="preserve"> PAGEREF _Toc529733617 \h </w:instrText>
            </w:r>
            <w:r>
              <w:rPr>
                <w:noProof/>
                <w:webHidden/>
              </w:rPr>
            </w:r>
            <w:r>
              <w:rPr>
                <w:noProof/>
                <w:webHidden/>
              </w:rPr>
              <w:fldChar w:fldCharType="separate"/>
            </w:r>
            <w:r>
              <w:rPr>
                <w:noProof/>
                <w:webHidden/>
              </w:rPr>
              <w:t>38</w:t>
            </w:r>
            <w:r>
              <w:rPr>
                <w:noProof/>
                <w:webHidden/>
              </w:rPr>
              <w:fldChar w:fldCharType="end"/>
            </w:r>
          </w:hyperlink>
        </w:p>
        <w:p w14:paraId="1EB123A9" w14:textId="128E2C9D" w:rsidR="00A767E4" w:rsidRDefault="00A767E4">
          <w:pPr>
            <w:pStyle w:val="TOC2"/>
            <w:tabs>
              <w:tab w:val="right" w:leader="dot" w:pos="8296"/>
            </w:tabs>
            <w:rPr>
              <w:rFonts w:cstheme="minorBidi"/>
              <w:noProof/>
              <w:kern w:val="2"/>
              <w:sz w:val="21"/>
            </w:rPr>
          </w:pPr>
          <w:hyperlink w:anchor="_Toc529733618" w:history="1">
            <w:r w:rsidRPr="000C54D5">
              <w:rPr>
                <w:rStyle w:val="af1"/>
                <w:noProof/>
              </w:rPr>
              <w:t>13.3 Git</w:t>
            </w:r>
            <w:r w:rsidRPr="000C54D5">
              <w:rPr>
                <w:rStyle w:val="af1"/>
                <w:noProof/>
              </w:rPr>
              <w:t>使用策略</w:t>
            </w:r>
            <w:r>
              <w:rPr>
                <w:noProof/>
                <w:webHidden/>
              </w:rPr>
              <w:tab/>
            </w:r>
            <w:r>
              <w:rPr>
                <w:noProof/>
                <w:webHidden/>
              </w:rPr>
              <w:fldChar w:fldCharType="begin"/>
            </w:r>
            <w:r>
              <w:rPr>
                <w:noProof/>
                <w:webHidden/>
              </w:rPr>
              <w:instrText xml:space="preserve"> PAGEREF _Toc529733618 \h </w:instrText>
            </w:r>
            <w:r>
              <w:rPr>
                <w:noProof/>
                <w:webHidden/>
              </w:rPr>
            </w:r>
            <w:r>
              <w:rPr>
                <w:noProof/>
                <w:webHidden/>
              </w:rPr>
              <w:fldChar w:fldCharType="separate"/>
            </w:r>
            <w:r>
              <w:rPr>
                <w:noProof/>
                <w:webHidden/>
              </w:rPr>
              <w:t>38</w:t>
            </w:r>
            <w:r>
              <w:rPr>
                <w:noProof/>
                <w:webHidden/>
              </w:rPr>
              <w:fldChar w:fldCharType="end"/>
            </w:r>
          </w:hyperlink>
        </w:p>
        <w:p w14:paraId="0CB1BA94" w14:textId="1291860A" w:rsidR="00A767E4" w:rsidRDefault="00A767E4">
          <w:pPr>
            <w:pStyle w:val="TOC3"/>
            <w:tabs>
              <w:tab w:val="right" w:leader="dot" w:pos="8296"/>
            </w:tabs>
            <w:rPr>
              <w:rFonts w:cstheme="minorBidi"/>
              <w:noProof/>
              <w:kern w:val="2"/>
              <w:sz w:val="21"/>
            </w:rPr>
          </w:pPr>
          <w:hyperlink w:anchor="_Toc529733619" w:history="1">
            <w:r w:rsidRPr="000C54D5">
              <w:rPr>
                <w:rStyle w:val="af1"/>
                <w:noProof/>
              </w:rPr>
              <w:t>13.3.1</w:t>
            </w:r>
            <w:r w:rsidRPr="000C54D5">
              <w:rPr>
                <w:rStyle w:val="af1"/>
                <w:noProof/>
              </w:rPr>
              <w:t>仓库的结构</w:t>
            </w:r>
            <w:r>
              <w:rPr>
                <w:noProof/>
                <w:webHidden/>
              </w:rPr>
              <w:tab/>
            </w:r>
            <w:r>
              <w:rPr>
                <w:noProof/>
                <w:webHidden/>
              </w:rPr>
              <w:fldChar w:fldCharType="begin"/>
            </w:r>
            <w:r>
              <w:rPr>
                <w:noProof/>
                <w:webHidden/>
              </w:rPr>
              <w:instrText xml:space="preserve"> PAGEREF _Toc529733619 \h </w:instrText>
            </w:r>
            <w:r>
              <w:rPr>
                <w:noProof/>
                <w:webHidden/>
              </w:rPr>
            </w:r>
            <w:r>
              <w:rPr>
                <w:noProof/>
                <w:webHidden/>
              </w:rPr>
              <w:fldChar w:fldCharType="separate"/>
            </w:r>
            <w:r>
              <w:rPr>
                <w:noProof/>
                <w:webHidden/>
              </w:rPr>
              <w:t>38</w:t>
            </w:r>
            <w:r>
              <w:rPr>
                <w:noProof/>
                <w:webHidden/>
              </w:rPr>
              <w:fldChar w:fldCharType="end"/>
            </w:r>
          </w:hyperlink>
        </w:p>
        <w:p w14:paraId="194F6B60" w14:textId="3618CCAD" w:rsidR="00A767E4" w:rsidRDefault="00A767E4">
          <w:pPr>
            <w:pStyle w:val="TOC3"/>
            <w:tabs>
              <w:tab w:val="right" w:leader="dot" w:pos="8296"/>
            </w:tabs>
            <w:rPr>
              <w:rFonts w:cstheme="minorBidi"/>
              <w:noProof/>
              <w:kern w:val="2"/>
              <w:sz w:val="21"/>
            </w:rPr>
          </w:pPr>
          <w:hyperlink w:anchor="_Toc529733620" w:history="1">
            <w:r w:rsidRPr="000C54D5">
              <w:rPr>
                <w:rStyle w:val="af1"/>
                <w:noProof/>
              </w:rPr>
              <w:t>13.3.2</w:t>
            </w:r>
            <w:r w:rsidRPr="000C54D5">
              <w:rPr>
                <w:rStyle w:val="af1"/>
                <w:noProof/>
              </w:rPr>
              <w:t>建立、合并分支流程</w:t>
            </w:r>
            <w:r>
              <w:rPr>
                <w:noProof/>
                <w:webHidden/>
              </w:rPr>
              <w:tab/>
            </w:r>
            <w:r>
              <w:rPr>
                <w:noProof/>
                <w:webHidden/>
              </w:rPr>
              <w:fldChar w:fldCharType="begin"/>
            </w:r>
            <w:r>
              <w:rPr>
                <w:noProof/>
                <w:webHidden/>
              </w:rPr>
              <w:instrText xml:space="preserve"> PAGEREF _Toc529733620 \h </w:instrText>
            </w:r>
            <w:r>
              <w:rPr>
                <w:noProof/>
                <w:webHidden/>
              </w:rPr>
            </w:r>
            <w:r>
              <w:rPr>
                <w:noProof/>
                <w:webHidden/>
              </w:rPr>
              <w:fldChar w:fldCharType="separate"/>
            </w:r>
            <w:r>
              <w:rPr>
                <w:noProof/>
                <w:webHidden/>
              </w:rPr>
              <w:t>38</w:t>
            </w:r>
            <w:r>
              <w:rPr>
                <w:noProof/>
                <w:webHidden/>
              </w:rPr>
              <w:fldChar w:fldCharType="end"/>
            </w:r>
          </w:hyperlink>
        </w:p>
        <w:p w14:paraId="16D710C7" w14:textId="00719E39" w:rsidR="00A767E4" w:rsidRDefault="00A767E4">
          <w:pPr>
            <w:pStyle w:val="TOC3"/>
            <w:tabs>
              <w:tab w:val="right" w:leader="dot" w:pos="8296"/>
            </w:tabs>
            <w:rPr>
              <w:rFonts w:cstheme="minorBidi"/>
              <w:noProof/>
              <w:kern w:val="2"/>
              <w:sz w:val="21"/>
            </w:rPr>
          </w:pPr>
          <w:hyperlink w:anchor="_Toc529733621" w:history="1">
            <w:r w:rsidRPr="000C54D5">
              <w:rPr>
                <w:rStyle w:val="af1"/>
                <w:noProof/>
              </w:rPr>
              <w:t>13.3.3</w:t>
            </w:r>
            <w:r w:rsidRPr="000C54D5">
              <w:rPr>
                <w:rStyle w:val="af1"/>
                <w:noProof/>
              </w:rPr>
              <w:t>上传作业流程</w:t>
            </w:r>
            <w:r>
              <w:rPr>
                <w:noProof/>
                <w:webHidden/>
              </w:rPr>
              <w:tab/>
            </w:r>
            <w:r>
              <w:rPr>
                <w:noProof/>
                <w:webHidden/>
              </w:rPr>
              <w:fldChar w:fldCharType="begin"/>
            </w:r>
            <w:r>
              <w:rPr>
                <w:noProof/>
                <w:webHidden/>
              </w:rPr>
              <w:instrText xml:space="preserve"> PAGEREF _Toc529733621 \h </w:instrText>
            </w:r>
            <w:r>
              <w:rPr>
                <w:noProof/>
                <w:webHidden/>
              </w:rPr>
            </w:r>
            <w:r>
              <w:rPr>
                <w:noProof/>
                <w:webHidden/>
              </w:rPr>
              <w:fldChar w:fldCharType="separate"/>
            </w:r>
            <w:r>
              <w:rPr>
                <w:noProof/>
                <w:webHidden/>
              </w:rPr>
              <w:t>38</w:t>
            </w:r>
            <w:r>
              <w:rPr>
                <w:noProof/>
                <w:webHidden/>
              </w:rPr>
              <w:fldChar w:fldCharType="end"/>
            </w:r>
          </w:hyperlink>
        </w:p>
        <w:p w14:paraId="53AB6008" w14:textId="5FBE7100" w:rsidR="00A767E4" w:rsidRDefault="00A767E4">
          <w:pPr>
            <w:pStyle w:val="TOC3"/>
            <w:tabs>
              <w:tab w:val="right" w:leader="dot" w:pos="8296"/>
            </w:tabs>
            <w:rPr>
              <w:rFonts w:cstheme="minorBidi"/>
              <w:noProof/>
              <w:kern w:val="2"/>
              <w:sz w:val="21"/>
            </w:rPr>
          </w:pPr>
          <w:hyperlink w:anchor="_Toc529733622" w:history="1">
            <w:r w:rsidRPr="000C54D5">
              <w:rPr>
                <w:rStyle w:val="af1"/>
                <w:noProof/>
              </w:rPr>
              <w:t>13.3.4</w:t>
            </w:r>
            <w:r w:rsidRPr="000C54D5">
              <w:rPr>
                <w:rStyle w:val="af1"/>
                <w:noProof/>
              </w:rPr>
              <w:t>操作权限</w:t>
            </w:r>
            <w:r>
              <w:rPr>
                <w:noProof/>
                <w:webHidden/>
              </w:rPr>
              <w:tab/>
            </w:r>
            <w:r>
              <w:rPr>
                <w:noProof/>
                <w:webHidden/>
              </w:rPr>
              <w:fldChar w:fldCharType="begin"/>
            </w:r>
            <w:r>
              <w:rPr>
                <w:noProof/>
                <w:webHidden/>
              </w:rPr>
              <w:instrText xml:space="preserve"> PAGEREF _Toc529733622 \h </w:instrText>
            </w:r>
            <w:r>
              <w:rPr>
                <w:noProof/>
                <w:webHidden/>
              </w:rPr>
            </w:r>
            <w:r>
              <w:rPr>
                <w:noProof/>
                <w:webHidden/>
              </w:rPr>
              <w:fldChar w:fldCharType="separate"/>
            </w:r>
            <w:r>
              <w:rPr>
                <w:noProof/>
                <w:webHidden/>
              </w:rPr>
              <w:t>38</w:t>
            </w:r>
            <w:r>
              <w:rPr>
                <w:noProof/>
                <w:webHidden/>
              </w:rPr>
              <w:fldChar w:fldCharType="end"/>
            </w:r>
          </w:hyperlink>
        </w:p>
        <w:p w14:paraId="4E44D599" w14:textId="02D1F8A7" w:rsidR="00574C23" w:rsidRDefault="00574C23">
          <w:pPr>
            <w:spacing w:line="360" w:lineRule="auto"/>
          </w:pPr>
          <w:r>
            <w:rPr>
              <w:bCs/>
              <w:lang w:val="zh-CN"/>
            </w:rPr>
            <w:fldChar w:fldCharType="end"/>
          </w:r>
        </w:p>
      </w:sdtContent>
    </w:sdt>
    <w:p w14:paraId="41C33D07" w14:textId="77777777" w:rsidR="00574C23" w:rsidRDefault="00574C23">
      <w:pPr>
        <w:spacing w:line="360" w:lineRule="auto"/>
      </w:pPr>
    </w:p>
    <w:p w14:paraId="7A090557" w14:textId="77777777" w:rsidR="00574C23" w:rsidRDefault="00947F56">
      <w:pPr>
        <w:widowControl/>
        <w:spacing w:line="360" w:lineRule="auto"/>
        <w:jc w:val="left"/>
      </w:pPr>
      <w:r>
        <w:br w:type="page"/>
      </w:r>
    </w:p>
    <w:p w14:paraId="471EC59A" w14:textId="77777777" w:rsidR="00574C23" w:rsidRDefault="00947F56">
      <w:pPr>
        <w:pStyle w:val="1"/>
        <w:spacing w:line="360" w:lineRule="auto"/>
        <w:rPr>
          <w:rFonts w:asciiTheme="majorEastAsia" w:hAnsiTheme="majorEastAsia"/>
        </w:rPr>
      </w:pPr>
      <w:bookmarkStart w:id="48" w:name="_Toc529733533"/>
      <w:r>
        <w:rPr>
          <w:rFonts w:asciiTheme="majorEastAsia" w:hAnsiTheme="majorEastAsia" w:cstheme="majorHAnsi"/>
        </w:rPr>
        <w:lastRenderedPageBreak/>
        <w:t>1</w:t>
      </w:r>
      <w:r>
        <w:rPr>
          <w:rFonts w:asciiTheme="majorEastAsia" w:hAnsiTheme="majorEastAsia"/>
        </w:rPr>
        <w:t xml:space="preserve"> </w:t>
      </w:r>
      <w:r>
        <w:rPr>
          <w:rFonts w:asciiTheme="majorEastAsia" w:hAnsiTheme="majorEastAsia" w:hint="eastAsia"/>
        </w:rPr>
        <w:t>引言</w:t>
      </w:r>
      <w:bookmarkEnd w:id="48"/>
    </w:p>
    <w:p w14:paraId="028F8D79" w14:textId="77777777" w:rsidR="00574C23" w:rsidRDefault="00947F56">
      <w:pPr>
        <w:pStyle w:val="2"/>
        <w:spacing w:line="360" w:lineRule="auto"/>
      </w:pPr>
      <w:bookmarkStart w:id="49" w:name="_Toc529733534"/>
      <w:r>
        <w:rPr>
          <w:rFonts w:hint="eastAsia"/>
        </w:rPr>
        <w:t>1.1</w:t>
      </w:r>
      <w:r>
        <w:t xml:space="preserve"> </w:t>
      </w:r>
      <w:r>
        <w:rPr>
          <w:rFonts w:hint="eastAsia"/>
        </w:rPr>
        <w:t>编写</w:t>
      </w:r>
      <w:r>
        <w:t>目的</w:t>
      </w:r>
      <w:bookmarkEnd w:id="49"/>
    </w:p>
    <w:p w14:paraId="58331D58" w14:textId="77777777" w:rsidR="00574C23" w:rsidRDefault="00947F56">
      <w:pPr>
        <w:spacing w:line="360" w:lineRule="auto"/>
        <w:ind w:firstLineChars="180" w:firstLine="378"/>
        <w:rPr>
          <w:szCs w:val="21"/>
        </w:rPr>
      </w:pPr>
      <w:r>
        <w:tab/>
      </w:r>
      <w:r>
        <w:rPr>
          <w:rFonts w:hint="eastAsia"/>
          <w:szCs w:val="21"/>
        </w:rPr>
        <w:t>该计划编写的目的是为了高效地开发出真正满足用户需求的软件产品。在软件生命周期的软件定义时期，甚至整个生命周期中，需求分析都是极为重要的。因此，在这一阶段，我们需要明确我们的业务需求、业务目标、人员的分配以及资金的管理等等，为之后的开发做尽可能详尽的准备，以确保后续的开发可以高效、稳定的推进。</w:t>
      </w:r>
    </w:p>
    <w:p w14:paraId="3BF99043" w14:textId="77777777" w:rsidR="00574C23" w:rsidRDefault="00947F56">
      <w:pPr>
        <w:pStyle w:val="2"/>
        <w:spacing w:line="360" w:lineRule="auto"/>
      </w:pPr>
      <w:bookmarkStart w:id="50" w:name="_Toc529733535"/>
      <w:r>
        <w:rPr>
          <w:rFonts w:hint="eastAsia"/>
        </w:rPr>
        <w:t>1.2</w:t>
      </w:r>
      <w:r>
        <w:t xml:space="preserve"> </w:t>
      </w:r>
      <w:r>
        <w:rPr>
          <w:rFonts w:hint="eastAsia"/>
        </w:rPr>
        <w:t>项目背景</w:t>
      </w:r>
      <w:bookmarkEnd w:id="50"/>
    </w:p>
    <w:p w14:paraId="70203C45" w14:textId="77777777" w:rsidR="00574C23" w:rsidRDefault="00947F56">
      <w:pPr>
        <w:pStyle w:val="3"/>
        <w:spacing w:line="360" w:lineRule="auto"/>
      </w:pPr>
      <w:bookmarkStart w:id="51" w:name="_Toc529733536"/>
      <w:r>
        <w:rPr>
          <w:rFonts w:hint="eastAsia"/>
        </w:rPr>
        <w:t>1.2.1</w:t>
      </w:r>
      <w:r>
        <w:t xml:space="preserve"> </w:t>
      </w:r>
      <w:r>
        <w:rPr>
          <w:rFonts w:hint="eastAsia"/>
        </w:rPr>
        <w:t>软件系统名称</w:t>
      </w:r>
      <w:bookmarkEnd w:id="51"/>
    </w:p>
    <w:p w14:paraId="1FB50C6B" w14:textId="77777777" w:rsidR="00574C23" w:rsidRDefault="00947F56">
      <w:pPr>
        <w:spacing w:line="360" w:lineRule="auto"/>
        <w:ind w:firstLineChars="180" w:firstLine="378"/>
        <w:rPr>
          <w:szCs w:val="21"/>
        </w:rPr>
      </w:pPr>
      <w:r>
        <w:rPr>
          <w:rFonts w:hint="eastAsia"/>
          <w:szCs w:val="21"/>
        </w:rPr>
        <w:t>软件工程系列课程</w:t>
      </w:r>
      <w:r>
        <w:rPr>
          <w:szCs w:val="21"/>
        </w:rPr>
        <w:t>教学辅助网站</w:t>
      </w:r>
    </w:p>
    <w:p w14:paraId="7FAA2754" w14:textId="77777777" w:rsidR="00574C23" w:rsidRDefault="00947F56">
      <w:pPr>
        <w:pStyle w:val="3"/>
        <w:spacing w:line="360" w:lineRule="auto"/>
      </w:pPr>
      <w:bookmarkStart w:id="52" w:name="_Toc529733537"/>
      <w:r>
        <w:rPr>
          <w:rFonts w:hint="eastAsia"/>
        </w:rPr>
        <w:t>1.2.2</w:t>
      </w:r>
      <w:r>
        <w:t xml:space="preserve"> </w:t>
      </w:r>
      <w:r>
        <w:rPr>
          <w:rFonts w:hint="eastAsia"/>
        </w:rPr>
        <w:t>项目客户</w:t>
      </w:r>
      <w:bookmarkEnd w:id="52"/>
    </w:p>
    <w:tbl>
      <w:tblPr>
        <w:tblStyle w:val="af3"/>
        <w:tblW w:w="8313" w:type="dxa"/>
        <w:tblLayout w:type="fixed"/>
        <w:tblLook w:val="04A0" w:firstRow="1" w:lastRow="0" w:firstColumn="1" w:lastColumn="0" w:noHBand="0" w:noVBand="1"/>
      </w:tblPr>
      <w:tblGrid>
        <w:gridCol w:w="956"/>
        <w:gridCol w:w="1513"/>
        <w:gridCol w:w="1977"/>
        <w:gridCol w:w="1901"/>
        <w:gridCol w:w="1966"/>
      </w:tblGrid>
      <w:tr w:rsidR="00574C23" w14:paraId="1EEC8692" w14:textId="77777777">
        <w:trPr>
          <w:trHeight w:val="187"/>
        </w:trPr>
        <w:tc>
          <w:tcPr>
            <w:tcW w:w="956" w:type="dxa"/>
          </w:tcPr>
          <w:p w14:paraId="3DB3C624" w14:textId="77777777" w:rsidR="00574C23" w:rsidRDefault="00947F56">
            <w:pPr>
              <w:spacing w:line="360" w:lineRule="auto"/>
              <w:jc w:val="center"/>
              <w:rPr>
                <w:b/>
              </w:rPr>
            </w:pPr>
            <w:r>
              <w:rPr>
                <w:rFonts w:hint="eastAsia"/>
                <w:b/>
              </w:rPr>
              <w:t>姓名</w:t>
            </w:r>
          </w:p>
        </w:tc>
        <w:tc>
          <w:tcPr>
            <w:tcW w:w="1513" w:type="dxa"/>
          </w:tcPr>
          <w:p w14:paraId="34C51A09" w14:textId="77777777" w:rsidR="00574C23" w:rsidRDefault="00947F56">
            <w:pPr>
              <w:spacing w:line="360" w:lineRule="auto"/>
              <w:jc w:val="center"/>
              <w:rPr>
                <w:b/>
                <w:bCs/>
                <w:color w:val="000000"/>
                <w:sz w:val="24"/>
                <w:szCs w:val="21"/>
              </w:rPr>
            </w:pPr>
            <w:r>
              <w:rPr>
                <w:rFonts w:hint="eastAsia"/>
                <w:b/>
                <w:bCs/>
                <w:color w:val="000000"/>
                <w:sz w:val="24"/>
                <w:szCs w:val="21"/>
              </w:rPr>
              <w:t>联系电话</w:t>
            </w:r>
          </w:p>
        </w:tc>
        <w:tc>
          <w:tcPr>
            <w:tcW w:w="1977" w:type="dxa"/>
          </w:tcPr>
          <w:p w14:paraId="0884A5A3" w14:textId="77777777" w:rsidR="00574C23" w:rsidRDefault="00947F56">
            <w:pPr>
              <w:spacing w:line="360" w:lineRule="auto"/>
              <w:ind w:firstLine="422"/>
              <w:jc w:val="center"/>
              <w:rPr>
                <w:b/>
                <w:bCs/>
                <w:color w:val="000000"/>
                <w:sz w:val="24"/>
                <w:szCs w:val="21"/>
              </w:rPr>
            </w:pPr>
            <w:r>
              <w:rPr>
                <w:rFonts w:hint="eastAsia"/>
                <w:b/>
                <w:bCs/>
                <w:color w:val="000000"/>
                <w:sz w:val="24"/>
                <w:szCs w:val="21"/>
              </w:rPr>
              <w:t>邮箱</w:t>
            </w:r>
          </w:p>
        </w:tc>
        <w:tc>
          <w:tcPr>
            <w:tcW w:w="1901" w:type="dxa"/>
          </w:tcPr>
          <w:p w14:paraId="63D313F0" w14:textId="77777777" w:rsidR="00574C23" w:rsidRDefault="00947F56">
            <w:pPr>
              <w:spacing w:line="360" w:lineRule="auto"/>
              <w:ind w:firstLine="422"/>
              <w:rPr>
                <w:b/>
                <w:bCs/>
                <w:color w:val="000000"/>
                <w:sz w:val="24"/>
                <w:szCs w:val="21"/>
              </w:rPr>
            </w:pPr>
            <w:proofErr w:type="gramStart"/>
            <w:r>
              <w:rPr>
                <w:rFonts w:hint="eastAsia"/>
                <w:b/>
                <w:bCs/>
                <w:sz w:val="24"/>
                <w:szCs w:val="24"/>
              </w:rPr>
              <w:t>微信</w:t>
            </w:r>
            <w:proofErr w:type="gramEnd"/>
          </w:p>
        </w:tc>
        <w:tc>
          <w:tcPr>
            <w:tcW w:w="1966" w:type="dxa"/>
          </w:tcPr>
          <w:p w14:paraId="33B0C118" w14:textId="77777777" w:rsidR="00574C23" w:rsidRDefault="00947F56">
            <w:pPr>
              <w:spacing w:line="360" w:lineRule="auto"/>
              <w:jc w:val="center"/>
            </w:pPr>
            <w:r>
              <w:rPr>
                <w:rFonts w:hint="eastAsia"/>
                <w:b/>
                <w:bCs/>
                <w:color w:val="000000"/>
                <w:sz w:val="24"/>
                <w:szCs w:val="21"/>
              </w:rPr>
              <w:t>地址</w:t>
            </w:r>
          </w:p>
        </w:tc>
      </w:tr>
      <w:tr w:rsidR="00574C23" w14:paraId="2EB4E4C5" w14:textId="77777777">
        <w:trPr>
          <w:trHeight w:val="323"/>
        </w:trPr>
        <w:tc>
          <w:tcPr>
            <w:tcW w:w="956" w:type="dxa"/>
          </w:tcPr>
          <w:p w14:paraId="72F34223" w14:textId="77777777" w:rsidR="00574C23" w:rsidRDefault="00947F56">
            <w:pPr>
              <w:spacing w:line="360" w:lineRule="auto"/>
            </w:pPr>
            <w:r>
              <w:rPr>
                <w:rFonts w:hint="eastAsia"/>
              </w:rPr>
              <w:t>杨</w:t>
            </w:r>
            <w:proofErr w:type="gramStart"/>
            <w:r>
              <w:rPr>
                <w:rFonts w:hint="eastAsia"/>
              </w:rPr>
              <w:t>枨</w:t>
            </w:r>
            <w:proofErr w:type="gramEnd"/>
          </w:p>
        </w:tc>
        <w:tc>
          <w:tcPr>
            <w:tcW w:w="1513" w:type="dxa"/>
          </w:tcPr>
          <w:p w14:paraId="793D3445" w14:textId="77777777" w:rsidR="00574C23" w:rsidRDefault="00947F56">
            <w:pPr>
              <w:spacing w:line="360" w:lineRule="auto"/>
              <w:jc w:val="left"/>
            </w:pPr>
            <w:r>
              <w:t>13357102333</w:t>
            </w:r>
          </w:p>
        </w:tc>
        <w:tc>
          <w:tcPr>
            <w:tcW w:w="1977" w:type="dxa"/>
          </w:tcPr>
          <w:p w14:paraId="3C0B2923" w14:textId="77777777" w:rsidR="00574C23" w:rsidRDefault="00025031">
            <w:pPr>
              <w:spacing w:line="360" w:lineRule="auto"/>
              <w:jc w:val="left"/>
            </w:pPr>
            <w:hyperlink r:id="rId10" w:history="1">
              <w:r w:rsidR="00947F56">
                <w:t>yangc@zucc.edu.cn</w:t>
              </w:r>
            </w:hyperlink>
          </w:p>
        </w:tc>
        <w:tc>
          <w:tcPr>
            <w:tcW w:w="1901" w:type="dxa"/>
          </w:tcPr>
          <w:p w14:paraId="1335F71D" w14:textId="77777777" w:rsidR="00574C23" w:rsidRDefault="00947F56">
            <w:pPr>
              <w:spacing w:line="360" w:lineRule="auto"/>
            </w:pPr>
            <w:proofErr w:type="spellStart"/>
            <w:r>
              <w:rPr>
                <w:rFonts w:hint="eastAsia"/>
              </w:rPr>
              <w:t>HolleyYang</w:t>
            </w:r>
            <w:proofErr w:type="spellEnd"/>
          </w:p>
        </w:tc>
        <w:tc>
          <w:tcPr>
            <w:tcW w:w="1966" w:type="dxa"/>
          </w:tcPr>
          <w:p w14:paraId="1855CD62" w14:textId="77777777" w:rsidR="00574C23" w:rsidRDefault="00947F56">
            <w:pPr>
              <w:spacing w:line="360" w:lineRule="auto"/>
            </w:pPr>
            <w:r>
              <w:rPr>
                <w:rFonts w:hint="eastAsia"/>
              </w:rPr>
              <w:t>理四</w:t>
            </w:r>
            <w:proofErr w:type="gramStart"/>
            <w:r>
              <w:t>504</w:t>
            </w:r>
            <w:proofErr w:type="gramEnd"/>
          </w:p>
        </w:tc>
      </w:tr>
      <w:tr w:rsidR="00574C23" w14:paraId="3D642865" w14:textId="77777777">
        <w:tc>
          <w:tcPr>
            <w:tcW w:w="956" w:type="dxa"/>
          </w:tcPr>
          <w:p w14:paraId="6CB92DEF" w14:textId="77777777" w:rsidR="00574C23" w:rsidRDefault="00947F56">
            <w:pPr>
              <w:spacing w:line="360" w:lineRule="auto"/>
            </w:pPr>
            <w:r>
              <w:rPr>
                <w:rFonts w:hint="eastAsia"/>
              </w:rPr>
              <w:t>侯宏仑</w:t>
            </w:r>
          </w:p>
        </w:tc>
        <w:tc>
          <w:tcPr>
            <w:tcW w:w="1513" w:type="dxa"/>
          </w:tcPr>
          <w:p w14:paraId="172417E6" w14:textId="77777777" w:rsidR="00574C23" w:rsidRDefault="00947F56">
            <w:pPr>
              <w:spacing w:line="360" w:lineRule="auto"/>
              <w:jc w:val="left"/>
            </w:pPr>
            <w:r>
              <w:t>13071858629</w:t>
            </w:r>
          </w:p>
        </w:tc>
        <w:tc>
          <w:tcPr>
            <w:tcW w:w="1977" w:type="dxa"/>
          </w:tcPr>
          <w:p w14:paraId="5EB57F96" w14:textId="77777777" w:rsidR="00574C23" w:rsidRDefault="00025031">
            <w:pPr>
              <w:spacing w:line="360" w:lineRule="auto"/>
              <w:jc w:val="left"/>
            </w:pPr>
            <w:hyperlink r:id="rId11" w:history="1">
              <w:r w:rsidR="00947F56">
                <w:t>houhl@zucc.edu.cn</w:t>
              </w:r>
            </w:hyperlink>
          </w:p>
        </w:tc>
        <w:tc>
          <w:tcPr>
            <w:tcW w:w="1901" w:type="dxa"/>
          </w:tcPr>
          <w:p w14:paraId="73EC7DB3" w14:textId="77777777" w:rsidR="00574C23" w:rsidRDefault="00947F56">
            <w:pPr>
              <w:spacing w:line="360" w:lineRule="auto"/>
            </w:pPr>
            <w:proofErr w:type="spellStart"/>
            <w:r>
              <w:rPr>
                <w:rFonts w:hint="eastAsia"/>
              </w:rPr>
              <w:t>Tuuuuuuudou</w:t>
            </w:r>
            <w:proofErr w:type="spellEnd"/>
          </w:p>
        </w:tc>
        <w:tc>
          <w:tcPr>
            <w:tcW w:w="1966" w:type="dxa"/>
          </w:tcPr>
          <w:p w14:paraId="529F1E8F" w14:textId="77777777" w:rsidR="00574C23" w:rsidRDefault="00947F56">
            <w:pPr>
              <w:spacing w:line="360" w:lineRule="auto"/>
            </w:pPr>
            <w:r>
              <w:rPr>
                <w:rFonts w:hint="eastAsia"/>
              </w:rPr>
              <w:t>理四</w:t>
            </w:r>
            <w:proofErr w:type="gramStart"/>
            <w:r>
              <w:t>501</w:t>
            </w:r>
            <w:proofErr w:type="gramEnd"/>
          </w:p>
        </w:tc>
      </w:tr>
    </w:tbl>
    <w:p w14:paraId="466E795E" w14:textId="77777777" w:rsidR="00574C23" w:rsidRDefault="00574C23">
      <w:pPr>
        <w:spacing w:line="360" w:lineRule="auto"/>
      </w:pPr>
    </w:p>
    <w:p w14:paraId="1732DA5A" w14:textId="77777777" w:rsidR="00574C23" w:rsidRDefault="00947F56">
      <w:pPr>
        <w:pStyle w:val="3"/>
        <w:spacing w:line="360" w:lineRule="auto"/>
      </w:pPr>
      <w:bookmarkStart w:id="53" w:name="_Toc529733538"/>
      <w:r>
        <w:rPr>
          <w:rFonts w:hint="eastAsia"/>
        </w:rPr>
        <w:t>1.2.3</w:t>
      </w:r>
      <w:r>
        <w:t xml:space="preserve"> </w:t>
      </w:r>
      <w:r>
        <w:rPr>
          <w:rFonts w:hint="eastAsia"/>
        </w:rPr>
        <w:t>开发团队</w:t>
      </w:r>
      <w:bookmarkEnd w:id="53"/>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0"/>
        <w:gridCol w:w="1320"/>
        <w:gridCol w:w="1578"/>
        <w:gridCol w:w="2736"/>
        <w:gridCol w:w="1342"/>
      </w:tblGrid>
      <w:tr w:rsidR="00574C23" w14:paraId="17C75F06" w14:textId="77777777">
        <w:tc>
          <w:tcPr>
            <w:tcW w:w="1320" w:type="dxa"/>
          </w:tcPr>
          <w:p w14:paraId="14EF61F3" w14:textId="77777777" w:rsidR="00574C23" w:rsidRDefault="00947F56">
            <w:pPr>
              <w:spacing w:line="360" w:lineRule="auto"/>
              <w:jc w:val="center"/>
              <w:rPr>
                <w:b/>
                <w:bCs/>
                <w:color w:val="000000"/>
                <w:sz w:val="24"/>
                <w:szCs w:val="21"/>
              </w:rPr>
            </w:pPr>
            <w:r>
              <w:rPr>
                <w:rFonts w:hint="eastAsia"/>
                <w:b/>
                <w:bCs/>
                <w:color w:val="000000"/>
                <w:sz w:val="24"/>
                <w:szCs w:val="21"/>
              </w:rPr>
              <w:t>姓名</w:t>
            </w:r>
          </w:p>
        </w:tc>
        <w:tc>
          <w:tcPr>
            <w:tcW w:w="1320" w:type="dxa"/>
          </w:tcPr>
          <w:p w14:paraId="3E8D640B" w14:textId="77777777" w:rsidR="00574C23" w:rsidRDefault="00947F56">
            <w:pPr>
              <w:spacing w:line="360" w:lineRule="auto"/>
              <w:jc w:val="center"/>
              <w:rPr>
                <w:b/>
                <w:bCs/>
                <w:color w:val="000000"/>
                <w:sz w:val="24"/>
                <w:szCs w:val="21"/>
              </w:rPr>
            </w:pPr>
            <w:r>
              <w:rPr>
                <w:rFonts w:hint="eastAsia"/>
                <w:b/>
                <w:bCs/>
                <w:color w:val="000000"/>
                <w:sz w:val="24"/>
                <w:szCs w:val="21"/>
              </w:rPr>
              <w:t>角色</w:t>
            </w:r>
          </w:p>
        </w:tc>
        <w:tc>
          <w:tcPr>
            <w:tcW w:w="1578" w:type="dxa"/>
          </w:tcPr>
          <w:p w14:paraId="5143DFBF" w14:textId="77777777" w:rsidR="00574C23" w:rsidRDefault="00947F56">
            <w:pPr>
              <w:spacing w:line="360" w:lineRule="auto"/>
              <w:jc w:val="center"/>
              <w:rPr>
                <w:b/>
                <w:bCs/>
                <w:color w:val="000000"/>
                <w:sz w:val="24"/>
                <w:szCs w:val="21"/>
              </w:rPr>
            </w:pPr>
            <w:r>
              <w:rPr>
                <w:rFonts w:hint="eastAsia"/>
                <w:b/>
                <w:bCs/>
                <w:color w:val="000000"/>
                <w:sz w:val="24"/>
                <w:szCs w:val="21"/>
              </w:rPr>
              <w:t>手机号码</w:t>
            </w:r>
          </w:p>
        </w:tc>
        <w:tc>
          <w:tcPr>
            <w:tcW w:w="2736" w:type="dxa"/>
          </w:tcPr>
          <w:p w14:paraId="33EB95DA" w14:textId="77777777" w:rsidR="00574C23" w:rsidRDefault="00947F56">
            <w:pPr>
              <w:spacing w:line="360" w:lineRule="auto"/>
              <w:jc w:val="center"/>
              <w:rPr>
                <w:b/>
                <w:bCs/>
                <w:color w:val="000000"/>
                <w:sz w:val="24"/>
                <w:szCs w:val="21"/>
              </w:rPr>
            </w:pPr>
            <w:r>
              <w:rPr>
                <w:rFonts w:hint="eastAsia"/>
                <w:b/>
                <w:bCs/>
                <w:color w:val="000000"/>
                <w:sz w:val="24"/>
                <w:szCs w:val="21"/>
              </w:rPr>
              <w:t>邮箱</w:t>
            </w:r>
          </w:p>
        </w:tc>
        <w:tc>
          <w:tcPr>
            <w:tcW w:w="1342" w:type="dxa"/>
          </w:tcPr>
          <w:p w14:paraId="6FE0A283" w14:textId="77777777" w:rsidR="00574C23" w:rsidRDefault="00947F56">
            <w:pPr>
              <w:spacing w:line="360" w:lineRule="auto"/>
              <w:jc w:val="center"/>
              <w:rPr>
                <w:b/>
                <w:bCs/>
                <w:color w:val="000000"/>
                <w:sz w:val="24"/>
                <w:szCs w:val="21"/>
              </w:rPr>
            </w:pPr>
            <w:r>
              <w:rPr>
                <w:rFonts w:hint="eastAsia"/>
                <w:b/>
                <w:bCs/>
                <w:color w:val="000000"/>
                <w:sz w:val="24"/>
                <w:szCs w:val="21"/>
              </w:rPr>
              <w:t>地址</w:t>
            </w:r>
          </w:p>
        </w:tc>
      </w:tr>
      <w:tr w:rsidR="00574C23" w14:paraId="50A016AA" w14:textId="77777777">
        <w:tc>
          <w:tcPr>
            <w:tcW w:w="1320" w:type="dxa"/>
          </w:tcPr>
          <w:p w14:paraId="56951E27"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p>
        </w:tc>
        <w:tc>
          <w:tcPr>
            <w:tcW w:w="1320" w:type="dxa"/>
          </w:tcPr>
          <w:p w14:paraId="31B2A81E"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组长</w:t>
            </w:r>
          </w:p>
        </w:tc>
        <w:tc>
          <w:tcPr>
            <w:tcW w:w="1578" w:type="dxa"/>
          </w:tcPr>
          <w:p w14:paraId="2DE85A98" w14:textId="77777777" w:rsidR="00574C23" w:rsidRDefault="00947F56">
            <w:pPr>
              <w:spacing w:line="360" w:lineRule="auto"/>
              <w:rPr>
                <w:rFonts w:asciiTheme="minorEastAsia" w:hAnsiTheme="minorEastAsia"/>
                <w:szCs w:val="21"/>
              </w:rPr>
            </w:pPr>
            <w:r>
              <w:rPr>
                <w:rFonts w:asciiTheme="minorEastAsia" w:hAnsiTheme="minorEastAsia"/>
                <w:szCs w:val="21"/>
              </w:rPr>
              <w:t>15988122404</w:t>
            </w:r>
          </w:p>
        </w:tc>
        <w:tc>
          <w:tcPr>
            <w:tcW w:w="2736" w:type="dxa"/>
          </w:tcPr>
          <w:p w14:paraId="45E84EF0" w14:textId="77777777" w:rsidR="00574C23" w:rsidRDefault="00947F56">
            <w:pPr>
              <w:spacing w:line="360" w:lineRule="auto"/>
              <w:rPr>
                <w:rFonts w:asciiTheme="minorEastAsia" w:hAnsiTheme="minorEastAsia"/>
                <w:szCs w:val="21"/>
              </w:rPr>
            </w:pPr>
            <w:r>
              <w:rPr>
                <w:rFonts w:asciiTheme="minorEastAsia" w:hAnsiTheme="minorEastAsia"/>
                <w:szCs w:val="21"/>
              </w:rPr>
              <w:t>3160140</w:t>
            </w:r>
            <w:r>
              <w:rPr>
                <w:rFonts w:asciiTheme="minorEastAsia" w:hAnsiTheme="minorEastAsia" w:hint="eastAsia"/>
                <w:szCs w:val="21"/>
              </w:rPr>
              <w:t>4</w:t>
            </w:r>
            <w:r>
              <w:rPr>
                <w:rFonts w:asciiTheme="minorEastAsia" w:hAnsiTheme="minorEastAsia"/>
                <w:szCs w:val="21"/>
              </w:rPr>
              <w:t>@stu.zucc.edu.cn</w:t>
            </w:r>
          </w:p>
        </w:tc>
        <w:tc>
          <w:tcPr>
            <w:tcW w:w="1342" w:type="dxa"/>
          </w:tcPr>
          <w:p w14:paraId="7C291F3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弘毅B</w:t>
            </w:r>
            <w:r>
              <w:rPr>
                <w:rFonts w:asciiTheme="minorEastAsia" w:hAnsiTheme="minorEastAsia"/>
                <w:szCs w:val="21"/>
              </w:rPr>
              <w:t>1</w:t>
            </w:r>
            <w:r>
              <w:rPr>
                <w:rFonts w:asciiTheme="minorEastAsia" w:hAnsiTheme="minorEastAsia" w:hint="eastAsia"/>
                <w:szCs w:val="21"/>
              </w:rPr>
              <w:t>-614</w:t>
            </w:r>
          </w:p>
        </w:tc>
      </w:tr>
      <w:tr w:rsidR="00574C23" w14:paraId="7149CFDD" w14:textId="77777777">
        <w:tc>
          <w:tcPr>
            <w:tcW w:w="1320" w:type="dxa"/>
          </w:tcPr>
          <w:p w14:paraId="289257E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p>
        </w:tc>
        <w:tc>
          <w:tcPr>
            <w:tcW w:w="1320" w:type="dxa"/>
          </w:tcPr>
          <w:p w14:paraId="1142A16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443651D2" w14:textId="77777777" w:rsidR="00574C23" w:rsidRDefault="00947F56">
            <w:pPr>
              <w:spacing w:line="360" w:lineRule="auto"/>
              <w:rPr>
                <w:rFonts w:asciiTheme="minorEastAsia" w:hAnsiTheme="minorEastAsia"/>
                <w:szCs w:val="21"/>
              </w:rPr>
            </w:pPr>
            <w:r>
              <w:rPr>
                <w:rFonts w:asciiTheme="minorEastAsia" w:hAnsiTheme="minorEastAsia" w:hint="eastAsia"/>
                <w:szCs w:val="21"/>
              </w:rPr>
              <w:t>13588025779</w:t>
            </w:r>
          </w:p>
        </w:tc>
        <w:tc>
          <w:tcPr>
            <w:tcW w:w="2736" w:type="dxa"/>
          </w:tcPr>
          <w:p w14:paraId="72EDAC9E" w14:textId="77777777" w:rsidR="00574C23" w:rsidRDefault="00947F56">
            <w:pPr>
              <w:spacing w:line="360" w:lineRule="auto"/>
              <w:rPr>
                <w:rFonts w:asciiTheme="minorEastAsia" w:hAnsiTheme="minorEastAsia"/>
                <w:szCs w:val="21"/>
              </w:rPr>
            </w:pPr>
            <w:r>
              <w:rPr>
                <w:rFonts w:asciiTheme="minorEastAsia" w:hAnsiTheme="minorEastAsia"/>
                <w:szCs w:val="21"/>
              </w:rPr>
              <w:t>316014</w:t>
            </w:r>
            <w:r>
              <w:rPr>
                <w:rFonts w:asciiTheme="minorEastAsia" w:hAnsiTheme="minorEastAsia" w:hint="eastAsia"/>
                <w:szCs w:val="21"/>
              </w:rPr>
              <w:t>11</w:t>
            </w:r>
            <w:r>
              <w:rPr>
                <w:rFonts w:asciiTheme="minorEastAsia" w:hAnsiTheme="minorEastAsia"/>
                <w:szCs w:val="21"/>
              </w:rPr>
              <w:t>@stu.zucc.edu.cn</w:t>
            </w:r>
          </w:p>
        </w:tc>
        <w:tc>
          <w:tcPr>
            <w:tcW w:w="1342" w:type="dxa"/>
          </w:tcPr>
          <w:p w14:paraId="2304269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弘毅B</w:t>
            </w:r>
            <w:r>
              <w:rPr>
                <w:rFonts w:asciiTheme="minorEastAsia" w:hAnsiTheme="minorEastAsia"/>
                <w:szCs w:val="21"/>
              </w:rPr>
              <w:t>1-</w:t>
            </w:r>
            <w:r>
              <w:rPr>
                <w:rFonts w:asciiTheme="minorEastAsia" w:hAnsiTheme="minorEastAsia" w:hint="eastAsia"/>
                <w:szCs w:val="21"/>
              </w:rPr>
              <w:t>615</w:t>
            </w:r>
          </w:p>
        </w:tc>
      </w:tr>
      <w:tr w:rsidR="00574C23" w14:paraId="47018702" w14:textId="77777777">
        <w:tc>
          <w:tcPr>
            <w:tcW w:w="1320" w:type="dxa"/>
          </w:tcPr>
          <w:p w14:paraId="37B83D08"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杨以恒</w:t>
            </w:r>
          </w:p>
        </w:tc>
        <w:tc>
          <w:tcPr>
            <w:tcW w:w="1320" w:type="dxa"/>
          </w:tcPr>
          <w:p w14:paraId="320A3D8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4DE7A49C" w14:textId="77777777" w:rsidR="00574C23" w:rsidRDefault="00947F56">
            <w:pPr>
              <w:spacing w:line="360" w:lineRule="auto"/>
              <w:rPr>
                <w:rFonts w:asciiTheme="minorEastAsia" w:hAnsiTheme="minorEastAsia"/>
                <w:szCs w:val="21"/>
              </w:rPr>
            </w:pPr>
            <w:r>
              <w:rPr>
                <w:rFonts w:asciiTheme="minorEastAsia" w:hAnsiTheme="minorEastAsia"/>
                <w:szCs w:val="21"/>
              </w:rPr>
              <w:t>18989678901</w:t>
            </w:r>
          </w:p>
        </w:tc>
        <w:tc>
          <w:tcPr>
            <w:tcW w:w="2736" w:type="dxa"/>
          </w:tcPr>
          <w:p w14:paraId="4AA2C778" w14:textId="77777777" w:rsidR="00574C23" w:rsidRDefault="00947F56">
            <w:pPr>
              <w:spacing w:line="360" w:lineRule="auto"/>
              <w:rPr>
                <w:rFonts w:asciiTheme="minorEastAsia" w:hAnsiTheme="minorEastAsia"/>
                <w:szCs w:val="21"/>
              </w:rPr>
            </w:pPr>
            <w:r>
              <w:rPr>
                <w:rFonts w:asciiTheme="minorEastAsia" w:hAnsiTheme="minorEastAsia"/>
                <w:szCs w:val="21"/>
              </w:rPr>
              <w:t>316014</w:t>
            </w:r>
            <w:r>
              <w:rPr>
                <w:rFonts w:asciiTheme="minorEastAsia" w:hAnsiTheme="minorEastAsia" w:hint="eastAsia"/>
                <w:szCs w:val="21"/>
              </w:rPr>
              <w:t>10</w:t>
            </w:r>
            <w:r>
              <w:rPr>
                <w:rFonts w:asciiTheme="minorEastAsia" w:hAnsiTheme="minorEastAsia"/>
                <w:szCs w:val="21"/>
              </w:rPr>
              <w:t>@stu.zucc.edu.cn</w:t>
            </w:r>
          </w:p>
        </w:tc>
        <w:tc>
          <w:tcPr>
            <w:tcW w:w="1342" w:type="dxa"/>
          </w:tcPr>
          <w:p w14:paraId="61CB156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w:t>
            </w:r>
            <w:r>
              <w:rPr>
                <w:rFonts w:asciiTheme="minorEastAsia" w:hAnsiTheme="minorEastAsia"/>
                <w:szCs w:val="21"/>
              </w:rPr>
              <w:t>B</w:t>
            </w:r>
            <w:r>
              <w:rPr>
                <w:rFonts w:asciiTheme="minorEastAsia" w:hAnsiTheme="minorEastAsia" w:hint="eastAsia"/>
                <w:szCs w:val="21"/>
              </w:rPr>
              <w:t>1-615</w:t>
            </w:r>
          </w:p>
        </w:tc>
      </w:tr>
      <w:tr w:rsidR="00574C23" w14:paraId="731BCBD0" w14:textId="77777777">
        <w:tc>
          <w:tcPr>
            <w:tcW w:w="1320" w:type="dxa"/>
          </w:tcPr>
          <w:p w14:paraId="20A5291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徐哲远</w:t>
            </w:r>
          </w:p>
        </w:tc>
        <w:tc>
          <w:tcPr>
            <w:tcW w:w="1320" w:type="dxa"/>
          </w:tcPr>
          <w:p w14:paraId="7B2687F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103AC714" w14:textId="77777777" w:rsidR="00574C23" w:rsidRDefault="00947F56">
            <w:pPr>
              <w:spacing w:line="360" w:lineRule="auto"/>
              <w:rPr>
                <w:rFonts w:asciiTheme="minorEastAsia" w:hAnsiTheme="minorEastAsia"/>
                <w:szCs w:val="21"/>
              </w:rPr>
            </w:pPr>
            <w:r>
              <w:rPr>
                <w:rFonts w:asciiTheme="minorEastAsia" w:hAnsiTheme="minorEastAsia"/>
                <w:szCs w:val="21"/>
              </w:rPr>
              <w:t>15968805302</w:t>
            </w:r>
          </w:p>
        </w:tc>
        <w:tc>
          <w:tcPr>
            <w:tcW w:w="2736" w:type="dxa"/>
          </w:tcPr>
          <w:p w14:paraId="39F41485" w14:textId="77777777" w:rsidR="00574C23" w:rsidRDefault="00947F56">
            <w:pPr>
              <w:spacing w:line="360" w:lineRule="auto"/>
              <w:rPr>
                <w:rFonts w:asciiTheme="minorEastAsia" w:hAnsiTheme="minorEastAsia"/>
                <w:szCs w:val="21"/>
              </w:rPr>
            </w:pPr>
            <w:r>
              <w:rPr>
                <w:rFonts w:asciiTheme="minorEastAsia" w:hAnsiTheme="minorEastAsia"/>
                <w:szCs w:val="21"/>
              </w:rPr>
              <w:t>31601409@stu.zucc.edu.cn</w:t>
            </w:r>
          </w:p>
        </w:tc>
        <w:tc>
          <w:tcPr>
            <w:tcW w:w="1342" w:type="dxa"/>
          </w:tcPr>
          <w:p w14:paraId="63C40C61"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弘毅B1-615</w:t>
            </w:r>
          </w:p>
        </w:tc>
      </w:tr>
      <w:tr w:rsidR="00574C23" w14:paraId="65F48B74" w14:textId="77777777">
        <w:tc>
          <w:tcPr>
            <w:tcW w:w="1320" w:type="dxa"/>
          </w:tcPr>
          <w:p w14:paraId="0C66DDF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骆佳俊</w:t>
            </w:r>
          </w:p>
        </w:tc>
        <w:tc>
          <w:tcPr>
            <w:tcW w:w="1320" w:type="dxa"/>
          </w:tcPr>
          <w:p w14:paraId="615DA8FD"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6128D976" w14:textId="77777777" w:rsidR="00574C23" w:rsidRDefault="00947F56">
            <w:pPr>
              <w:spacing w:line="360" w:lineRule="auto"/>
              <w:rPr>
                <w:rFonts w:asciiTheme="minorEastAsia" w:hAnsiTheme="minorEastAsia"/>
                <w:szCs w:val="21"/>
              </w:rPr>
            </w:pPr>
            <w:r>
              <w:rPr>
                <w:rFonts w:asciiTheme="minorEastAsia" w:hAnsiTheme="minorEastAsia"/>
                <w:szCs w:val="21"/>
              </w:rPr>
              <w:t>18058735546</w:t>
            </w:r>
          </w:p>
        </w:tc>
        <w:tc>
          <w:tcPr>
            <w:tcW w:w="2736" w:type="dxa"/>
          </w:tcPr>
          <w:p w14:paraId="772B5EC1" w14:textId="77777777" w:rsidR="00574C23" w:rsidRDefault="00947F56">
            <w:pPr>
              <w:spacing w:line="360" w:lineRule="auto"/>
              <w:rPr>
                <w:rFonts w:asciiTheme="minorEastAsia" w:hAnsiTheme="minorEastAsia"/>
                <w:szCs w:val="21"/>
              </w:rPr>
            </w:pPr>
            <w:r>
              <w:rPr>
                <w:rFonts w:asciiTheme="minorEastAsia" w:hAnsiTheme="minorEastAsia"/>
                <w:szCs w:val="21"/>
              </w:rPr>
              <w:t>31601</w:t>
            </w:r>
            <w:r>
              <w:rPr>
                <w:rFonts w:asciiTheme="minorEastAsia" w:hAnsiTheme="minorEastAsia" w:hint="eastAsia"/>
                <w:szCs w:val="21"/>
              </w:rPr>
              <w:t>215</w:t>
            </w:r>
            <w:r>
              <w:rPr>
                <w:rFonts w:asciiTheme="minorEastAsia" w:hAnsiTheme="minorEastAsia"/>
                <w:szCs w:val="21"/>
              </w:rPr>
              <w:t>@stu.zucc.edu.cn</w:t>
            </w:r>
          </w:p>
        </w:tc>
        <w:tc>
          <w:tcPr>
            <w:tcW w:w="1342" w:type="dxa"/>
          </w:tcPr>
          <w:p w14:paraId="55DEF89D"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弘毅B2-206</w:t>
            </w:r>
          </w:p>
        </w:tc>
      </w:tr>
    </w:tbl>
    <w:p w14:paraId="7196DAF9" w14:textId="77777777" w:rsidR="00574C23" w:rsidRDefault="00947F56">
      <w:pPr>
        <w:pStyle w:val="3"/>
        <w:spacing w:line="360" w:lineRule="auto"/>
      </w:pPr>
      <w:bookmarkStart w:id="54" w:name="_Toc529733539"/>
      <w:r>
        <w:rPr>
          <w:rFonts w:hint="eastAsia"/>
        </w:rPr>
        <w:lastRenderedPageBreak/>
        <w:t>1.2.4</w:t>
      </w:r>
      <w:r>
        <w:t xml:space="preserve"> </w:t>
      </w:r>
      <w:r>
        <w:rPr>
          <w:rFonts w:hint="eastAsia"/>
        </w:rPr>
        <w:t>项目用户群</w:t>
      </w:r>
      <w:bookmarkEnd w:id="54"/>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600"/>
      </w:tblGrid>
      <w:tr w:rsidR="00574C23" w14:paraId="3160A0F5" w14:textId="77777777">
        <w:tc>
          <w:tcPr>
            <w:tcW w:w="1696" w:type="dxa"/>
          </w:tcPr>
          <w:p w14:paraId="435B69A2" w14:textId="77777777" w:rsidR="00574C23" w:rsidRDefault="00947F56">
            <w:pPr>
              <w:spacing w:line="360" w:lineRule="auto"/>
              <w:jc w:val="center"/>
              <w:rPr>
                <w:b/>
                <w:bCs/>
                <w:color w:val="000000"/>
                <w:sz w:val="24"/>
                <w:szCs w:val="21"/>
              </w:rPr>
            </w:pPr>
            <w:r>
              <w:rPr>
                <w:rFonts w:hint="eastAsia"/>
                <w:b/>
                <w:bCs/>
                <w:color w:val="000000"/>
                <w:sz w:val="24"/>
                <w:szCs w:val="21"/>
              </w:rPr>
              <w:t>用户划分</w:t>
            </w:r>
          </w:p>
        </w:tc>
        <w:tc>
          <w:tcPr>
            <w:tcW w:w="6600" w:type="dxa"/>
          </w:tcPr>
          <w:p w14:paraId="24F04A57" w14:textId="77777777" w:rsidR="00574C23" w:rsidRDefault="00947F56">
            <w:pPr>
              <w:spacing w:line="360" w:lineRule="auto"/>
              <w:jc w:val="center"/>
              <w:rPr>
                <w:b/>
                <w:bCs/>
                <w:color w:val="000000"/>
                <w:sz w:val="24"/>
                <w:szCs w:val="21"/>
              </w:rPr>
            </w:pPr>
            <w:r>
              <w:rPr>
                <w:rFonts w:hint="eastAsia"/>
                <w:b/>
                <w:bCs/>
                <w:color w:val="000000"/>
                <w:sz w:val="24"/>
                <w:szCs w:val="21"/>
              </w:rPr>
              <w:t>用户特性</w:t>
            </w:r>
          </w:p>
        </w:tc>
      </w:tr>
      <w:tr w:rsidR="00574C23" w14:paraId="361B9415" w14:textId="77777777">
        <w:tc>
          <w:tcPr>
            <w:tcW w:w="1696" w:type="dxa"/>
          </w:tcPr>
          <w:p w14:paraId="630B9711" w14:textId="77777777" w:rsidR="00574C23" w:rsidRDefault="00947F56">
            <w:pPr>
              <w:spacing w:line="360" w:lineRule="auto"/>
              <w:rPr>
                <w:szCs w:val="21"/>
              </w:rPr>
            </w:pPr>
            <w:r>
              <w:rPr>
                <w:rFonts w:hint="eastAsia"/>
                <w:szCs w:val="21"/>
              </w:rPr>
              <w:t>核心用户</w:t>
            </w:r>
          </w:p>
        </w:tc>
        <w:tc>
          <w:tcPr>
            <w:tcW w:w="6600" w:type="dxa"/>
          </w:tcPr>
          <w:p w14:paraId="4EAF4CA1" w14:textId="77777777" w:rsidR="00574C23" w:rsidRDefault="00947F56">
            <w:pPr>
              <w:spacing w:line="360" w:lineRule="auto"/>
              <w:rPr>
                <w:szCs w:val="21"/>
              </w:rPr>
            </w:pPr>
            <w:r>
              <w:rPr>
                <w:rFonts w:hint="eastAsia"/>
                <w:szCs w:val="21"/>
              </w:rPr>
              <w:t>学习软件工程系列课程的学生，教授软件工程系列课程的教师</w:t>
            </w:r>
          </w:p>
        </w:tc>
      </w:tr>
      <w:tr w:rsidR="00574C23" w14:paraId="66736528" w14:textId="77777777">
        <w:tc>
          <w:tcPr>
            <w:tcW w:w="1696" w:type="dxa"/>
          </w:tcPr>
          <w:p w14:paraId="5B0CAA11" w14:textId="77777777" w:rsidR="00574C23" w:rsidRDefault="00947F56">
            <w:pPr>
              <w:spacing w:line="360" w:lineRule="auto"/>
              <w:rPr>
                <w:szCs w:val="21"/>
              </w:rPr>
            </w:pPr>
            <w:r>
              <w:rPr>
                <w:rFonts w:hint="eastAsia"/>
                <w:szCs w:val="21"/>
              </w:rPr>
              <w:t>潜在用户</w:t>
            </w:r>
          </w:p>
        </w:tc>
        <w:tc>
          <w:tcPr>
            <w:tcW w:w="6600" w:type="dxa"/>
          </w:tcPr>
          <w:p w14:paraId="0FE5301C" w14:textId="77777777" w:rsidR="00574C23" w:rsidRDefault="00947F56">
            <w:pPr>
              <w:spacing w:line="360" w:lineRule="auto"/>
              <w:rPr>
                <w:szCs w:val="21"/>
              </w:rPr>
            </w:pPr>
            <w:r>
              <w:rPr>
                <w:rFonts w:hint="eastAsia"/>
                <w:szCs w:val="21"/>
              </w:rPr>
              <w:t>对软件工程课程有兴趣的人</w:t>
            </w:r>
          </w:p>
        </w:tc>
      </w:tr>
    </w:tbl>
    <w:p w14:paraId="73FC9834" w14:textId="77777777" w:rsidR="00574C23" w:rsidRDefault="00947F56">
      <w:pPr>
        <w:pStyle w:val="3"/>
      </w:pPr>
      <w:bookmarkStart w:id="55" w:name="_Toc529733540"/>
      <w:r>
        <w:rPr>
          <w:rFonts w:hint="eastAsia"/>
        </w:rPr>
        <w:t>1.2.5</w:t>
      </w:r>
      <w:r>
        <w:rPr>
          <w:rFonts w:hint="eastAsia"/>
        </w:rPr>
        <w:t>计算中心</w:t>
      </w:r>
      <w:bookmarkEnd w:id="55"/>
    </w:p>
    <w:p w14:paraId="3C67F994" w14:textId="77777777" w:rsidR="00574C23" w:rsidRDefault="00947F56">
      <w:r>
        <w:rPr>
          <w:rFonts w:hint="eastAsia"/>
        </w:rPr>
        <w:t>该项目</w:t>
      </w:r>
      <w:r>
        <w:rPr>
          <w:rFonts w:hint="eastAsia"/>
          <w:szCs w:val="21"/>
        </w:rPr>
        <w:t>运行在阿里云服务器上。</w:t>
      </w:r>
    </w:p>
    <w:p w14:paraId="7BDE71D0" w14:textId="77777777" w:rsidR="00574C23" w:rsidRDefault="00947F56">
      <w:pPr>
        <w:pStyle w:val="2"/>
        <w:spacing w:line="360" w:lineRule="auto"/>
      </w:pPr>
      <w:bookmarkStart w:id="56" w:name="_Toc529733541"/>
      <w:r>
        <w:rPr>
          <w:rFonts w:hint="eastAsia"/>
        </w:rPr>
        <w:t>1.3</w:t>
      </w:r>
      <w:r>
        <w:t xml:space="preserve"> </w:t>
      </w:r>
      <w:r>
        <w:rPr>
          <w:rFonts w:hint="eastAsia"/>
        </w:rPr>
        <w:t>定义</w:t>
      </w:r>
      <w:bookmarkEnd w:id="56"/>
    </w:p>
    <w:tbl>
      <w:tblPr>
        <w:tblStyle w:val="af3"/>
        <w:tblW w:w="8522" w:type="dxa"/>
        <w:tblLayout w:type="fixed"/>
        <w:tblLook w:val="04A0" w:firstRow="1" w:lastRow="0" w:firstColumn="1" w:lastColumn="0" w:noHBand="0" w:noVBand="1"/>
      </w:tblPr>
      <w:tblGrid>
        <w:gridCol w:w="4261"/>
        <w:gridCol w:w="4261"/>
      </w:tblGrid>
      <w:tr w:rsidR="00574C23" w14:paraId="2FB8652C" w14:textId="77777777">
        <w:tc>
          <w:tcPr>
            <w:tcW w:w="4261" w:type="dxa"/>
          </w:tcPr>
          <w:p w14:paraId="1FC12A9B" w14:textId="77777777" w:rsidR="00574C23" w:rsidRDefault="00947F56">
            <w:pPr>
              <w:jc w:val="center"/>
              <w:rPr>
                <w:rFonts w:asciiTheme="minorEastAsia" w:hAnsiTheme="minorEastAsia"/>
                <w:b/>
                <w:bCs/>
                <w:sz w:val="24"/>
                <w:szCs w:val="24"/>
              </w:rPr>
            </w:pPr>
            <w:r>
              <w:rPr>
                <w:rFonts w:asciiTheme="minorEastAsia" w:hAnsiTheme="minorEastAsia" w:hint="eastAsia"/>
                <w:b/>
                <w:bCs/>
                <w:sz w:val="24"/>
                <w:szCs w:val="24"/>
              </w:rPr>
              <w:t>缩写</w:t>
            </w:r>
          </w:p>
        </w:tc>
        <w:tc>
          <w:tcPr>
            <w:tcW w:w="4261" w:type="dxa"/>
          </w:tcPr>
          <w:p w14:paraId="508C4177" w14:textId="77777777" w:rsidR="00574C23" w:rsidRDefault="00947F56">
            <w:pPr>
              <w:jc w:val="center"/>
              <w:rPr>
                <w:b/>
                <w:bCs/>
                <w:sz w:val="24"/>
                <w:szCs w:val="24"/>
              </w:rPr>
            </w:pPr>
            <w:r>
              <w:rPr>
                <w:rFonts w:hint="eastAsia"/>
                <w:b/>
                <w:bCs/>
                <w:sz w:val="24"/>
                <w:szCs w:val="24"/>
              </w:rPr>
              <w:t>描述</w:t>
            </w:r>
          </w:p>
        </w:tc>
      </w:tr>
      <w:tr w:rsidR="00574C23" w14:paraId="1BE7BBE2" w14:textId="77777777">
        <w:tc>
          <w:tcPr>
            <w:tcW w:w="4261" w:type="dxa"/>
          </w:tcPr>
          <w:p w14:paraId="500E14E3" w14:textId="77777777" w:rsidR="00574C23" w:rsidRDefault="00947F56">
            <w:r>
              <w:rPr>
                <w:rFonts w:asciiTheme="minorEastAsia" w:hAnsiTheme="minorEastAsia"/>
                <w:szCs w:val="21"/>
              </w:rPr>
              <w:t>REPP</w:t>
            </w:r>
          </w:p>
        </w:tc>
        <w:tc>
          <w:tcPr>
            <w:tcW w:w="4261" w:type="dxa"/>
          </w:tcPr>
          <w:p w14:paraId="47442261" w14:textId="77777777" w:rsidR="00574C23" w:rsidRDefault="00947F56">
            <w:r>
              <w:rPr>
                <w:rFonts w:hint="eastAsia"/>
              </w:rPr>
              <w:t>需求项目工程计划</w:t>
            </w:r>
          </w:p>
        </w:tc>
      </w:tr>
      <w:tr w:rsidR="00574C23" w14:paraId="002289C0" w14:textId="77777777">
        <w:tc>
          <w:tcPr>
            <w:tcW w:w="4261" w:type="dxa"/>
          </w:tcPr>
          <w:p w14:paraId="241F7C02" w14:textId="77777777" w:rsidR="00574C23" w:rsidRDefault="00947F56">
            <w:r>
              <w:rPr>
                <w:rFonts w:hint="eastAsia"/>
              </w:rPr>
              <w:t>TBD</w:t>
            </w:r>
          </w:p>
        </w:tc>
        <w:tc>
          <w:tcPr>
            <w:tcW w:w="4261" w:type="dxa"/>
          </w:tcPr>
          <w:p w14:paraId="66E52753" w14:textId="77777777" w:rsidR="00574C23" w:rsidRDefault="00947F56">
            <w:r>
              <w:rPr>
                <w:rFonts w:hint="eastAsia"/>
              </w:rPr>
              <w:t>待定</w:t>
            </w:r>
          </w:p>
        </w:tc>
      </w:tr>
      <w:tr w:rsidR="00574C23" w14:paraId="292CCB1E" w14:textId="77777777">
        <w:tc>
          <w:tcPr>
            <w:tcW w:w="4261" w:type="dxa"/>
          </w:tcPr>
          <w:p w14:paraId="480B421F" w14:textId="77777777" w:rsidR="00574C23" w:rsidRDefault="00574C23"/>
        </w:tc>
        <w:tc>
          <w:tcPr>
            <w:tcW w:w="4261" w:type="dxa"/>
          </w:tcPr>
          <w:p w14:paraId="72F48204" w14:textId="77777777" w:rsidR="00574C23" w:rsidRDefault="00574C23"/>
        </w:tc>
      </w:tr>
    </w:tbl>
    <w:p w14:paraId="3678F486" w14:textId="77777777" w:rsidR="00574C23" w:rsidRDefault="00947F56">
      <w:pPr>
        <w:pStyle w:val="2"/>
        <w:spacing w:line="360" w:lineRule="auto"/>
      </w:pPr>
      <w:bookmarkStart w:id="57" w:name="_Toc529733542"/>
      <w:r>
        <w:rPr>
          <w:rFonts w:hint="eastAsia"/>
        </w:rPr>
        <w:t>1.4</w:t>
      </w:r>
      <w:r>
        <w:t xml:space="preserve"> </w:t>
      </w:r>
      <w:r>
        <w:rPr>
          <w:rFonts w:hint="eastAsia"/>
        </w:rPr>
        <w:t>参考资料</w:t>
      </w:r>
      <w:bookmarkStart w:id="58" w:name="_Toc525938482"/>
      <w:bookmarkEnd w:id="57"/>
    </w:p>
    <w:p w14:paraId="59497C1D" w14:textId="77777777" w:rsidR="00574C23" w:rsidRDefault="00947F56">
      <w:pPr>
        <w:spacing w:line="360" w:lineRule="auto"/>
        <w:ind w:firstLine="378"/>
        <w:rPr>
          <w:rFonts w:ascii="等线 Light" w:eastAsia="宋体" w:hAnsi="等线 Light"/>
        </w:rPr>
      </w:pPr>
      <w:r>
        <w:rPr>
          <w:rFonts w:ascii="等线 Light" w:eastAsia="宋体" w:hAnsi="等线 Light" w:hint="eastAsia"/>
        </w:rPr>
        <w:t xml:space="preserve">[1] </w:t>
      </w:r>
      <w:r>
        <w:rPr>
          <w:rFonts w:ascii="等线 Light" w:eastAsia="宋体" w:hAnsi="等线 Light"/>
        </w:rPr>
        <w:t>ISO9001</w:t>
      </w:r>
      <w:r>
        <w:rPr>
          <w:rFonts w:ascii="等线 Light" w:eastAsia="宋体" w:hAnsi="等线 Light" w:hint="eastAsia"/>
        </w:rPr>
        <w:t>标准</w:t>
      </w:r>
      <w:r>
        <w:rPr>
          <w:rFonts w:ascii="等线 Light" w:eastAsia="宋体" w:hAnsi="等线 Light"/>
        </w:rPr>
        <w:t>文档模板</w:t>
      </w:r>
      <w:r>
        <w:rPr>
          <w:rFonts w:ascii="等线 Light" w:eastAsia="宋体" w:hAnsi="等线 Light"/>
        </w:rPr>
        <w:t>.</w:t>
      </w:r>
      <w:r>
        <w:rPr>
          <w:rFonts w:ascii="等线 Light" w:eastAsia="宋体" w:hAnsi="等线 Light" w:hint="eastAsia"/>
        </w:rPr>
        <w:t>《需求</w:t>
      </w:r>
      <w:r>
        <w:rPr>
          <w:rFonts w:ascii="等线 Light" w:eastAsia="宋体" w:hAnsi="等线 Light"/>
        </w:rPr>
        <w:t>分析</w:t>
      </w:r>
      <w:r>
        <w:rPr>
          <w:rFonts w:ascii="等线 Light" w:eastAsia="宋体" w:hAnsi="等线 Light" w:hint="eastAsia"/>
        </w:rPr>
        <w:t>》</w:t>
      </w:r>
    </w:p>
    <w:p w14:paraId="732B50A7" w14:textId="77777777" w:rsidR="00574C23" w:rsidRDefault="00947F56">
      <w:pPr>
        <w:spacing w:line="360" w:lineRule="auto"/>
        <w:ind w:firstLine="378"/>
        <w:rPr>
          <w:rFonts w:ascii="等线 Light" w:eastAsia="宋体" w:hAnsi="等线 Light"/>
        </w:rPr>
      </w:pPr>
      <w:r>
        <w:rPr>
          <w:rFonts w:ascii="等线 Light" w:eastAsia="宋体" w:hAnsi="等线 Light"/>
        </w:rPr>
        <w:t>[2] ISO9000-3</w:t>
      </w:r>
      <w:r>
        <w:rPr>
          <w:rFonts w:ascii="等线 Light" w:eastAsia="宋体" w:hAnsi="等线 Light" w:hint="eastAsia"/>
        </w:rPr>
        <w:t>.ISO9001</w:t>
      </w:r>
      <w:r>
        <w:rPr>
          <w:rFonts w:ascii="等线 Light" w:eastAsia="宋体" w:hAnsi="等线 Light" w:hint="eastAsia"/>
        </w:rPr>
        <w:t>标准</w:t>
      </w:r>
      <w:r>
        <w:rPr>
          <w:rFonts w:ascii="等线 Light" w:eastAsia="宋体" w:hAnsi="等线 Light"/>
        </w:rPr>
        <w:t>在</w:t>
      </w:r>
      <w:r>
        <w:rPr>
          <w:rFonts w:ascii="等线 Light" w:eastAsia="宋体" w:hAnsi="等线 Light" w:hint="eastAsia"/>
        </w:rPr>
        <w:t>计算机</w:t>
      </w:r>
      <w:r>
        <w:rPr>
          <w:rFonts w:ascii="等线 Light" w:eastAsia="宋体" w:hAnsi="等线 Light"/>
        </w:rPr>
        <w:t>软件</w:t>
      </w:r>
      <w:r>
        <w:rPr>
          <w:rFonts w:ascii="等线 Light" w:eastAsia="宋体" w:hAnsi="等线 Light" w:hint="eastAsia"/>
        </w:rPr>
        <w:t>开发、</w:t>
      </w:r>
      <w:r>
        <w:rPr>
          <w:rFonts w:ascii="等线 Light" w:eastAsia="宋体" w:hAnsi="等线 Light"/>
        </w:rPr>
        <w:t>支持</w:t>
      </w:r>
      <w:r>
        <w:rPr>
          <w:rFonts w:ascii="等线 Light" w:eastAsia="宋体" w:hAnsi="等线 Light" w:hint="eastAsia"/>
        </w:rPr>
        <w:t>、安装</w:t>
      </w:r>
      <w:r>
        <w:rPr>
          <w:rFonts w:ascii="等线 Light" w:eastAsia="宋体" w:hAnsi="等线 Light"/>
        </w:rPr>
        <w:t>和维护上的应用</w:t>
      </w:r>
      <w:r>
        <w:rPr>
          <w:rFonts w:ascii="等线 Light" w:eastAsia="宋体" w:hAnsi="等线 Light"/>
        </w:rPr>
        <w:t xml:space="preserve">. </w:t>
      </w:r>
    </w:p>
    <w:p w14:paraId="5FC21AFD" w14:textId="77777777" w:rsidR="00574C23" w:rsidRDefault="00947F56">
      <w:pPr>
        <w:spacing w:line="360" w:lineRule="auto"/>
        <w:ind w:firstLine="378"/>
        <w:rPr>
          <w:rFonts w:ascii="等线 Light" w:eastAsia="宋体" w:hAnsi="等线 Light"/>
        </w:rPr>
      </w:pPr>
      <w:r>
        <w:rPr>
          <w:rFonts w:ascii="等线 Light" w:eastAsia="宋体" w:hAnsi="等线 Light"/>
        </w:rPr>
        <w:t>[3]</w:t>
      </w:r>
      <w:r>
        <w:rPr>
          <w:rFonts w:ascii="等线 Light" w:eastAsia="宋体" w:hAnsi="等线 Light" w:hint="eastAsia"/>
        </w:rPr>
        <w:t xml:space="preserve"> </w:t>
      </w:r>
      <w:r>
        <w:rPr>
          <w:rFonts w:ascii="等线 Light" w:eastAsia="宋体" w:hAnsi="等线 Light"/>
        </w:rPr>
        <w:t>GB/T 8567-2006</w:t>
      </w:r>
      <w:r>
        <w:rPr>
          <w:rFonts w:ascii="等线 Light" w:eastAsia="宋体" w:hAnsi="等线 Light" w:hint="eastAsia"/>
        </w:rPr>
        <w:t>《计算机软件文档编制规范</w:t>
      </w:r>
      <w:r>
        <w:rPr>
          <w:rFonts w:ascii="等线 Light" w:eastAsia="宋体" w:hAnsi="等线 Light" w:hint="eastAsia"/>
        </w:rPr>
        <w:t>GB-T8567-2006</w:t>
      </w:r>
      <w:r>
        <w:rPr>
          <w:rFonts w:ascii="等线 Light" w:eastAsia="宋体" w:hAnsi="等线 Light" w:hint="eastAsia"/>
        </w:rPr>
        <w:t>》</w:t>
      </w:r>
      <w:r>
        <w:rPr>
          <w:rFonts w:ascii="等线 Light" w:eastAsia="宋体" w:hAnsi="等线 Light"/>
        </w:rPr>
        <w:t xml:space="preserve"> </w:t>
      </w:r>
    </w:p>
    <w:p w14:paraId="349253B9" w14:textId="77777777" w:rsidR="00574C23" w:rsidRDefault="00947F56">
      <w:pPr>
        <w:spacing w:line="360" w:lineRule="auto"/>
        <w:ind w:firstLineChars="180" w:firstLine="378"/>
        <w:rPr>
          <w:rFonts w:ascii="等线 Light" w:eastAsia="宋体" w:hAnsi="等线 Light"/>
          <w:szCs w:val="24"/>
        </w:rPr>
      </w:pPr>
      <w:r>
        <w:rPr>
          <w:rFonts w:ascii="等线 Light" w:eastAsia="宋体" w:hAnsi="等线 Light" w:hint="eastAsia"/>
          <w:szCs w:val="24"/>
        </w:rPr>
        <w:t>[</w:t>
      </w:r>
      <w:r>
        <w:rPr>
          <w:rFonts w:ascii="等线 Light" w:eastAsia="宋体" w:hAnsi="等线 Light"/>
          <w:szCs w:val="24"/>
        </w:rPr>
        <w:t xml:space="preserve">4] </w:t>
      </w:r>
      <w:r>
        <w:rPr>
          <w:rFonts w:ascii="等线 Light" w:eastAsia="宋体" w:hAnsi="等线 Light" w:hint="eastAsia"/>
          <w:szCs w:val="24"/>
        </w:rPr>
        <w:t>C2-PRD-</w:t>
      </w:r>
      <w:r>
        <w:rPr>
          <w:rFonts w:ascii="等线 Light" w:eastAsia="宋体" w:hAnsi="等线 Light" w:hint="eastAsia"/>
          <w:szCs w:val="24"/>
        </w:rPr>
        <w:t>项目描述</w:t>
      </w:r>
      <w:r>
        <w:rPr>
          <w:rFonts w:ascii="等线 Light" w:eastAsia="宋体" w:hAnsi="等线 Light" w:hint="eastAsia"/>
          <w:szCs w:val="24"/>
        </w:rPr>
        <w:t>-201</w:t>
      </w:r>
      <w:r>
        <w:rPr>
          <w:rFonts w:ascii="等线 Light" w:eastAsia="宋体" w:hAnsi="等线 Light"/>
          <w:szCs w:val="24"/>
        </w:rPr>
        <w:t>8</w:t>
      </w:r>
    </w:p>
    <w:p w14:paraId="6CA2A4B0" w14:textId="77777777" w:rsidR="00574C23" w:rsidRDefault="00947F56">
      <w:pPr>
        <w:spacing w:line="360" w:lineRule="auto"/>
        <w:ind w:firstLineChars="180" w:firstLine="378"/>
        <w:rPr>
          <w:rFonts w:ascii="等线 Light" w:eastAsia="宋体" w:hAnsi="等线 Light"/>
          <w:szCs w:val="24"/>
        </w:rPr>
      </w:pPr>
      <w:r>
        <w:rPr>
          <w:rFonts w:ascii="等线 Light" w:eastAsia="宋体" w:hAnsi="等线 Light" w:hint="eastAsia"/>
          <w:szCs w:val="24"/>
        </w:rPr>
        <w:t>[</w:t>
      </w:r>
      <w:r>
        <w:rPr>
          <w:rFonts w:ascii="等线 Light" w:eastAsia="宋体" w:hAnsi="等线 Light"/>
          <w:szCs w:val="24"/>
        </w:rPr>
        <w:t>5</w:t>
      </w:r>
      <w:r>
        <w:rPr>
          <w:rFonts w:ascii="等线 Light" w:eastAsia="宋体" w:hAnsi="等线 Light" w:hint="eastAsia"/>
          <w:szCs w:val="24"/>
        </w:rPr>
        <w:t>]</w:t>
      </w:r>
      <w:r>
        <w:rPr>
          <w:rFonts w:ascii="等线 Light" w:eastAsia="宋体" w:hAnsi="等线 Light"/>
          <w:szCs w:val="24"/>
        </w:rPr>
        <w:t xml:space="preserve"> </w:t>
      </w:r>
      <w:r>
        <w:rPr>
          <w:rFonts w:ascii="等线 Light" w:eastAsia="宋体" w:hAnsi="等线 Light" w:hint="eastAsia"/>
          <w:szCs w:val="24"/>
        </w:rPr>
        <w:t>张海藩</w:t>
      </w:r>
      <w:r>
        <w:rPr>
          <w:rFonts w:ascii="等线 Light" w:eastAsia="宋体" w:hAnsi="等线 Light" w:hint="eastAsia"/>
          <w:szCs w:val="24"/>
        </w:rPr>
        <w:t>,</w:t>
      </w:r>
      <w:r>
        <w:rPr>
          <w:rFonts w:ascii="等线 Light" w:eastAsia="宋体" w:hAnsi="等线 Light" w:hint="eastAsia"/>
          <w:szCs w:val="24"/>
        </w:rPr>
        <w:t>牟永敏</w:t>
      </w:r>
      <w:r>
        <w:rPr>
          <w:rFonts w:ascii="等线 Light" w:eastAsia="宋体" w:hAnsi="等线 Light" w:hint="eastAsia"/>
          <w:szCs w:val="24"/>
        </w:rPr>
        <w:t>.</w:t>
      </w:r>
      <w:r>
        <w:rPr>
          <w:rFonts w:ascii="等线 Light" w:eastAsia="宋体" w:hAnsi="等线 Light" w:hint="eastAsia"/>
          <w:szCs w:val="24"/>
        </w:rPr>
        <w:t>软件工程导论（第六版）</w:t>
      </w:r>
    </w:p>
    <w:p w14:paraId="3694F4E4" w14:textId="77777777" w:rsidR="00574C23" w:rsidRDefault="00947F56">
      <w:pPr>
        <w:ind w:firstLine="378"/>
      </w:pPr>
      <w:r>
        <w:rPr>
          <w:rFonts w:hint="eastAsia"/>
        </w:rPr>
        <w:t>注</w:t>
      </w:r>
      <w:r>
        <w:t>：</w:t>
      </w:r>
      <w:r>
        <w:rPr>
          <w:rFonts w:hint="eastAsia"/>
        </w:rPr>
        <w:t>本</w:t>
      </w:r>
      <w:r>
        <w:t>文档主要</w:t>
      </w:r>
      <w:r>
        <w:rPr>
          <w:rFonts w:hint="eastAsia"/>
        </w:rPr>
        <w:t>参考</w:t>
      </w:r>
      <w:r>
        <w:rPr>
          <w:rFonts w:ascii="等线 Light" w:eastAsia="宋体" w:hAnsi="等线 Light"/>
        </w:rPr>
        <w:t>ISO9001</w:t>
      </w:r>
      <w:r>
        <w:rPr>
          <w:rFonts w:hint="eastAsia"/>
        </w:rPr>
        <w:t>标准</w:t>
      </w:r>
    </w:p>
    <w:p w14:paraId="0B839989" w14:textId="77777777" w:rsidR="00574C23" w:rsidRDefault="00574C23">
      <w:pPr>
        <w:spacing w:line="360" w:lineRule="auto"/>
        <w:rPr>
          <w:rFonts w:asciiTheme="minorEastAsia" w:hAnsiTheme="minorEastAsia"/>
          <w:sz w:val="24"/>
          <w:szCs w:val="24"/>
        </w:rPr>
      </w:pPr>
    </w:p>
    <w:p w14:paraId="52A5D3EA" w14:textId="77777777" w:rsidR="00574C23" w:rsidRDefault="00947F56">
      <w:pPr>
        <w:pStyle w:val="1"/>
        <w:spacing w:line="360" w:lineRule="auto"/>
      </w:pPr>
      <w:bookmarkStart w:id="59" w:name="_Toc529733543"/>
      <w:r>
        <w:rPr>
          <w:rFonts w:asciiTheme="majorEastAsia" w:hAnsiTheme="majorEastAsia" w:cstheme="majorHAnsi" w:hint="eastAsia"/>
        </w:rPr>
        <w:t>2</w:t>
      </w:r>
      <w:r>
        <w:rPr>
          <w:rFonts w:asciiTheme="majorEastAsia" w:hAnsiTheme="majorEastAsia" w:cstheme="majorHAnsi"/>
        </w:rPr>
        <w:t xml:space="preserve"> </w:t>
      </w:r>
      <w:r>
        <w:rPr>
          <w:rFonts w:asciiTheme="majorEastAsia" w:hAnsiTheme="majorEastAsia" w:cstheme="majorHAnsi" w:hint="eastAsia"/>
        </w:rPr>
        <w:t>项目概述</w:t>
      </w:r>
      <w:bookmarkEnd w:id="59"/>
    </w:p>
    <w:p w14:paraId="3EBFAC39" w14:textId="77777777" w:rsidR="00574C23" w:rsidRDefault="00947F56">
      <w:pPr>
        <w:pStyle w:val="2"/>
        <w:spacing w:line="360" w:lineRule="auto"/>
      </w:pPr>
      <w:bookmarkStart w:id="60" w:name="_Toc529733544"/>
      <w:r>
        <w:rPr>
          <w:rFonts w:hint="eastAsia"/>
        </w:rPr>
        <w:t>2.1</w:t>
      </w:r>
      <w:r>
        <w:t xml:space="preserve"> </w:t>
      </w:r>
      <w:r>
        <w:rPr>
          <w:rFonts w:hint="eastAsia"/>
        </w:rPr>
        <w:t>工作内容</w:t>
      </w:r>
      <w:bookmarkEnd w:id="60"/>
    </w:p>
    <w:tbl>
      <w:tblPr>
        <w:tblW w:w="852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5"/>
        <w:gridCol w:w="4948"/>
        <w:gridCol w:w="1439"/>
      </w:tblGrid>
      <w:tr w:rsidR="00574C23" w14:paraId="0B30D1BF" w14:textId="77777777">
        <w:tc>
          <w:tcPr>
            <w:tcW w:w="2135" w:type="dxa"/>
          </w:tcPr>
          <w:p w14:paraId="5A3ED5FB" w14:textId="77777777" w:rsidR="00574C23" w:rsidRDefault="00947F56">
            <w:pPr>
              <w:spacing w:line="360" w:lineRule="auto"/>
              <w:jc w:val="center"/>
              <w:rPr>
                <w:b/>
                <w:bCs/>
                <w:color w:val="000000"/>
                <w:sz w:val="24"/>
                <w:szCs w:val="21"/>
              </w:rPr>
            </w:pPr>
            <w:r>
              <w:rPr>
                <w:rFonts w:hint="eastAsia"/>
                <w:b/>
                <w:bCs/>
                <w:color w:val="000000"/>
                <w:sz w:val="24"/>
                <w:szCs w:val="21"/>
              </w:rPr>
              <w:t>里程碑</w:t>
            </w:r>
          </w:p>
        </w:tc>
        <w:tc>
          <w:tcPr>
            <w:tcW w:w="4948" w:type="dxa"/>
          </w:tcPr>
          <w:p w14:paraId="37A3DEC4" w14:textId="77777777" w:rsidR="00574C23" w:rsidRDefault="00947F56">
            <w:pPr>
              <w:spacing w:line="360" w:lineRule="auto"/>
              <w:jc w:val="center"/>
              <w:rPr>
                <w:b/>
                <w:bCs/>
                <w:color w:val="000000"/>
                <w:sz w:val="24"/>
                <w:szCs w:val="21"/>
              </w:rPr>
            </w:pPr>
            <w:r>
              <w:rPr>
                <w:rFonts w:hint="eastAsia"/>
                <w:b/>
                <w:bCs/>
                <w:color w:val="000000"/>
                <w:sz w:val="24"/>
                <w:szCs w:val="21"/>
              </w:rPr>
              <w:t>需提交文件</w:t>
            </w:r>
          </w:p>
        </w:tc>
        <w:tc>
          <w:tcPr>
            <w:tcW w:w="1439" w:type="dxa"/>
          </w:tcPr>
          <w:p w14:paraId="24A5E437" w14:textId="77777777" w:rsidR="00574C23" w:rsidRDefault="00947F56">
            <w:pPr>
              <w:spacing w:line="360" w:lineRule="auto"/>
              <w:jc w:val="center"/>
              <w:rPr>
                <w:b/>
                <w:bCs/>
                <w:color w:val="000000"/>
                <w:sz w:val="24"/>
                <w:szCs w:val="21"/>
              </w:rPr>
            </w:pPr>
            <w:r>
              <w:rPr>
                <w:rFonts w:hint="eastAsia"/>
                <w:b/>
                <w:bCs/>
                <w:color w:val="000000"/>
                <w:sz w:val="24"/>
                <w:szCs w:val="21"/>
              </w:rPr>
              <w:t>负责人</w:t>
            </w:r>
          </w:p>
        </w:tc>
      </w:tr>
      <w:tr w:rsidR="00574C23" w14:paraId="02C46E9B" w14:textId="77777777">
        <w:tc>
          <w:tcPr>
            <w:tcW w:w="2135" w:type="dxa"/>
          </w:tcPr>
          <w:p w14:paraId="6AEB55F7"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0</w:t>
            </w:r>
          </w:p>
        </w:tc>
        <w:tc>
          <w:tcPr>
            <w:tcW w:w="4948" w:type="dxa"/>
          </w:tcPr>
          <w:p w14:paraId="614DCCCE" w14:textId="77777777" w:rsidR="00574C23" w:rsidRDefault="00947F56">
            <w:pPr>
              <w:rPr>
                <w:rFonts w:asciiTheme="minorEastAsia" w:hAnsiTheme="minorEastAsia"/>
                <w:szCs w:val="21"/>
              </w:rPr>
            </w:pPr>
            <w:r>
              <w:rPr>
                <w:rFonts w:asciiTheme="minorEastAsia" w:hAnsiTheme="minorEastAsia" w:hint="eastAsia"/>
                <w:szCs w:val="21"/>
              </w:rPr>
              <w:t>项目可行性报告</w:t>
            </w:r>
          </w:p>
        </w:tc>
        <w:tc>
          <w:tcPr>
            <w:tcW w:w="1439" w:type="dxa"/>
          </w:tcPr>
          <w:p w14:paraId="00B6E038" w14:textId="77777777" w:rsidR="00574C23" w:rsidRDefault="00947F56">
            <w:pPr>
              <w:rPr>
                <w:rFonts w:asciiTheme="minorEastAsia" w:hAnsiTheme="minorEastAsia"/>
                <w:szCs w:val="21"/>
              </w:rPr>
            </w:pPr>
            <w:r>
              <w:rPr>
                <w:rFonts w:asciiTheme="minorEastAsia" w:hAnsiTheme="minorEastAsia" w:hint="eastAsia"/>
                <w:szCs w:val="21"/>
              </w:rPr>
              <w:t>沈启航</w:t>
            </w:r>
          </w:p>
        </w:tc>
      </w:tr>
      <w:tr w:rsidR="00574C23" w14:paraId="6EAF9A9C" w14:textId="77777777">
        <w:tc>
          <w:tcPr>
            <w:tcW w:w="2135" w:type="dxa"/>
          </w:tcPr>
          <w:p w14:paraId="44D3F4DF" w14:textId="77777777" w:rsidR="00574C23" w:rsidRDefault="00947F56">
            <w:pPr>
              <w:rPr>
                <w:rFonts w:ascii="等线 Light" w:eastAsia="等线 Light" w:hAnsi="等线 Light"/>
                <w:szCs w:val="21"/>
              </w:rPr>
            </w:pPr>
            <w:r>
              <w:rPr>
                <w:rFonts w:ascii="等线 Light" w:eastAsia="等线 Light" w:hAnsi="等线 Light" w:hint="eastAsia"/>
                <w:szCs w:val="21"/>
              </w:rPr>
              <w:t>M1</w:t>
            </w:r>
          </w:p>
        </w:tc>
        <w:tc>
          <w:tcPr>
            <w:tcW w:w="4948" w:type="dxa"/>
          </w:tcPr>
          <w:p w14:paraId="1265D5B5" w14:textId="77777777" w:rsidR="00574C23" w:rsidRDefault="00947F56">
            <w:pPr>
              <w:rPr>
                <w:rFonts w:asciiTheme="minorEastAsia" w:hAnsiTheme="minorEastAsia"/>
                <w:szCs w:val="21"/>
              </w:rPr>
            </w:pPr>
            <w:r>
              <w:rPr>
                <w:rFonts w:asciiTheme="minorEastAsia" w:hAnsiTheme="minorEastAsia" w:hint="eastAsia"/>
                <w:szCs w:val="21"/>
              </w:rPr>
              <w:t>项目章程、项目总体计划、需求工程计划</w:t>
            </w:r>
            <w:r>
              <w:rPr>
                <w:rFonts w:asciiTheme="minorEastAsia" w:hAnsiTheme="minorEastAsia"/>
                <w:szCs w:val="21"/>
              </w:rPr>
              <w:t>-</w:t>
            </w:r>
            <w:r>
              <w:rPr>
                <w:rFonts w:asciiTheme="minorEastAsia" w:hAnsiTheme="minorEastAsia" w:hint="eastAsia"/>
                <w:szCs w:val="21"/>
              </w:rPr>
              <w:t>初步</w:t>
            </w:r>
          </w:p>
        </w:tc>
        <w:tc>
          <w:tcPr>
            <w:tcW w:w="1439" w:type="dxa"/>
          </w:tcPr>
          <w:p w14:paraId="67C43EF1" w14:textId="77777777" w:rsidR="00574C23" w:rsidRDefault="00947F56">
            <w:pPr>
              <w:rPr>
                <w:rFonts w:asciiTheme="minorEastAsia" w:hAnsiTheme="minorEastAsia"/>
                <w:szCs w:val="21"/>
              </w:rPr>
            </w:pPr>
            <w:r>
              <w:rPr>
                <w:rFonts w:asciiTheme="minorEastAsia" w:hAnsiTheme="minorEastAsia" w:hint="eastAsia"/>
                <w:szCs w:val="21"/>
              </w:rPr>
              <w:t>沈启航</w:t>
            </w:r>
          </w:p>
        </w:tc>
      </w:tr>
      <w:tr w:rsidR="00574C23" w14:paraId="7095033E" w14:textId="77777777">
        <w:tc>
          <w:tcPr>
            <w:tcW w:w="2135" w:type="dxa"/>
          </w:tcPr>
          <w:p w14:paraId="61CB4490" w14:textId="77777777" w:rsidR="00574C23" w:rsidRDefault="00947F56">
            <w:pPr>
              <w:rPr>
                <w:rFonts w:ascii="等线 Light" w:eastAsia="等线 Light" w:hAnsi="等线 Light"/>
                <w:szCs w:val="21"/>
              </w:rPr>
            </w:pPr>
            <w:r>
              <w:rPr>
                <w:rFonts w:ascii="等线 Light" w:eastAsia="等线 Light" w:hAnsi="等线 Light" w:hint="eastAsia"/>
                <w:szCs w:val="21"/>
              </w:rPr>
              <w:lastRenderedPageBreak/>
              <w:t>M</w:t>
            </w:r>
            <w:r>
              <w:rPr>
                <w:rFonts w:ascii="等线 Light" w:eastAsia="等线 Light" w:hAnsi="等线 Light"/>
                <w:szCs w:val="21"/>
              </w:rPr>
              <w:t>2</w:t>
            </w:r>
          </w:p>
        </w:tc>
        <w:tc>
          <w:tcPr>
            <w:tcW w:w="4948" w:type="dxa"/>
          </w:tcPr>
          <w:p w14:paraId="4E1225BF" w14:textId="77777777" w:rsidR="00574C23" w:rsidRDefault="00947F56">
            <w:pPr>
              <w:rPr>
                <w:rFonts w:asciiTheme="minorEastAsia" w:hAnsiTheme="minorEastAsia"/>
                <w:szCs w:val="21"/>
              </w:rPr>
            </w:pPr>
            <w:r>
              <w:rPr>
                <w:rFonts w:asciiTheme="minorEastAsia" w:hAnsiTheme="minorEastAsia" w:hint="eastAsia"/>
                <w:szCs w:val="21"/>
              </w:rPr>
              <w:t>QA</w:t>
            </w:r>
            <w:r>
              <w:rPr>
                <w:rFonts w:asciiTheme="minorEastAsia" w:hAnsiTheme="minorEastAsia"/>
                <w:szCs w:val="21"/>
              </w:rPr>
              <w:t>计划</w:t>
            </w:r>
          </w:p>
        </w:tc>
        <w:tc>
          <w:tcPr>
            <w:tcW w:w="1439" w:type="dxa"/>
          </w:tcPr>
          <w:p w14:paraId="293EFDA2" w14:textId="77777777" w:rsidR="00574C23" w:rsidRDefault="00947F56">
            <w:pPr>
              <w:rPr>
                <w:rFonts w:asciiTheme="minorEastAsia" w:hAnsiTheme="minorEastAsia"/>
                <w:szCs w:val="21"/>
              </w:rPr>
            </w:pPr>
            <w:r>
              <w:rPr>
                <w:rFonts w:asciiTheme="minorEastAsia" w:hAnsiTheme="minorEastAsia" w:hint="eastAsia"/>
                <w:szCs w:val="21"/>
              </w:rPr>
              <w:t>杨以恒</w:t>
            </w:r>
          </w:p>
        </w:tc>
      </w:tr>
      <w:tr w:rsidR="00574C23" w14:paraId="6D7F1577" w14:textId="77777777">
        <w:tc>
          <w:tcPr>
            <w:tcW w:w="2135" w:type="dxa"/>
          </w:tcPr>
          <w:p w14:paraId="1FAA6819"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3</w:t>
            </w:r>
          </w:p>
        </w:tc>
        <w:tc>
          <w:tcPr>
            <w:tcW w:w="4948" w:type="dxa"/>
          </w:tcPr>
          <w:p w14:paraId="6768433F" w14:textId="77777777" w:rsidR="00574C23" w:rsidRDefault="00947F56">
            <w:pPr>
              <w:rPr>
                <w:rFonts w:asciiTheme="minorEastAsia" w:hAnsiTheme="minorEastAsia"/>
                <w:szCs w:val="21"/>
              </w:rPr>
            </w:pPr>
            <w:r>
              <w:rPr>
                <w:rFonts w:asciiTheme="minorEastAsia" w:hAnsiTheme="minorEastAsia" w:hint="eastAsia"/>
                <w:szCs w:val="21"/>
              </w:rPr>
              <w:t>需求工程计划修改及评审</w:t>
            </w:r>
          </w:p>
        </w:tc>
        <w:tc>
          <w:tcPr>
            <w:tcW w:w="1439" w:type="dxa"/>
          </w:tcPr>
          <w:p w14:paraId="25E8C29F" w14:textId="77777777" w:rsidR="00574C23" w:rsidRDefault="00947F56">
            <w:pPr>
              <w:rPr>
                <w:rFonts w:asciiTheme="minorEastAsia" w:hAnsiTheme="minorEastAsia"/>
                <w:szCs w:val="21"/>
              </w:rPr>
            </w:pPr>
            <w:r>
              <w:rPr>
                <w:rFonts w:asciiTheme="minorEastAsia" w:hAnsiTheme="minorEastAsia" w:hint="eastAsia"/>
                <w:szCs w:val="21"/>
              </w:rPr>
              <w:t>叶柏成</w:t>
            </w:r>
          </w:p>
        </w:tc>
      </w:tr>
      <w:tr w:rsidR="00574C23" w14:paraId="1A470248" w14:textId="77777777">
        <w:tc>
          <w:tcPr>
            <w:tcW w:w="2135" w:type="dxa"/>
          </w:tcPr>
          <w:p w14:paraId="3F676FEA"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4</w:t>
            </w:r>
          </w:p>
        </w:tc>
        <w:tc>
          <w:tcPr>
            <w:tcW w:w="4948" w:type="dxa"/>
          </w:tcPr>
          <w:p w14:paraId="7E3D3D3E" w14:textId="77777777" w:rsidR="00574C23" w:rsidRDefault="00947F56">
            <w:pPr>
              <w:rPr>
                <w:rFonts w:asciiTheme="minorEastAsia" w:hAnsiTheme="minorEastAsia"/>
                <w:szCs w:val="21"/>
              </w:rPr>
            </w:pPr>
            <w:r>
              <w:rPr>
                <w:rFonts w:asciiTheme="minorEastAsia" w:hAnsiTheme="minorEastAsia" w:hint="eastAsia"/>
                <w:szCs w:val="21"/>
              </w:rPr>
              <w:t>软件需求规格说明书</w:t>
            </w:r>
          </w:p>
        </w:tc>
        <w:tc>
          <w:tcPr>
            <w:tcW w:w="1439" w:type="dxa"/>
          </w:tcPr>
          <w:p w14:paraId="0E63808B" w14:textId="77777777" w:rsidR="00574C23" w:rsidRDefault="00947F56">
            <w:pPr>
              <w:rPr>
                <w:rFonts w:asciiTheme="minorEastAsia" w:hAnsiTheme="minorEastAsia"/>
                <w:szCs w:val="21"/>
              </w:rPr>
            </w:pPr>
            <w:r>
              <w:rPr>
                <w:rFonts w:asciiTheme="minorEastAsia" w:hAnsiTheme="minorEastAsia" w:hint="eastAsia"/>
                <w:szCs w:val="21"/>
              </w:rPr>
              <w:t>叶柏成</w:t>
            </w:r>
          </w:p>
        </w:tc>
      </w:tr>
      <w:tr w:rsidR="00574C23" w14:paraId="04670FF1" w14:textId="77777777">
        <w:tc>
          <w:tcPr>
            <w:tcW w:w="2135" w:type="dxa"/>
          </w:tcPr>
          <w:p w14:paraId="312F36F5"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5</w:t>
            </w:r>
          </w:p>
        </w:tc>
        <w:tc>
          <w:tcPr>
            <w:tcW w:w="4948" w:type="dxa"/>
          </w:tcPr>
          <w:p w14:paraId="7B5C34AF" w14:textId="77777777" w:rsidR="00574C23" w:rsidRDefault="00947F56">
            <w:pPr>
              <w:rPr>
                <w:rFonts w:asciiTheme="minorEastAsia" w:hAnsiTheme="minorEastAsia"/>
                <w:szCs w:val="21"/>
              </w:rPr>
            </w:pPr>
            <w:r>
              <w:rPr>
                <w:rFonts w:asciiTheme="minorEastAsia" w:hAnsiTheme="minorEastAsia" w:hint="eastAsia"/>
                <w:szCs w:val="21"/>
              </w:rPr>
              <w:t>软件需求规格说明书修改及评审</w:t>
            </w:r>
          </w:p>
        </w:tc>
        <w:tc>
          <w:tcPr>
            <w:tcW w:w="1439" w:type="dxa"/>
          </w:tcPr>
          <w:p w14:paraId="1B5E1C0E" w14:textId="77777777" w:rsidR="00574C23" w:rsidRDefault="00947F56">
            <w:pPr>
              <w:rPr>
                <w:rFonts w:asciiTheme="minorEastAsia" w:hAnsiTheme="minorEastAsia"/>
                <w:szCs w:val="21"/>
              </w:rPr>
            </w:pPr>
            <w:r>
              <w:rPr>
                <w:rFonts w:asciiTheme="minorEastAsia" w:hAnsiTheme="minorEastAsia" w:hint="eastAsia"/>
                <w:szCs w:val="21"/>
              </w:rPr>
              <w:t>骆佳俊</w:t>
            </w:r>
          </w:p>
        </w:tc>
      </w:tr>
      <w:tr w:rsidR="00574C23" w14:paraId="146DB2EE" w14:textId="77777777">
        <w:tc>
          <w:tcPr>
            <w:tcW w:w="2135" w:type="dxa"/>
          </w:tcPr>
          <w:p w14:paraId="00DB55A4"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6</w:t>
            </w:r>
          </w:p>
        </w:tc>
        <w:tc>
          <w:tcPr>
            <w:tcW w:w="4948" w:type="dxa"/>
          </w:tcPr>
          <w:p w14:paraId="797113D2" w14:textId="77777777" w:rsidR="00574C23" w:rsidRDefault="00947F56">
            <w:pPr>
              <w:rPr>
                <w:rFonts w:asciiTheme="minorEastAsia" w:hAnsiTheme="minorEastAsia"/>
                <w:szCs w:val="21"/>
              </w:rPr>
            </w:pPr>
            <w:r>
              <w:rPr>
                <w:rFonts w:asciiTheme="minorEastAsia" w:hAnsiTheme="minorEastAsia" w:hint="eastAsia"/>
                <w:szCs w:val="21"/>
              </w:rPr>
              <w:t>软件需求变更文档</w:t>
            </w:r>
          </w:p>
        </w:tc>
        <w:tc>
          <w:tcPr>
            <w:tcW w:w="1439" w:type="dxa"/>
          </w:tcPr>
          <w:p w14:paraId="021255AE" w14:textId="77777777" w:rsidR="00574C23" w:rsidRDefault="00947F56">
            <w:pPr>
              <w:rPr>
                <w:rFonts w:asciiTheme="minorEastAsia" w:hAnsiTheme="minorEastAsia"/>
                <w:szCs w:val="21"/>
              </w:rPr>
            </w:pPr>
            <w:r>
              <w:rPr>
                <w:rFonts w:asciiTheme="minorEastAsia" w:hAnsiTheme="minorEastAsia" w:hint="eastAsia"/>
                <w:szCs w:val="21"/>
              </w:rPr>
              <w:t>叶柏成</w:t>
            </w:r>
          </w:p>
        </w:tc>
      </w:tr>
      <w:tr w:rsidR="00574C23" w14:paraId="5B01333E" w14:textId="77777777">
        <w:tc>
          <w:tcPr>
            <w:tcW w:w="2135" w:type="dxa"/>
          </w:tcPr>
          <w:p w14:paraId="4F760936"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7</w:t>
            </w:r>
          </w:p>
        </w:tc>
        <w:tc>
          <w:tcPr>
            <w:tcW w:w="4948" w:type="dxa"/>
          </w:tcPr>
          <w:p w14:paraId="7E4C48A9" w14:textId="77777777" w:rsidR="00574C23" w:rsidRDefault="00947F56">
            <w:pPr>
              <w:rPr>
                <w:rFonts w:asciiTheme="minorEastAsia" w:hAnsiTheme="minorEastAsia"/>
                <w:szCs w:val="21"/>
              </w:rPr>
            </w:pPr>
            <w:r>
              <w:rPr>
                <w:rFonts w:asciiTheme="minorEastAsia" w:hAnsiTheme="minorEastAsia" w:hint="eastAsia"/>
                <w:szCs w:val="21"/>
              </w:rPr>
              <w:t>软件需求变更文档修改及评审</w:t>
            </w:r>
          </w:p>
        </w:tc>
        <w:tc>
          <w:tcPr>
            <w:tcW w:w="1439" w:type="dxa"/>
          </w:tcPr>
          <w:p w14:paraId="4F8C78C0" w14:textId="77777777" w:rsidR="00574C23" w:rsidRDefault="00947F56">
            <w:pPr>
              <w:rPr>
                <w:rFonts w:asciiTheme="minorEastAsia" w:hAnsiTheme="minorEastAsia"/>
                <w:szCs w:val="21"/>
              </w:rPr>
            </w:pPr>
            <w:r>
              <w:rPr>
                <w:rFonts w:asciiTheme="minorEastAsia" w:hAnsiTheme="minorEastAsia" w:hint="eastAsia"/>
                <w:szCs w:val="21"/>
              </w:rPr>
              <w:t>骆佳俊</w:t>
            </w:r>
          </w:p>
        </w:tc>
      </w:tr>
      <w:tr w:rsidR="00574C23" w14:paraId="4F9FA693" w14:textId="77777777">
        <w:tc>
          <w:tcPr>
            <w:tcW w:w="2135" w:type="dxa"/>
          </w:tcPr>
          <w:p w14:paraId="5817B507"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8</w:t>
            </w:r>
          </w:p>
        </w:tc>
        <w:tc>
          <w:tcPr>
            <w:tcW w:w="4948" w:type="dxa"/>
          </w:tcPr>
          <w:p w14:paraId="2088AFC7" w14:textId="77777777" w:rsidR="00574C23" w:rsidRDefault="00947F56">
            <w:pPr>
              <w:rPr>
                <w:rFonts w:asciiTheme="minorEastAsia" w:hAnsiTheme="minorEastAsia"/>
                <w:szCs w:val="21"/>
              </w:rPr>
            </w:pPr>
            <w:r>
              <w:rPr>
                <w:rFonts w:asciiTheme="minorEastAsia" w:hAnsiTheme="minorEastAsia" w:hint="eastAsia"/>
                <w:szCs w:val="21"/>
              </w:rPr>
              <w:t>系统设计与实现计划</w:t>
            </w:r>
          </w:p>
        </w:tc>
        <w:tc>
          <w:tcPr>
            <w:tcW w:w="1439" w:type="dxa"/>
          </w:tcPr>
          <w:p w14:paraId="36CC1DCA" w14:textId="77777777" w:rsidR="00574C23" w:rsidRDefault="00947F56">
            <w:pPr>
              <w:rPr>
                <w:rFonts w:asciiTheme="minorEastAsia" w:hAnsiTheme="minorEastAsia"/>
                <w:szCs w:val="21"/>
              </w:rPr>
            </w:pPr>
            <w:r>
              <w:rPr>
                <w:rFonts w:asciiTheme="minorEastAsia" w:hAnsiTheme="minorEastAsia" w:hint="eastAsia"/>
                <w:szCs w:val="21"/>
              </w:rPr>
              <w:t>沈启航</w:t>
            </w:r>
          </w:p>
        </w:tc>
      </w:tr>
      <w:tr w:rsidR="00574C23" w14:paraId="4829121D" w14:textId="77777777">
        <w:tc>
          <w:tcPr>
            <w:tcW w:w="2135" w:type="dxa"/>
          </w:tcPr>
          <w:p w14:paraId="3AC6273A"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9</w:t>
            </w:r>
          </w:p>
        </w:tc>
        <w:tc>
          <w:tcPr>
            <w:tcW w:w="4948" w:type="dxa"/>
          </w:tcPr>
          <w:p w14:paraId="5EDB9D08" w14:textId="77777777" w:rsidR="00574C23" w:rsidRDefault="00947F56">
            <w:pPr>
              <w:rPr>
                <w:rFonts w:asciiTheme="minorEastAsia" w:hAnsiTheme="minorEastAsia"/>
                <w:szCs w:val="21"/>
              </w:rPr>
            </w:pPr>
            <w:r>
              <w:rPr>
                <w:rFonts w:asciiTheme="minorEastAsia" w:hAnsiTheme="minorEastAsia" w:hint="eastAsia"/>
                <w:szCs w:val="21"/>
              </w:rPr>
              <w:t>软件概要设计说明</w:t>
            </w:r>
          </w:p>
        </w:tc>
        <w:tc>
          <w:tcPr>
            <w:tcW w:w="1439" w:type="dxa"/>
          </w:tcPr>
          <w:p w14:paraId="2A242841" w14:textId="77777777" w:rsidR="00574C23" w:rsidRDefault="00947F56">
            <w:pPr>
              <w:rPr>
                <w:rFonts w:asciiTheme="minorEastAsia" w:hAnsiTheme="minorEastAsia"/>
                <w:szCs w:val="21"/>
              </w:rPr>
            </w:pPr>
            <w:r>
              <w:rPr>
                <w:rFonts w:asciiTheme="minorEastAsia" w:hAnsiTheme="minorEastAsia" w:hint="eastAsia"/>
                <w:szCs w:val="21"/>
              </w:rPr>
              <w:t>杨以恒</w:t>
            </w:r>
          </w:p>
        </w:tc>
      </w:tr>
      <w:tr w:rsidR="00574C23" w14:paraId="0238E8B9" w14:textId="77777777">
        <w:tc>
          <w:tcPr>
            <w:tcW w:w="2135" w:type="dxa"/>
          </w:tcPr>
          <w:p w14:paraId="6AA8CDD5"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10</w:t>
            </w:r>
          </w:p>
        </w:tc>
        <w:tc>
          <w:tcPr>
            <w:tcW w:w="4948" w:type="dxa"/>
          </w:tcPr>
          <w:p w14:paraId="68ED4269" w14:textId="77777777" w:rsidR="00574C23" w:rsidRDefault="00947F56">
            <w:pPr>
              <w:rPr>
                <w:rFonts w:asciiTheme="minorEastAsia" w:hAnsiTheme="minorEastAsia"/>
                <w:szCs w:val="21"/>
              </w:rPr>
            </w:pPr>
            <w:r>
              <w:rPr>
                <w:rFonts w:asciiTheme="minorEastAsia" w:hAnsiTheme="minorEastAsia" w:hint="eastAsia"/>
                <w:szCs w:val="21"/>
              </w:rPr>
              <w:t>测试计划、安装部署计划、培训计划、系统维护计划</w:t>
            </w:r>
          </w:p>
        </w:tc>
        <w:tc>
          <w:tcPr>
            <w:tcW w:w="1439" w:type="dxa"/>
          </w:tcPr>
          <w:p w14:paraId="7119B4C5" w14:textId="77777777" w:rsidR="00574C23" w:rsidRDefault="00947F56">
            <w:pPr>
              <w:rPr>
                <w:rFonts w:asciiTheme="minorEastAsia" w:hAnsiTheme="minorEastAsia"/>
                <w:szCs w:val="21"/>
              </w:rPr>
            </w:pPr>
            <w:r>
              <w:rPr>
                <w:rFonts w:asciiTheme="minorEastAsia" w:hAnsiTheme="minorEastAsia" w:hint="eastAsia"/>
                <w:szCs w:val="21"/>
              </w:rPr>
              <w:t>徐哲远</w:t>
            </w:r>
          </w:p>
        </w:tc>
      </w:tr>
      <w:tr w:rsidR="00574C23" w14:paraId="13EC6CDE" w14:textId="77777777">
        <w:tc>
          <w:tcPr>
            <w:tcW w:w="2135" w:type="dxa"/>
          </w:tcPr>
          <w:p w14:paraId="5C44BE1F"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11</w:t>
            </w:r>
          </w:p>
        </w:tc>
        <w:tc>
          <w:tcPr>
            <w:tcW w:w="4948" w:type="dxa"/>
          </w:tcPr>
          <w:p w14:paraId="543E9EF4" w14:textId="77777777" w:rsidR="00574C23" w:rsidRDefault="00947F56">
            <w:pPr>
              <w:rPr>
                <w:rFonts w:asciiTheme="minorEastAsia" w:hAnsiTheme="minorEastAsia"/>
                <w:szCs w:val="21"/>
              </w:rPr>
            </w:pPr>
            <w:r>
              <w:rPr>
                <w:rFonts w:asciiTheme="minorEastAsia" w:hAnsiTheme="minorEastAsia" w:hint="eastAsia"/>
                <w:szCs w:val="21"/>
              </w:rPr>
              <w:t>项目总结报告</w:t>
            </w:r>
          </w:p>
        </w:tc>
        <w:tc>
          <w:tcPr>
            <w:tcW w:w="1439" w:type="dxa"/>
          </w:tcPr>
          <w:p w14:paraId="0164D282" w14:textId="77777777" w:rsidR="00574C23" w:rsidRDefault="00947F56">
            <w:pPr>
              <w:rPr>
                <w:rFonts w:asciiTheme="minorEastAsia" w:hAnsiTheme="minorEastAsia"/>
                <w:szCs w:val="21"/>
              </w:rPr>
            </w:pPr>
            <w:r>
              <w:rPr>
                <w:rFonts w:asciiTheme="minorEastAsia" w:hAnsiTheme="minorEastAsia" w:hint="eastAsia"/>
                <w:szCs w:val="21"/>
              </w:rPr>
              <w:t>沈启航</w:t>
            </w:r>
          </w:p>
        </w:tc>
      </w:tr>
      <w:tr w:rsidR="00574C23" w14:paraId="616B275F" w14:textId="77777777">
        <w:tc>
          <w:tcPr>
            <w:tcW w:w="2135" w:type="dxa"/>
          </w:tcPr>
          <w:p w14:paraId="7019377F"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12</w:t>
            </w:r>
          </w:p>
        </w:tc>
        <w:tc>
          <w:tcPr>
            <w:tcW w:w="4948" w:type="dxa"/>
          </w:tcPr>
          <w:p w14:paraId="1272E6FB" w14:textId="77777777" w:rsidR="00574C23" w:rsidRDefault="00947F56">
            <w:pPr>
              <w:rPr>
                <w:rFonts w:asciiTheme="minorEastAsia" w:hAnsiTheme="minorEastAsia"/>
                <w:szCs w:val="21"/>
              </w:rPr>
            </w:pPr>
            <w:r>
              <w:rPr>
                <w:rFonts w:asciiTheme="minorEastAsia" w:hAnsiTheme="minorEastAsia" w:hint="eastAsia"/>
                <w:szCs w:val="21"/>
              </w:rPr>
              <w:t>经验总结</w:t>
            </w:r>
          </w:p>
        </w:tc>
        <w:tc>
          <w:tcPr>
            <w:tcW w:w="1439" w:type="dxa"/>
          </w:tcPr>
          <w:p w14:paraId="5D13F357" w14:textId="77777777" w:rsidR="00574C23" w:rsidRDefault="00947F56">
            <w:pPr>
              <w:rPr>
                <w:rFonts w:asciiTheme="minorEastAsia" w:hAnsiTheme="minorEastAsia"/>
                <w:szCs w:val="21"/>
              </w:rPr>
            </w:pPr>
            <w:r>
              <w:rPr>
                <w:rFonts w:asciiTheme="minorEastAsia" w:hAnsiTheme="minorEastAsia" w:hint="eastAsia"/>
                <w:szCs w:val="21"/>
              </w:rPr>
              <w:t>徐哲远</w:t>
            </w:r>
          </w:p>
        </w:tc>
      </w:tr>
    </w:tbl>
    <w:p w14:paraId="66D24E63" w14:textId="77777777" w:rsidR="00574C23" w:rsidRDefault="00947F56">
      <w:pPr>
        <w:pStyle w:val="2"/>
        <w:spacing w:line="360" w:lineRule="auto"/>
      </w:pPr>
      <w:bookmarkStart w:id="61" w:name="_Toc529733545"/>
      <w:r>
        <w:rPr>
          <w:rFonts w:hint="eastAsia"/>
        </w:rPr>
        <w:t>2.2</w:t>
      </w:r>
      <w:r>
        <w:t xml:space="preserve"> </w:t>
      </w:r>
      <w:r>
        <w:rPr>
          <w:rFonts w:hint="eastAsia"/>
        </w:rPr>
        <w:t>主要参与人员</w:t>
      </w:r>
      <w:bookmarkEnd w:id="61"/>
    </w:p>
    <w:tbl>
      <w:tblPr>
        <w:tblW w:w="8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8"/>
        <w:gridCol w:w="967"/>
        <w:gridCol w:w="1488"/>
        <w:gridCol w:w="1500"/>
        <w:gridCol w:w="1267"/>
        <w:gridCol w:w="2339"/>
      </w:tblGrid>
      <w:tr w:rsidR="00574C23" w14:paraId="354B223F" w14:textId="77777777">
        <w:tc>
          <w:tcPr>
            <w:tcW w:w="958" w:type="dxa"/>
          </w:tcPr>
          <w:p w14:paraId="2D1614DE" w14:textId="77777777" w:rsidR="00574C23" w:rsidRDefault="00947F56">
            <w:pPr>
              <w:spacing w:line="360" w:lineRule="auto"/>
              <w:jc w:val="center"/>
              <w:rPr>
                <w:b/>
                <w:bCs/>
                <w:color w:val="000000"/>
                <w:sz w:val="24"/>
                <w:szCs w:val="21"/>
              </w:rPr>
            </w:pPr>
            <w:r>
              <w:rPr>
                <w:rFonts w:hint="eastAsia"/>
                <w:b/>
                <w:bCs/>
                <w:color w:val="000000"/>
                <w:sz w:val="24"/>
                <w:szCs w:val="21"/>
              </w:rPr>
              <w:t>姓名</w:t>
            </w:r>
          </w:p>
        </w:tc>
        <w:tc>
          <w:tcPr>
            <w:tcW w:w="967" w:type="dxa"/>
          </w:tcPr>
          <w:p w14:paraId="432B4783" w14:textId="77777777" w:rsidR="00574C23" w:rsidRDefault="00947F56">
            <w:pPr>
              <w:spacing w:line="360" w:lineRule="auto"/>
              <w:jc w:val="center"/>
              <w:rPr>
                <w:b/>
                <w:bCs/>
                <w:color w:val="000000"/>
                <w:sz w:val="24"/>
                <w:szCs w:val="21"/>
              </w:rPr>
            </w:pPr>
            <w:r>
              <w:rPr>
                <w:rFonts w:hint="eastAsia"/>
                <w:b/>
                <w:bCs/>
                <w:color w:val="000000"/>
                <w:sz w:val="24"/>
                <w:szCs w:val="21"/>
              </w:rPr>
              <w:t>岗位</w:t>
            </w:r>
          </w:p>
        </w:tc>
        <w:tc>
          <w:tcPr>
            <w:tcW w:w="1488" w:type="dxa"/>
          </w:tcPr>
          <w:p w14:paraId="6E6355A3" w14:textId="77777777" w:rsidR="00574C23" w:rsidRDefault="00947F56">
            <w:pPr>
              <w:spacing w:line="360" w:lineRule="auto"/>
              <w:jc w:val="center"/>
              <w:rPr>
                <w:b/>
                <w:bCs/>
                <w:color w:val="000000"/>
                <w:sz w:val="24"/>
                <w:szCs w:val="21"/>
              </w:rPr>
            </w:pPr>
            <w:r>
              <w:rPr>
                <w:rFonts w:hint="eastAsia"/>
                <w:b/>
                <w:bCs/>
                <w:color w:val="000000"/>
                <w:sz w:val="24"/>
                <w:szCs w:val="21"/>
              </w:rPr>
              <w:t>电话</w:t>
            </w:r>
          </w:p>
        </w:tc>
        <w:tc>
          <w:tcPr>
            <w:tcW w:w="1500" w:type="dxa"/>
          </w:tcPr>
          <w:p w14:paraId="73D94160" w14:textId="77777777" w:rsidR="00574C23" w:rsidRDefault="00947F56">
            <w:pPr>
              <w:spacing w:line="360" w:lineRule="auto"/>
              <w:jc w:val="center"/>
              <w:rPr>
                <w:b/>
                <w:bCs/>
                <w:color w:val="000000"/>
                <w:sz w:val="24"/>
                <w:szCs w:val="21"/>
              </w:rPr>
            </w:pPr>
            <w:r>
              <w:rPr>
                <w:rFonts w:hint="eastAsia"/>
                <w:b/>
                <w:bCs/>
                <w:color w:val="000000"/>
                <w:sz w:val="24"/>
                <w:szCs w:val="21"/>
              </w:rPr>
              <w:t>邮箱</w:t>
            </w:r>
          </w:p>
        </w:tc>
        <w:tc>
          <w:tcPr>
            <w:tcW w:w="1267" w:type="dxa"/>
          </w:tcPr>
          <w:p w14:paraId="70AE071E" w14:textId="77777777" w:rsidR="00574C23" w:rsidRDefault="00947F56">
            <w:pPr>
              <w:spacing w:line="360" w:lineRule="auto"/>
              <w:jc w:val="center"/>
              <w:rPr>
                <w:b/>
                <w:bCs/>
                <w:color w:val="000000"/>
                <w:sz w:val="24"/>
                <w:szCs w:val="21"/>
              </w:rPr>
            </w:pPr>
            <w:r>
              <w:rPr>
                <w:rFonts w:hint="eastAsia"/>
                <w:b/>
                <w:bCs/>
                <w:color w:val="000000"/>
                <w:sz w:val="24"/>
                <w:szCs w:val="21"/>
              </w:rPr>
              <w:t>地址</w:t>
            </w:r>
          </w:p>
        </w:tc>
        <w:tc>
          <w:tcPr>
            <w:tcW w:w="2339" w:type="dxa"/>
          </w:tcPr>
          <w:p w14:paraId="5F5404DB" w14:textId="77777777" w:rsidR="00574C23" w:rsidRDefault="00947F56">
            <w:pPr>
              <w:spacing w:line="360" w:lineRule="auto"/>
              <w:jc w:val="center"/>
              <w:rPr>
                <w:b/>
                <w:bCs/>
                <w:color w:val="000000"/>
                <w:sz w:val="24"/>
                <w:szCs w:val="21"/>
              </w:rPr>
            </w:pPr>
            <w:r>
              <w:rPr>
                <w:rFonts w:hint="eastAsia"/>
                <w:b/>
                <w:bCs/>
                <w:color w:val="000000"/>
                <w:sz w:val="24"/>
                <w:szCs w:val="21"/>
              </w:rPr>
              <w:t>掌握</w:t>
            </w:r>
            <w:r>
              <w:rPr>
                <w:b/>
                <w:bCs/>
                <w:color w:val="000000"/>
                <w:sz w:val="24"/>
                <w:szCs w:val="21"/>
              </w:rPr>
              <w:t>技能</w:t>
            </w:r>
          </w:p>
        </w:tc>
      </w:tr>
      <w:tr w:rsidR="00574C23" w14:paraId="4DC0195C" w14:textId="77777777">
        <w:tc>
          <w:tcPr>
            <w:tcW w:w="958" w:type="dxa"/>
          </w:tcPr>
          <w:p w14:paraId="1E6D98D1" w14:textId="77777777" w:rsidR="00574C23" w:rsidRDefault="00947F56">
            <w:pPr>
              <w:spacing w:line="360" w:lineRule="auto"/>
            </w:pPr>
            <w:r>
              <w:rPr>
                <w:rFonts w:hint="eastAsia"/>
              </w:rPr>
              <w:t>沈启航</w:t>
            </w:r>
          </w:p>
        </w:tc>
        <w:tc>
          <w:tcPr>
            <w:tcW w:w="967" w:type="dxa"/>
          </w:tcPr>
          <w:p w14:paraId="6D8C39CD" w14:textId="77777777" w:rsidR="00574C23" w:rsidRDefault="00947F56">
            <w:pPr>
              <w:spacing w:line="360" w:lineRule="auto"/>
            </w:pPr>
            <w:r>
              <w:rPr>
                <w:rFonts w:hint="eastAsia"/>
              </w:rPr>
              <w:t>项目经理</w:t>
            </w:r>
          </w:p>
        </w:tc>
        <w:tc>
          <w:tcPr>
            <w:tcW w:w="1488" w:type="dxa"/>
          </w:tcPr>
          <w:p w14:paraId="3792704C" w14:textId="77777777" w:rsidR="00574C23" w:rsidRDefault="00947F56">
            <w:pPr>
              <w:spacing w:line="360" w:lineRule="auto"/>
            </w:pPr>
            <w:r>
              <w:rPr>
                <w:rFonts w:hint="eastAsia"/>
              </w:rPr>
              <w:t>15988122404</w:t>
            </w:r>
          </w:p>
        </w:tc>
        <w:tc>
          <w:tcPr>
            <w:tcW w:w="1500" w:type="dxa"/>
          </w:tcPr>
          <w:p w14:paraId="07EAF326" w14:textId="77777777" w:rsidR="00574C23" w:rsidRDefault="00947F56">
            <w:pPr>
              <w:spacing w:line="360" w:lineRule="auto"/>
            </w:pPr>
            <w:r>
              <w:rPr>
                <w:rFonts w:ascii="Times New Roman" w:hAnsi="Times New Roman" w:cs="Times New Roman" w:hint="eastAsia"/>
                <w:szCs w:val="24"/>
              </w:rPr>
              <w:t>31601404</w:t>
            </w:r>
            <w:r>
              <w:rPr>
                <w:rFonts w:ascii="Times New Roman" w:hAnsi="Times New Roman" w:cs="Times New Roman"/>
                <w:szCs w:val="24"/>
              </w:rPr>
              <w:t>@stu.zucc.edu.cn</w:t>
            </w:r>
          </w:p>
        </w:tc>
        <w:tc>
          <w:tcPr>
            <w:tcW w:w="1267" w:type="dxa"/>
          </w:tcPr>
          <w:p w14:paraId="5B7E9C9E" w14:textId="77777777" w:rsidR="00574C23" w:rsidRDefault="00947F56">
            <w:pPr>
              <w:spacing w:line="360" w:lineRule="auto"/>
            </w:pPr>
            <w:r>
              <w:rPr>
                <w:rFonts w:hint="eastAsia"/>
              </w:rPr>
              <w:t>弘毅</w:t>
            </w:r>
            <w:r>
              <w:rPr>
                <w:rFonts w:hint="eastAsia"/>
              </w:rPr>
              <w:t>B1-614</w:t>
            </w:r>
          </w:p>
        </w:tc>
        <w:tc>
          <w:tcPr>
            <w:tcW w:w="2339" w:type="dxa"/>
          </w:tcPr>
          <w:p w14:paraId="234B52DC" w14:textId="77777777" w:rsidR="00574C23" w:rsidRDefault="00947F56">
            <w:pPr>
              <w:spacing w:line="360" w:lineRule="auto"/>
            </w:pPr>
            <w:r>
              <w:rPr>
                <w:rFonts w:hint="eastAsia"/>
              </w:rPr>
              <w:t>具有</w:t>
            </w:r>
            <w:r>
              <w:t>良好的沟通能力与组织能力</w:t>
            </w:r>
            <w:r>
              <w:rPr>
                <w:rFonts w:hint="eastAsia"/>
              </w:rPr>
              <w:t>；</w:t>
            </w:r>
          </w:p>
          <w:p w14:paraId="1BB68642" w14:textId="77777777" w:rsidR="00574C23" w:rsidRDefault="00947F56">
            <w:pPr>
              <w:spacing w:line="360" w:lineRule="auto"/>
            </w:pPr>
            <w:r>
              <w:rPr>
                <w:rFonts w:hint="eastAsia"/>
              </w:rPr>
              <w:t>了解</w:t>
            </w:r>
            <w:proofErr w:type="spellStart"/>
            <w:r>
              <w:t>GIt</w:t>
            </w:r>
            <w:proofErr w:type="spellEnd"/>
            <w:r>
              <w:t xml:space="preserve"> </w:t>
            </w:r>
            <w:r>
              <w:rPr>
                <w:rFonts w:hint="eastAsia"/>
              </w:rPr>
              <w:t>版本</w:t>
            </w:r>
            <w:r>
              <w:t>控制工具</w:t>
            </w:r>
            <w:r>
              <w:rPr>
                <w:rFonts w:hint="eastAsia"/>
              </w:rPr>
              <w:t>的</w:t>
            </w:r>
            <w:r>
              <w:t>使用方法，了解项目开发结构；</w:t>
            </w:r>
          </w:p>
          <w:p w14:paraId="44495EA1" w14:textId="77777777" w:rsidR="00574C23" w:rsidRDefault="00947F56">
            <w:pPr>
              <w:spacing w:line="360" w:lineRule="auto"/>
            </w:pPr>
            <w:r>
              <w:rPr>
                <w:rFonts w:hint="eastAsia"/>
              </w:rPr>
              <w:t>了解</w:t>
            </w:r>
            <w:r>
              <w:t>瀑布模型</w:t>
            </w:r>
            <w:r>
              <w:rPr>
                <w:rFonts w:hint="eastAsia"/>
              </w:rPr>
              <w:t>的</w:t>
            </w:r>
            <w:r>
              <w:t>开发过程；</w:t>
            </w:r>
          </w:p>
        </w:tc>
      </w:tr>
      <w:tr w:rsidR="00574C23" w14:paraId="3E8F6247" w14:textId="77777777">
        <w:tc>
          <w:tcPr>
            <w:tcW w:w="958" w:type="dxa"/>
          </w:tcPr>
          <w:p w14:paraId="5D99B437" w14:textId="77777777" w:rsidR="00574C23" w:rsidRDefault="00947F56">
            <w:pPr>
              <w:spacing w:line="360" w:lineRule="auto"/>
            </w:pPr>
            <w:r>
              <w:rPr>
                <w:rFonts w:hint="eastAsia"/>
              </w:rPr>
              <w:t>杨以恒</w:t>
            </w:r>
          </w:p>
        </w:tc>
        <w:tc>
          <w:tcPr>
            <w:tcW w:w="967" w:type="dxa"/>
          </w:tcPr>
          <w:p w14:paraId="6CA37AFE" w14:textId="77777777" w:rsidR="00574C23" w:rsidRDefault="00947F56">
            <w:pPr>
              <w:spacing w:line="360" w:lineRule="auto"/>
            </w:pPr>
            <w:r>
              <w:rPr>
                <w:rFonts w:hint="eastAsia"/>
              </w:rPr>
              <w:t>质量保证员</w:t>
            </w:r>
          </w:p>
        </w:tc>
        <w:tc>
          <w:tcPr>
            <w:tcW w:w="1488" w:type="dxa"/>
          </w:tcPr>
          <w:p w14:paraId="56B25A62" w14:textId="77777777" w:rsidR="00574C23" w:rsidRDefault="00947F56">
            <w:pPr>
              <w:spacing w:line="360" w:lineRule="auto"/>
            </w:pPr>
            <w:r>
              <w:rPr>
                <w:rFonts w:hint="eastAsia"/>
              </w:rPr>
              <w:t>18989678901</w:t>
            </w:r>
          </w:p>
        </w:tc>
        <w:tc>
          <w:tcPr>
            <w:tcW w:w="1500" w:type="dxa"/>
          </w:tcPr>
          <w:p w14:paraId="1342420A" w14:textId="77777777" w:rsidR="00574C23" w:rsidRDefault="00947F56">
            <w:pPr>
              <w:spacing w:line="360" w:lineRule="auto"/>
            </w:pPr>
            <w:r>
              <w:rPr>
                <w:rFonts w:ascii="Times New Roman" w:hAnsi="Times New Roman" w:cs="Times New Roman" w:hint="eastAsia"/>
                <w:szCs w:val="24"/>
              </w:rPr>
              <w:t>31601410</w:t>
            </w:r>
            <w:r>
              <w:rPr>
                <w:rFonts w:ascii="Times New Roman" w:hAnsi="Times New Roman" w:cs="Times New Roman"/>
                <w:szCs w:val="24"/>
              </w:rPr>
              <w:t>@stu.zucc.edu.cn</w:t>
            </w:r>
          </w:p>
        </w:tc>
        <w:tc>
          <w:tcPr>
            <w:tcW w:w="1267" w:type="dxa"/>
          </w:tcPr>
          <w:p w14:paraId="6FEC2457" w14:textId="77777777" w:rsidR="00574C23" w:rsidRDefault="00947F56">
            <w:pPr>
              <w:spacing w:line="360" w:lineRule="auto"/>
            </w:pPr>
            <w:r>
              <w:rPr>
                <w:rFonts w:hint="eastAsia"/>
              </w:rPr>
              <w:t>弘毅</w:t>
            </w:r>
            <w:r>
              <w:rPr>
                <w:rFonts w:hint="eastAsia"/>
              </w:rPr>
              <w:t>B1-615</w:t>
            </w:r>
          </w:p>
        </w:tc>
        <w:tc>
          <w:tcPr>
            <w:tcW w:w="2339" w:type="dxa"/>
          </w:tcPr>
          <w:p w14:paraId="513B0BF9" w14:textId="77777777" w:rsidR="00574C23" w:rsidRDefault="00947F56">
            <w:pPr>
              <w:spacing w:line="360" w:lineRule="auto"/>
            </w:pPr>
            <w:r>
              <w:rPr>
                <w:rFonts w:hint="eastAsia"/>
              </w:rPr>
              <w:t>有一定</w:t>
            </w:r>
            <w:r>
              <w:t>的开发经验；</w:t>
            </w:r>
          </w:p>
          <w:p w14:paraId="61473EB9" w14:textId="77777777" w:rsidR="00574C23" w:rsidRDefault="00947F56">
            <w:pPr>
              <w:spacing w:line="360" w:lineRule="auto"/>
            </w:pPr>
            <w:r>
              <w:rPr>
                <w:rFonts w:hint="eastAsia"/>
              </w:rPr>
              <w:t>有一定</w:t>
            </w:r>
            <w:r>
              <w:t>的美工设计经验，</w:t>
            </w:r>
            <w:r>
              <w:rPr>
                <w:rFonts w:hint="eastAsia"/>
              </w:rPr>
              <w:t>熟悉</w:t>
            </w:r>
            <w:r>
              <w:t>Photoshop</w:t>
            </w:r>
            <w:r>
              <w:t>及类似工具使用；</w:t>
            </w:r>
          </w:p>
          <w:p w14:paraId="053E354C" w14:textId="77777777" w:rsidR="00574C23" w:rsidRDefault="00947F56">
            <w:pPr>
              <w:spacing w:line="360" w:lineRule="auto"/>
            </w:pPr>
            <w:r>
              <w:rPr>
                <w:rFonts w:hint="eastAsia"/>
              </w:rPr>
              <w:t>了解</w:t>
            </w:r>
            <w:r>
              <w:t>瀑布模型</w:t>
            </w:r>
            <w:r>
              <w:rPr>
                <w:rFonts w:hint="eastAsia"/>
              </w:rPr>
              <w:t>的</w:t>
            </w:r>
            <w:r>
              <w:t>开发过程；</w:t>
            </w:r>
          </w:p>
        </w:tc>
      </w:tr>
      <w:tr w:rsidR="00574C23" w14:paraId="55FB25A3" w14:textId="77777777">
        <w:tc>
          <w:tcPr>
            <w:tcW w:w="958" w:type="dxa"/>
          </w:tcPr>
          <w:p w14:paraId="1DBA0414" w14:textId="77777777" w:rsidR="00574C23" w:rsidRDefault="00947F56">
            <w:pPr>
              <w:spacing w:line="360" w:lineRule="auto"/>
            </w:pPr>
            <w:r>
              <w:rPr>
                <w:rFonts w:hint="eastAsia"/>
              </w:rPr>
              <w:t>叶柏成</w:t>
            </w:r>
          </w:p>
        </w:tc>
        <w:tc>
          <w:tcPr>
            <w:tcW w:w="967" w:type="dxa"/>
          </w:tcPr>
          <w:p w14:paraId="043B3548" w14:textId="77777777" w:rsidR="00574C23" w:rsidRDefault="00947F56">
            <w:pPr>
              <w:spacing w:line="360" w:lineRule="auto"/>
            </w:pPr>
            <w:r>
              <w:rPr>
                <w:rFonts w:hint="eastAsia"/>
              </w:rPr>
              <w:t>配置管理员</w:t>
            </w:r>
          </w:p>
        </w:tc>
        <w:tc>
          <w:tcPr>
            <w:tcW w:w="1488" w:type="dxa"/>
          </w:tcPr>
          <w:p w14:paraId="6E77BF9B" w14:textId="77777777" w:rsidR="00574C23" w:rsidRDefault="00947F56">
            <w:pPr>
              <w:spacing w:line="360" w:lineRule="auto"/>
            </w:pPr>
            <w:r>
              <w:rPr>
                <w:rFonts w:hint="eastAsia"/>
              </w:rPr>
              <w:t>13588025779</w:t>
            </w:r>
          </w:p>
        </w:tc>
        <w:tc>
          <w:tcPr>
            <w:tcW w:w="1500" w:type="dxa"/>
          </w:tcPr>
          <w:p w14:paraId="02FE7CD9" w14:textId="77777777" w:rsidR="00574C23" w:rsidRDefault="00947F56">
            <w:pPr>
              <w:spacing w:line="360" w:lineRule="auto"/>
            </w:pPr>
            <w:r>
              <w:rPr>
                <w:rFonts w:ascii="Times New Roman" w:hAnsi="Times New Roman" w:cs="Times New Roman" w:hint="eastAsia"/>
                <w:szCs w:val="24"/>
              </w:rPr>
              <w:t>31601411</w:t>
            </w:r>
            <w:r>
              <w:rPr>
                <w:rFonts w:ascii="Times New Roman" w:hAnsi="Times New Roman" w:cs="Times New Roman"/>
                <w:szCs w:val="24"/>
              </w:rPr>
              <w:t>@stu.zucc.edu.cn</w:t>
            </w:r>
          </w:p>
        </w:tc>
        <w:tc>
          <w:tcPr>
            <w:tcW w:w="1267" w:type="dxa"/>
          </w:tcPr>
          <w:p w14:paraId="780834B8" w14:textId="77777777" w:rsidR="00574C23" w:rsidRDefault="00947F56">
            <w:pPr>
              <w:spacing w:line="360" w:lineRule="auto"/>
            </w:pPr>
            <w:r>
              <w:rPr>
                <w:rFonts w:hint="eastAsia"/>
              </w:rPr>
              <w:t>弘毅</w:t>
            </w:r>
            <w:r>
              <w:rPr>
                <w:rFonts w:hint="eastAsia"/>
              </w:rPr>
              <w:t>B1-615</w:t>
            </w:r>
          </w:p>
        </w:tc>
        <w:tc>
          <w:tcPr>
            <w:tcW w:w="2339" w:type="dxa"/>
          </w:tcPr>
          <w:p w14:paraId="6DDB7745" w14:textId="77777777" w:rsidR="00574C23" w:rsidRDefault="00947F56">
            <w:pPr>
              <w:spacing w:line="360" w:lineRule="auto"/>
            </w:pPr>
            <w:r>
              <w:rPr>
                <w:rFonts w:hint="eastAsia"/>
              </w:rPr>
              <w:t>有一定的开发</w:t>
            </w:r>
            <w:r>
              <w:t>经验</w:t>
            </w:r>
            <w:r>
              <w:rPr>
                <w:rFonts w:hint="eastAsia"/>
              </w:rPr>
              <w:t>；</w:t>
            </w:r>
          </w:p>
          <w:p w14:paraId="177B8FB9" w14:textId="77777777" w:rsidR="00574C23" w:rsidRDefault="00947F56">
            <w:pPr>
              <w:spacing w:line="360" w:lineRule="auto"/>
            </w:pPr>
            <w:r>
              <w:rPr>
                <w:rFonts w:hint="eastAsia"/>
              </w:rPr>
              <w:t>了解</w:t>
            </w:r>
            <w:r>
              <w:t>Git</w:t>
            </w:r>
            <w:r>
              <w:t>版本控制工具使用，</w:t>
            </w:r>
            <w:r>
              <w:rPr>
                <w:rFonts w:hint="eastAsia"/>
              </w:rPr>
              <w:t>了解</w:t>
            </w:r>
            <w:r>
              <w:t>文档工具使用，有一定软件开发能力；</w:t>
            </w:r>
          </w:p>
          <w:p w14:paraId="7A457735" w14:textId="77777777" w:rsidR="00574C23" w:rsidRDefault="00947F56">
            <w:pPr>
              <w:spacing w:line="360" w:lineRule="auto"/>
            </w:pPr>
            <w:r>
              <w:rPr>
                <w:rFonts w:hint="eastAsia"/>
              </w:rPr>
              <w:lastRenderedPageBreak/>
              <w:t>了解</w:t>
            </w:r>
            <w:r>
              <w:t>瀑布模型</w:t>
            </w:r>
            <w:r>
              <w:rPr>
                <w:rFonts w:hint="eastAsia"/>
              </w:rPr>
              <w:t>的</w:t>
            </w:r>
            <w:r>
              <w:t>开发过程；</w:t>
            </w:r>
          </w:p>
        </w:tc>
      </w:tr>
      <w:tr w:rsidR="00574C23" w14:paraId="652BC267" w14:textId="77777777">
        <w:tc>
          <w:tcPr>
            <w:tcW w:w="958" w:type="dxa"/>
          </w:tcPr>
          <w:p w14:paraId="1EDFC1F2" w14:textId="77777777" w:rsidR="00574C23" w:rsidRDefault="00947F56">
            <w:pPr>
              <w:spacing w:line="360" w:lineRule="auto"/>
            </w:pPr>
            <w:r>
              <w:rPr>
                <w:rFonts w:hint="eastAsia"/>
              </w:rPr>
              <w:lastRenderedPageBreak/>
              <w:t>徐哲远</w:t>
            </w:r>
          </w:p>
        </w:tc>
        <w:tc>
          <w:tcPr>
            <w:tcW w:w="967" w:type="dxa"/>
          </w:tcPr>
          <w:p w14:paraId="092031B1" w14:textId="77777777" w:rsidR="00574C23" w:rsidRDefault="00947F56">
            <w:pPr>
              <w:spacing w:line="360" w:lineRule="auto"/>
            </w:pPr>
            <w:r>
              <w:rPr>
                <w:rFonts w:hint="eastAsia"/>
              </w:rPr>
              <w:t>会议记录员</w:t>
            </w:r>
          </w:p>
        </w:tc>
        <w:tc>
          <w:tcPr>
            <w:tcW w:w="1488" w:type="dxa"/>
          </w:tcPr>
          <w:p w14:paraId="331EFF6F" w14:textId="77777777" w:rsidR="00574C23" w:rsidRDefault="00947F56">
            <w:pPr>
              <w:spacing w:line="360" w:lineRule="auto"/>
            </w:pPr>
            <w:r>
              <w:rPr>
                <w:rFonts w:hint="eastAsia"/>
              </w:rPr>
              <w:t>15968805302</w:t>
            </w:r>
          </w:p>
        </w:tc>
        <w:tc>
          <w:tcPr>
            <w:tcW w:w="1500" w:type="dxa"/>
          </w:tcPr>
          <w:p w14:paraId="473A1EA3" w14:textId="77777777" w:rsidR="00574C23" w:rsidRDefault="00947F56">
            <w:pPr>
              <w:spacing w:line="360" w:lineRule="auto"/>
            </w:pPr>
            <w:r>
              <w:rPr>
                <w:rFonts w:ascii="Times New Roman" w:hAnsi="Times New Roman" w:cs="Times New Roman" w:hint="eastAsia"/>
                <w:szCs w:val="24"/>
              </w:rPr>
              <w:t>31601409</w:t>
            </w:r>
            <w:r>
              <w:rPr>
                <w:rFonts w:ascii="Times New Roman" w:hAnsi="Times New Roman" w:cs="Times New Roman"/>
                <w:szCs w:val="24"/>
              </w:rPr>
              <w:t>@stu.zucc.edu.cn</w:t>
            </w:r>
          </w:p>
        </w:tc>
        <w:tc>
          <w:tcPr>
            <w:tcW w:w="1267" w:type="dxa"/>
          </w:tcPr>
          <w:p w14:paraId="1BB640D6" w14:textId="77777777" w:rsidR="00574C23" w:rsidRDefault="00947F56">
            <w:pPr>
              <w:spacing w:line="360" w:lineRule="auto"/>
            </w:pPr>
            <w:r>
              <w:rPr>
                <w:rFonts w:hint="eastAsia"/>
              </w:rPr>
              <w:t>弘毅</w:t>
            </w:r>
            <w:r>
              <w:rPr>
                <w:rFonts w:hint="eastAsia"/>
              </w:rPr>
              <w:t>B1-615</w:t>
            </w:r>
          </w:p>
        </w:tc>
        <w:tc>
          <w:tcPr>
            <w:tcW w:w="2339" w:type="dxa"/>
          </w:tcPr>
          <w:p w14:paraId="39E2219E" w14:textId="77777777" w:rsidR="00574C23" w:rsidRDefault="00947F56">
            <w:pPr>
              <w:spacing w:line="360" w:lineRule="auto"/>
            </w:pPr>
            <w:r>
              <w:rPr>
                <w:rFonts w:hint="eastAsia"/>
              </w:rPr>
              <w:t>有一定</w:t>
            </w:r>
            <w:r>
              <w:t>的开发经验；</w:t>
            </w:r>
          </w:p>
          <w:p w14:paraId="33307601" w14:textId="77777777" w:rsidR="00574C23" w:rsidRDefault="00947F56">
            <w:pPr>
              <w:spacing w:line="360" w:lineRule="auto"/>
            </w:pPr>
            <w:r>
              <w:rPr>
                <w:rFonts w:hint="eastAsia"/>
              </w:rPr>
              <w:t>了解</w:t>
            </w:r>
            <w:r>
              <w:t>瀑布模型</w:t>
            </w:r>
            <w:r>
              <w:rPr>
                <w:rFonts w:hint="eastAsia"/>
              </w:rPr>
              <w:t>的</w:t>
            </w:r>
            <w:r>
              <w:t>开发过程；</w:t>
            </w:r>
          </w:p>
        </w:tc>
      </w:tr>
      <w:tr w:rsidR="00574C23" w14:paraId="702B5FB0" w14:textId="77777777">
        <w:tc>
          <w:tcPr>
            <w:tcW w:w="958" w:type="dxa"/>
          </w:tcPr>
          <w:p w14:paraId="5ACDD28B" w14:textId="77777777" w:rsidR="00574C23" w:rsidRDefault="00947F56">
            <w:pPr>
              <w:spacing w:line="360" w:lineRule="auto"/>
            </w:pPr>
            <w:r>
              <w:rPr>
                <w:rFonts w:hint="eastAsia"/>
              </w:rPr>
              <w:t>骆佳俊</w:t>
            </w:r>
          </w:p>
        </w:tc>
        <w:tc>
          <w:tcPr>
            <w:tcW w:w="967" w:type="dxa"/>
          </w:tcPr>
          <w:p w14:paraId="2512F245" w14:textId="77777777" w:rsidR="00574C23" w:rsidRDefault="00947F56">
            <w:pPr>
              <w:spacing w:line="360" w:lineRule="auto"/>
            </w:pPr>
            <w:r>
              <w:rPr>
                <w:rFonts w:hint="eastAsia"/>
              </w:rPr>
              <w:t>归档</w:t>
            </w:r>
            <w:proofErr w:type="gramStart"/>
            <w:r>
              <w:rPr>
                <w:rFonts w:hint="eastAsia"/>
              </w:rPr>
              <w:t>整理员</w:t>
            </w:r>
            <w:proofErr w:type="gramEnd"/>
          </w:p>
        </w:tc>
        <w:tc>
          <w:tcPr>
            <w:tcW w:w="1488" w:type="dxa"/>
          </w:tcPr>
          <w:p w14:paraId="62E4F763" w14:textId="77777777" w:rsidR="00574C23" w:rsidRDefault="00947F56">
            <w:pPr>
              <w:spacing w:line="360" w:lineRule="auto"/>
            </w:pPr>
            <w:r>
              <w:rPr>
                <w:rFonts w:hint="eastAsia"/>
              </w:rPr>
              <w:t>18058735546</w:t>
            </w:r>
          </w:p>
        </w:tc>
        <w:tc>
          <w:tcPr>
            <w:tcW w:w="1500" w:type="dxa"/>
          </w:tcPr>
          <w:p w14:paraId="04F38542" w14:textId="77777777" w:rsidR="00574C23" w:rsidRDefault="00947F56">
            <w:pPr>
              <w:spacing w:line="360" w:lineRule="auto"/>
            </w:pPr>
            <w:r>
              <w:rPr>
                <w:rFonts w:ascii="Times New Roman" w:hAnsi="Times New Roman" w:cs="Times New Roman" w:hint="eastAsia"/>
                <w:szCs w:val="24"/>
              </w:rPr>
              <w:t>31601215</w:t>
            </w:r>
            <w:r>
              <w:rPr>
                <w:rFonts w:ascii="Times New Roman" w:hAnsi="Times New Roman" w:cs="Times New Roman"/>
                <w:szCs w:val="24"/>
              </w:rPr>
              <w:t>@stu.zucc.edu.cn</w:t>
            </w:r>
          </w:p>
        </w:tc>
        <w:tc>
          <w:tcPr>
            <w:tcW w:w="1267" w:type="dxa"/>
          </w:tcPr>
          <w:p w14:paraId="0D4BE4DC" w14:textId="77777777" w:rsidR="00574C23" w:rsidRDefault="00947F56">
            <w:pPr>
              <w:spacing w:line="360" w:lineRule="auto"/>
            </w:pPr>
            <w:r>
              <w:rPr>
                <w:rFonts w:hint="eastAsia"/>
              </w:rPr>
              <w:t>弘毅</w:t>
            </w:r>
            <w:r>
              <w:rPr>
                <w:rFonts w:hint="eastAsia"/>
              </w:rPr>
              <w:t>B2-206</w:t>
            </w:r>
          </w:p>
        </w:tc>
        <w:tc>
          <w:tcPr>
            <w:tcW w:w="2339" w:type="dxa"/>
          </w:tcPr>
          <w:p w14:paraId="33978205" w14:textId="77777777" w:rsidR="00574C23" w:rsidRDefault="00947F56">
            <w:pPr>
              <w:spacing w:line="360" w:lineRule="auto"/>
            </w:pPr>
            <w:r>
              <w:rPr>
                <w:rFonts w:hint="eastAsia"/>
              </w:rPr>
              <w:t>有一定</w:t>
            </w:r>
            <w:r>
              <w:t>的开发经验；</w:t>
            </w:r>
          </w:p>
          <w:p w14:paraId="5663D933" w14:textId="77777777" w:rsidR="00574C23" w:rsidRDefault="00947F56">
            <w:pPr>
              <w:spacing w:line="360" w:lineRule="auto"/>
            </w:pPr>
            <w:r>
              <w:rPr>
                <w:rFonts w:hint="eastAsia"/>
              </w:rPr>
              <w:t>了解</w:t>
            </w:r>
            <w:r>
              <w:t>Project</w:t>
            </w:r>
            <w:r>
              <w:t>使用方法</w:t>
            </w:r>
            <w:r>
              <w:rPr>
                <w:rFonts w:hint="eastAsia"/>
              </w:rPr>
              <w:t>，</w:t>
            </w:r>
            <w:r>
              <w:t>了解相关项目</w:t>
            </w:r>
            <w:r>
              <w:rPr>
                <w:rFonts w:hint="eastAsia"/>
              </w:rPr>
              <w:t>文档</w:t>
            </w:r>
            <w:r>
              <w:t>组织结构</w:t>
            </w:r>
            <w:r>
              <w:rPr>
                <w:rFonts w:hint="eastAsia"/>
              </w:rPr>
              <w:t>；</w:t>
            </w:r>
          </w:p>
          <w:p w14:paraId="4F905C22" w14:textId="77777777" w:rsidR="00574C23" w:rsidRDefault="00947F56">
            <w:pPr>
              <w:spacing w:line="360" w:lineRule="auto"/>
            </w:pPr>
            <w:r>
              <w:rPr>
                <w:rFonts w:hint="eastAsia"/>
              </w:rPr>
              <w:t>了解</w:t>
            </w:r>
            <w:r>
              <w:t>瀑布模型</w:t>
            </w:r>
            <w:r>
              <w:rPr>
                <w:rFonts w:hint="eastAsia"/>
              </w:rPr>
              <w:t>的</w:t>
            </w:r>
            <w:r>
              <w:t>开发过程；</w:t>
            </w:r>
          </w:p>
        </w:tc>
      </w:tr>
    </w:tbl>
    <w:p w14:paraId="4B02CCE3" w14:textId="77777777" w:rsidR="00574C23" w:rsidRDefault="00574C23">
      <w:pPr>
        <w:spacing w:line="360" w:lineRule="auto"/>
      </w:pPr>
    </w:p>
    <w:p w14:paraId="457AF44F" w14:textId="77777777" w:rsidR="00574C23" w:rsidRDefault="00947F56">
      <w:pPr>
        <w:pStyle w:val="2"/>
        <w:spacing w:line="360" w:lineRule="auto"/>
      </w:pPr>
      <w:bookmarkStart w:id="62" w:name="_Toc529733546"/>
      <w:r>
        <w:rPr>
          <w:rFonts w:hint="eastAsia"/>
        </w:rPr>
        <w:t>2.3</w:t>
      </w:r>
      <w:r>
        <w:t xml:space="preserve"> </w:t>
      </w:r>
      <w:r>
        <w:rPr>
          <w:rFonts w:hint="eastAsia"/>
        </w:rPr>
        <w:t>产品</w:t>
      </w:r>
      <w:bookmarkEnd w:id="62"/>
      <w:r>
        <w:tab/>
      </w:r>
    </w:p>
    <w:p w14:paraId="18FB5E5B" w14:textId="77777777" w:rsidR="00574C23" w:rsidRDefault="00947F56">
      <w:pPr>
        <w:pStyle w:val="3"/>
      </w:pPr>
      <w:bookmarkStart w:id="63" w:name="_Toc529733547"/>
      <w:r>
        <w:rPr>
          <w:rFonts w:hint="eastAsia"/>
        </w:rPr>
        <w:t>2.3.1</w:t>
      </w:r>
      <w:r>
        <w:rPr>
          <w:rFonts w:hint="eastAsia"/>
        </w:rPr>
        <w:t>程序</w:t>
      </w:r>
      <w:bookmarkEnd w:id="63"/>
    </w:p>
    <w:tbl>
      <w:tblPr>
        <w:tblStyle w:val="af3"/>
        <w:tblW w:w="8513" w:type="dxa"/>
        <w:tblLayout w:type="fixed"/>
        <w:tblLook w:val="04A0" w:firstRow="1" w:lastRow="0" w:firstColumn="1" w:lastColumn="0" w:noHBand="0" w:noVBand="1"/>
      </w:tblPr>
      <w:tblGrid>
        <w:gridCol w:w="1569"/>
        <w:gridCol w:w="3889"/>
        <w:gridCol w:w="3055"/>
      </w:tblGrid>
      <w:tr w:rsidR="00574C23" w14:paraId="4F160EB3" w14:textId="77777777">
        <w:tc>
          <w:tcPr>
            <w:tcW w:w="1569" w:type="dxa"/>
          </w:tcPr>
          <w:p w14:paraId="7E5F92DC" w14:textId="77777777" w:rsidR="00574C23" w:rsidRDefault="00947F56">
            <w:pPr>
              <w:jc w:val="center"/>
              <w:rPr>
                <w:b/>
                <w:bCs/>
                <w:sz w:val="24"/>
                <w:szCs w:val="24"/>
              </w:rPr>
            </w:pPr>
            <w:r>
              <w:rPr>
                <w:rFonts w:hint="eastAsia"/>
                <w:b/>
                <w:bCs/>
                <w:sz w:val="24"/>
                <w:szCs w:val="24"/>
              </w:rPr>
              <w:t>程序名称</w:t>
            </w:r>
          </w:p>
        </w:tc>
        <w:tc>
          <w:tcPr>
            <w:tcW w:w="3889" w:type="dxa"/>
          </w:tcPr>
          <w:p w14:paraId="3391FEE7" w14:textId="77777777" w:rsidR="00574C23" w:rsidRDefault="00947F56">
            <w:pPr>
              <w:rPr>
                <w:b/>
                <w:bCs/>
                <w:sz w:val="24"/>
                <w:szCs w:val="24"/>
              </w:rPr>
            </w:pPr>
            <w:r>
              <w:rPr>
                <w:rFonts w:hint="eastAsia"/>
                <w:b/>
                <w:bCs/>
                <w:sz w:val="24"/>
                <w:szCs w:val="24"/>
              </w:rPr>
              <w:t>编程语言</w:t>
            </w:r>
          </w:p>
        </w:tc>
        <w:tc>
          <w:tcPr>
            <w:tcW w:w="3055" w:type="dxa"/>
          </w:tcPr>
          <w:p w14:paraId="02ECBCDD" w14:textId="77777777" w:rsidR="00574C23" w:rsidRDefault="00947F56">
            <w:pPr>
              <w:rPr>
                <w:b/>
                <w:bCs/>
                <w:sz w:val="24"/>
                <w:szCs w:val="24"/>
              </w:rPr>
            </w:pPr>
            <w:r>
              <w:rPr>
                <w:rFonts w:hint="eastAsia"/>
                <w:b/>
                <w:bCs/>
                <w:sz w:val="24"/>
                <w:szCs w:val="24"/>
              </w:rPr>
              <w:t>储存形式</w:t>
            </w:r>
          </w:p>
        </w:tc>
      </w:tr>
      <w:tr w:rsidR="00574C23" w14:paraId="0363F32B" w14:textId="77777777">
        <w:tc>
          <w:tcPr>
            <w:tcW w:w="1569" w:type="dxa"/>
          </w:tcPr>
          <w:p w14:paraId="1C3ECD83" w14:textId="77777777" w:rsidR="00574C23" w:rsidRDefault="00947F56">
            <w:pPr>
              <w:spacing w:line="360" w:lineRule="auto"/>
              <w:jc w:val="center"/>
            </w:pPr>
            <w:r>
              <w:rPr>
                <w:rFonts w:hint="eastAsia"/>
                <w:bCs/>
                <w:sz w:val="18"/>
                <w:szCs w:val="18"/>
              </w:rPr>
              <w:t>软件工程系列课程教学辅助网站</w:t>
            </w:r>
          </w:p>
        </w:tc>
        <w:tc>
          <w:tcPr>
            <w:tcW w:w="3889" w:type="dxa"/>
          </w:tcPr>
          <w:p w14:paraId="305ED4F6" w14:textId="77777777" w:rsidR="00574C23" w:rsidRDefault="00947F56">
            <w:r>
              <w:rPr>
                <w:rFonts w:hint="eastAsia"/>
              </w:rPr>
              <w:t>Java</w:t>
            </w:r>
            <w:r>
              <w:rPr>
                <w:rFonts w:hint="eastAsia"/>
              </w:rPr>
              <w:t>、</w:t>
            </w:r>
            <w:r>
              <w:rPr>
                <w:rFonts w:hint="eastAsia"/>
              </w:rPr>
              <w:t>Python</w:t>
            </w:r>
            <w:r>
              <w:rPr>
                <w:rFonts w:hint="eastAsia"/>
              </w:rPr>
              <w:t>、</w:t>
            </w:r>
            <w:r>
              <w:rPr>
                <w:rFonts w:hint="eastAsia"/>
              </w:rPr>
              <w:t>HTML5+CSS+JavaScript</w:t>
            </w:r>
            <w:r>
              <w:rPr>
                <w:rFonts w:hint="eastAsia"/>
              </w:rPr>
              <w:t>、</w:t>
            </w:r>
            <w:proofErr w:type="spellStart"/>
            <w:r>
              <w:rPr>
                <w:rFonts w:hint="eastAsia"/>
              </w:rPr>
              <w:t>objec</w:t>
            </w:r>
            <w:proofErr w:type="spellEnd"/>
            <w:r>
              <w:rPr>
                <w:rFonts w:hint="eastAsia"/>
              </w:rPr>
              <w:t>-c</w:t>
            </w:r>
            <w:r>
              <w:rPr>
                <w:rFonts w:hint="eastAsia"/>
              </w:rPr>
              <w:t>、</w:t>
            </w:r>
            <w:r>
              <w:rPr>
                <w:rFonts w:hint="eastAsia"/>
              </w:rPr>
              <w:t>swift</w:t>
            </w:r>
            <w:r>
              <w:rPr>
                <w:rFonts w:hint="eastAsia"/>
              </w:rPr>
              <w:t>、</w:t>
            </w:r>
            <w:proofErr w:type="spellStart"/>
            <w:r>
              <w:rPr>
                <w:rFonts w:hint="eastAsia"/>
              </w:rPr>
              <w:t>c++</w:t>
            </w:r>
            <w:proofErr w:type="spellEnd"/>
          </w:p>
        </w:tc>
        <w:tc>
          <w:tcPr>
            <w:tcW w:w="3055" w:type="dxa"/>
          </w:tcPr>
          <w:p w14:paraId="411CA7F3" w14:textId="77777777" w:rsidR="00574C23" w:rsidRDefault="00574C23"/>
        </w:tc>
      </w:tr>
    </w:tbl>
    <w:p w14:paraId="2C745C97" w14:textId="77777777" w:rsidR="00574C23" w:rsidRDefault="00574C23"/>
    <w:p w14:paraId="0710C787" w14:textId="77777777" w:rsidR="00574C23" w:rsidRDefault="00947F56">
      <w:pPr>
        <w:pStyle w:val="3"/>
        <w:spacing w:line="360" w:lineRule="auto"/>
      </w:pPr>
      <w:bookmarkStart w:id="64" w:name="_Toc529733548"/>
      <w:r>
        <w:rPr>
          <w:rFonts w:hint="eastAsia"/>
        </w:rPr>
        <w:t>2.3.2</w:t>
      </w:r>
      <w:r>
        <w:t xml:space="preserve"> </w:t>
      </w:r>
      <w:r>
        <w:rPr>
          <w:rFonts w:hint="eastAsia"/>
        </w:rPr>
        <w:t>文件</w:t>
      </w:r>
      <w:bookmarkEnd w:id="64"/>
    </w:p>
    <w:tbl>
      <w:tblPr>
        <w:tblpPr w:leftFromText="180" w:rightFromText="180" w:vertAnchor="text" w:horzAnchor="page" w:tblpX="2087" w:tblpY="55"/>
        <w:tblOverlap w:val="never"/>
        <w:tblW w:w="66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73"/>
      </w:tblGrid>
      <w:tr w:rsidR="00574C23" w14:paraId="42CD061E" w14:textId="77777777">
        <w:tc>
          <w:tcPr>
            <w:tcW w:w="6673" w:type="dxa"/>
            <w:tcBorders>
              <w:bottom w:val="single" w:sz="4" w:space="0" w:color="auto"/>
            </w:tcBorders>
          </w:tcPr>
          <w:p w14:paraId="29C34223" w14:textId="77777777" w:rsidR="00574C23" w:rsidRDefault="00947F56">
            <w:pPr>
              <w:spacing w:line="360" w:lineRule="auto"/>
              <w:jc w:val="center"/>
              <w:rPr>
                <w:rFonts w:cs="Times New Roman"/>
                <w:szCs w:val="21"/>
              </w:rPr>
            </w:pPr>
            <w:r>
              <w:rPr>
                <w:rFonts w:hint="eastAsia"/>
                <w:b/>
                <w:bCs/>
                <w:color w:val="000000"/>
                <w:sz w:val="24"/>
                <w:szCs w:val="21"/>
              </w:rPr>
              <w:t>名称</w:t>
            </w:r>
          </w:p>
        </w:tc>
      </w:tr>
      <w:tr w:rsidR="00574C23" w14:paraId="4BD44A84" w14:textId="77777777">
        <w:tc>
          <w:tcPr>
            <w:tcW w:w="6673" w:type="dxa"/>
            <w:tcBorders>
              <w:bottom w:val="single" w:sz="4" w:space="0" w:color="auto"/>
            </w:tcBorders>
          </w:tcPr>
          <w:p w14:paraId="4E7078BA" w14:textId="77777777" w:rsidR="00574C23" w:rsidRDefault="00947F56">
            <w:pPr>
              <w:spacing w:line="360" w:lineRule="auto"/>
              <w:rPr>
                <w:rFonts w:cs="Times New Roman"/>
                <w:b/>
                <w:szCs w:val="21"/>
              </w:rPr>
            </w:pPr>
            <w:bookmarkStart w:id="65" w:name="_Hlk496819071"/>
            <w:r>
              <w:rPr>
                <w:rFonts w:hint="eastAsia"/>
                <w:szCs w:val="21"/>
              </w:rPr>
              <w:t>可行性分析报告</w:t>
            </w:r>
          </w:p>
        </w:tc>
      </w:tr>
      <w:tr w:rsidR="00574C23" w14:paraId="48ABEF60" w14:textId="77777777">
        <w:trPr>
          <w:trHeight w:val="150"/>
        </w:trPr>
        <w:tc>
          <w:tcPr>
            <w:tcW w:w="6673" w:type="dxa"/>
            <w:tcBorders>
              <w:top w:val="single" w:sz="4" w:space="0" w:color="auto"/>
              <w:bottom w:val="single" w:sz="4" w:space="0" w:color="auto"/>
            </w:tcBorders>
          </w:tcPr>
          <w:p w14:paraId="2A3B86B7" w14:textId="77777777" w:rsidR="00574C23" w:rsidRDefault="00947F56">
            <w:pPr>
              <w:spacing w:line="360" w:lineRule="auto"/>
              <w:rPr>
                <w:rFonts w:cs="Times New Roman"/>
                <w:szCs w:val="21"/>
              </w:rPr>
            </w:pPr>
            <w:r>
              <w:rPr>
                <w:rFonts w:cs="Times New Roman" w:hint="eastAsia"/>
                <w:szCs w:val="21"/>
              </w:rPr>
              <w:t>项目章程</w:t>
            </w:r>
          </w:p>
        </w:tc>
      </w:tr>
      <w:tr w:rsidR="00574C23" w14:paraId="4D3E9E79" w14:textId="77777777">
        <w:trPr>
          <w:trHeight w:val="147"/>
        </w:trPr>
        <w:tc>
          <w:tcPr>
            <w:tcW w:w="6673" w:type="dxa"/>
            <w:tcBorders>
              <w:top w:val="single" w:sz="4" w:space="0" w:color="auto"/>
              <w:bottom w:val="single" w:sz="4" w:space="0" w:color="auto"/>
            </w:tcBorders>
          </w:tcPr>
          <w:p w14:paraId="070B0800" w14:textId="77777777" w:rsidR="00574C23" w:rsidRDefault="00947F56">
            <w:pPr>
              <w:spacing w:line="360" w:lineRule="auto"/>
              <w:rPr>
                <w:rFonts w:cs="Times New Roman"/>
                <w:szCs w:val="21"/>
              </w:rPr>
            </w:pPr>
            <w:r>
              <w:rPr>
                <w:rFonts w:cs="Times New Roman" w:hint="eastAsia"/>
                <w:szCs w:val="21"/>
              </w:rPr>
              <w:t>总体项目计划</w:t>
            </w:r>
          </w:p>
        </w:tc>
      </w:tr>
      <w:tr w:rsidR="00574C23" w14:paraId="51CC3D4A" w14:textId="77777777">
        <w:trPr>
          <w:trHeight w:val="165"/>
        </w:trPr>
        <w:tc>
          <w:tcPr>
            <w:tcW w:w="6673" w:type="dxa"/>
            <w:tcBorders>
              <w:top w:val="single" w:sz="4" w:space="0" w:color="auto"/>
              <w:bottom w:val="single" w:sz="4" w:space="0" w:color="auto"/>
            </w:tcBorders>
          </w:tcPr>
          <w:p w14:paraId="765263D1" w14:textId="77777777" w:rsidR="00574C23" w:rsidRDefault="00947F56">
            <w:pPr>
              <w:spacing w:line="360" w:lineRule="auto"/>
              <w:rPr>
                <w:rFonts w:cs="Times New Roman"/>
                <w:szCs w:val="21"/>
              </w:rPr>
            </w:pPr>
            <w:r>
              <w:rPr>
                <w:rFonts w:cs="Times New Roman" w:hint="eastAsia"/>
                <w:szCs w:val="21"/>
              </w:rPr>
              <w:t>需求开发计划</w:t>
            </w:r>
          </w:p>
        </w:tc>
      </w:tr>
      <w:tr w:rsidR="00574C23" w14:paraId="0663D9EF" w14:textId="77777777">
        <w:trPr>
          <w:trHeight w:val="165"/>
        </w:trPr>
        <w:tc>
          <w:tcPr>
            <w:tcW w:w="6673" w:type="dxa"/>
            <w:tcBorders>
              <w:top w:val="single" w:sz="4" w:space="0" w:color="auto"/>
              <w:bottom w:val="single" w:sz="4" w:space="0" w:color="auto"/>
            </w:tcBorders>
          </w:tcPr>
          <w:p w14:paraId="23581D2C" w14:textId="77777777" w:rsidR="00574C23" w:rsidRDefault="00947F56">
            <w:pPr>
              <w:spacing w:line="360" w:lineRule="auto"/>
              <w:rPr>
                <w:rFonts w:cs="Times New Roman"/>
                <w:szCs w:val="21"/>
              </w:rPr>
            </w:pPr>
            <w:r>
              <w:rPr>
                <w:rFonts w:cs="Times New Roman" w:hint="eastAsia"/>
                <w:szCs w:val="21"/>
              </w:rPr>
              <w:t>需求变更控制文档</w:t>
            </w:r>
          </w:p>
        </w:tc>
      </w:tr>
      <w:tr w:rsidR="00574C23" w14:paraId="522FAD8A" w14:textId="77777777">
        <w:trPr>
          <w:trHeight w:val="135"/>
        </w:trPr>
        <w:tc>
          <w:tcPr>
            <w:tcW w:w="6673" w:type="dxa"/>
          </w:tcPr>
          <w:p w14:paraId="3FAC5B19" w14:textId="77777777" w:rsidR="00574C23" w:rsidRDefault="00947F56">
            <w:pPr>
              <w:spacing w:line="360" w:lineRule="auto"/>
              <w:rPr>
                <w:rFonts w:cs="Times New Roman"/>
                <w:szCs w:val="21"/>
              </w:rPr>
            </w:pPr>
            <w:r>
              <w:rPr>
                <w:rFonts w:cs="Times New Roman" w:hint="eastAsia"/>
                <w:szCs w:val="21"/>
              </w:rPr>
              <w:t>需求规格说明书</w:t>
            </w:r>
          </w:p>
        </w:tc>
      </w:tr>
      <w:tr w:rsidR="00574C23" w14:paraId="3FEDA6F9" w14:textId="77777777">
        <w:tc>
          <w:tcPr>
            <w:tcW w:w="6673" w:type="dxa"/>
            <w:tcBorders>
              <w:bottom w:val="single" w:sz="4" w:space="0" w:color="auto"/>
            </w:tcBorders>
          </w:tcPr>
          <w:p w14:paraId="0A2170B6" w14:textId="77777777" w:rsidR="00574C23" w:rsidRDefault="00947F56">
            <w:pPr>
              <w:spacing w:line="360" w:lineRule="auto"/>
              <w:rPr>
                <w:rFonts w:cs="Times New Roman"/>
                <w:szCs w:val="21"/>
              </w:rPr>
            </w:pPr>
            <w:r>
              <w:rPr>
                <w:rFonts w:cs="Times New Roman" w:hint="eastAsia"/>
                <w:szCs w:val="21"/>
              </w:rPr>
              <w:lastRenderedPageBreak/>
              <w:t>系统设计计划</w:t>
            </w:r>
          </w:p>
        </w:tc>
      </w:tr>
      <w:tr w:rsidR="00574C23" w14:paraId="6A6B730B" w14:textId="77777777">
        <w:trPr>
          <w:trHeight w:val="90"/>
        </w:trPr>
        <w:tc>
          <w:tcPr>
            <w:tcW w:w="6673" w:type="dxa"/>
            <w:tcBorders>
              <w:top w:val="single" w:sz="4" w:space="0" w:color="auto"/>
            </w:tcBorders>
          </w:tcPr>
          <w:p w14:paraId="1B2B626B" w14:textId="77777777" w:rsidR="00574C23" w:rsidRDefault="00947F56">
            <w:pPr>
              <w:spacing w:line="360" w:lineRule="auto"/>
              <w:rPr>
                <w:rFonts w:cs="Times New Roman"/>
                <w:szCs w:val="21"/>
              </w:rPr>
            </w:pPr>
            <w:r>
              <w:rPr>
                <w:rFonts w:cs="Times New Roman" w:hint="eastAsia"/>
                <w:szCs w:val="21"/>
              </w:rPr>
              <w:t>概要设计说明</w:t>
            </w:r>
          </w:p>
        </w:tc>
      </w:tr>
      <w:tr w:rsidR="00574C23" w14:paraId="479A79E0" w14:textId="77777777">
        <w:trPr>
          <w:trHeight w:val="225"/>
        </w:trPr>
        <w:tc>
          <w:tcPr>
            <w:tcW w:w="6673" w:type="dxa"/>
          </w:tcPr>
          <w:p w14:paraId="37295479" w14:textId="77777777" w:rsidR="00574C23" w:rsidRDefault="00947F56">
            <w:pPr>
              <w:spacing w:line="360" w:lineRule="auto"/>
              <w:rPr>
                <w:rFonts w:cs="Times New Roman"/>
                <w:szCs w:val="21"/>
              </w:rPr>
            </w:pPr>
            <w:r>
              <w:rPr>
                <w:rFonts w:cs="Times New Roman" w:hint="eastAsia"/>
                <w:szCs w:val="21"/>
              </w:rPr>
              <w:t>质量保证计划</w:t>
            </w:r>
          </w:p>
        </w:tc>
      </w:tr>
      <w:tr w:rsidR="00574C23" w14:paraId="6BF5D2AE" w14:textId="77777777">
        <w:tc>
          <w:tcPr>
            <w:tcW w:w="6673" w:type="dxa"/>
          </w:tcPr>
          <w:p w14:paraId="0C427100" w14:textId="77777777" w:rsidR="00574C23" w:rsidRDefault="00947F56">
            <w:pPr>
              <w:spacing w:line="360" w:lineRule="auto"/>
              <w:rPr>
                <w:rFonts w:cs="Times New Roman"/>
                <w:szCs w:val="21"/>
              </w:rPr>
            </w:pPr>
            <w:r>
              <w:rPr>
                <w:rFonts w:cs="Times New Roman" w:hint="eastAsia"/>
                <w:szCs w:val="21"/>
              </w:rPr>
              <w:t>编码与系统实现计划</w:t>
            </w:r>
          </w:p>
        </w:tc>
      </w:tr>
      <w:tr w:rsidR="00574C23" w14:paraId="32BF422C" w14:textId="77777777">
        <w:tc>
          <w:tcPr>
            <w:tcW w:w="6673" w:type="dxa"/>
          </w:tcPr>
          <w:p w14:paraId="50A05A91" w14:textId="77777777" w:rsidR="00574C23" w:rsidRDefault="00947F56">
            <w:pPr>
              <w:spacing w:line="360" w:lineRule="auto"/>
              <w:rPr>
                <w:rFonts w:cs="Times New Roman"/>
                <w:szCs w:val="21"/>
              </w:rPr>
            </w:pPr>
            <w:r>
              <w:rPr>
                <w:rFonts w:cs="Times New Roman" w:hint="eastAsia"/>
                <w:szCs w:val="21"/>
              </w:rPr>
              <w:t>测试计划</w:t>
            </w:r>
          </w:p>
        </w:tc>
      </w:tr>
      <w:tr w:rsidR="00574C23" w14:paraId="199A60DC" w14:textId="77777777">
        <w:tc>
          <w:tcPr>
            <w:tcW w:w="6673" w:type="dxa"/>
          </w:tcPr>
          <w:p w14:paraId="6E5A4F20" w14:textId="77777777" w:rsidR="00574C23" w:rsidRDefault="00947F56">
            <w:pPr>
              <w:spacing w:line="360" w:lineRule="auto"/>
              <w:rPr>
                <w:rFonts w:cs="Times New Roman"/>
                <w:szCs w:val="21"/>
              </w:rPr>
            </w:pPr>
            <w:r>
              <w:rPr>
                <w:rFonts w:cs="Times New Roman" w:hint="eastAsia"/>
                <w:szCs w:val="21"/>
              </w:rPr>
              <w:t>工程部署计划</w:t>
            </w:r>
          </w:p>
        </w:tc>
      </w:tr>
      <w:tr w:rsidR="00574C23" w14:paraId="75EE10EE" w14:textId="77777777">
        <w:tc>
          <w:tcPr>
            <w:tcW w:w="6673" w:type="dxa"/>
          </w:tcPr>
          <w:p w14:paraId="5282907E" w14:textId="77777777" w:rsidR="00574C23" w:rsidRDefault="00947F56">
            <w:pPr>
              <w:spacing w:line="360" w:lineRule="auto"/>
              <w:rPr>
                <w:rFonts w:cs="Times New Roman"/>
                <w:szCs w:val="21"/>
              </w:rPr>
            </w:pPr>
            <w:r>
              <w:rPr>
                <w:rFonts w:cs="Times New Roman" w:hint="eastAsia"/>
                <w:szCs w:val="21"/>
              </w:rPr>
              <w:t>培训计划</w:t>
            </w:r>
          </w:p>
        </w:tc>
      </w:tr>
      <w:tr w:rsidR="00574C23" w14:paraId="7CF8F274" w14:textId="77777777">
        <w:tc>
          <w:tcPr>
            <w:tcW w:w="6673" w:type="dxa"/>
          </w:tcPr>
          <w:p w14:paraId="490C6E86" w14:textId="77777777" w:rsidR="00574C23" w:rsidRDefault="00947F56">
            <w:pPr>
              <w:spacing w:line="360" w:lineRule="auto"/>
              <w:rPr>
                <w:rFonts w:cs="Times New Roman"/>
                <w:szCs w:val="21"/>
              </w:rPr>
            </w:pPr>
            <w:r>
              <w:rPr>
                <w:rFonts w:cs="Times New Roman" w:hint="eastAsia"/>
                <w:szCs w:val="21"/>
              </w:rPr>
              <w:t>系统维护计划</w:t>
            </w:r>
          </w:p>
        </w:tc>
      </w:tr>
      <w:tr w:rsidR="00574C23" w14:paraId="6D5A19F6" w14:textId="77777777">
        <w:tc>
          <w:tcPr>
            <w:tcW w:w="6673" w:type="dxa"/>
          </w:tcPr>
          <w:p w14:paraId="757A3BEE" w14:textId="77777777" w:rsidR="00574C23" w:rsidRDefault="00947F56">
            <w:pPr>
              <w:spacing w:line="360" w:lineRule="auto"/>
              <w:rPr>
                <w:rFonts w:cs="Times New Roman"/>
                <w:szCs w:val="21"/>
              </w:rPr>
            </w:pPr>
            <w:r>
              <w:rPr>
                <w:rFonts w:cs="Times New Roman" w:hint="eastAsia"/>
                <w:szCs w:val="21"/>
              </w:rPr>
              <w:t>项目总结报告</w:t>
            </w:r>
          </w:p>
        </w:tc>
      </w:tr>
      <w:tr w:rsidR="00574C23" w14:paraId="6777BCDB" w14:textId="77777777">
        <w:trPr>
          <w:trHeight w:val="324"/>
        </w:trPr>
        <w:tc>
          <w:tcPr>
            <w:tcW w:w="6673" w:type="dxa"/>
          </w:tcPr>
          <w:p w14:paraId="34A2DFFD" w14:textId="77777777" w:rsidR="00574C23" w:rsidRDefault="00947F56">
            <w:pPr>
              <w:rPr>
                <w:rFonts w:cs="Times New Roman"/>
                <w:szCs w:val="21"/>
              </w:rPr>
            </w:pPr>
            <w:proofErr w:type="gramStart"/>
            <w:r>
              <w:rPr>
                <w:rFonts w:hint="eastAsia"/>
              </w:rPr>
              <w:t>甘特图</w:t>
            </w:r>
            <w:proofErr w:type="gramEnd"/>
          </w:p>
        </w:tc>
      </w:tr>
      <w:bookmarkEnd w:id="65"/>
      <w:tr w:rsidR="00574C23" w14:paraId="2D8CC00F" w14:textId="77777777">
        <w:tc>
          <w:tcPr>
            <w:tcW w:w="6673" w:type="dxa"/>
          </w:tcPr>
          <w:p w14:paraId="7795167D" w14:textId="77777777" w:rsidR="00574C23" w:rsidRDefault="00947F56">
            <w:pPr>
              <w:rPr>
                <w:rFonts w:cs="Times New Roman"/>
                <w:szCs w:val="21"/>
              </w:rPr>
            </w:pPr>
            <w:r>
              <w:rPr>
                <w:rFonts w:hint="eastAsia"/>
              </w:rPr>
              <w:t>需求工程</w:t>
            </w:r>
            <w:r>
              <w:rPr>
                <w:rFonts w:hint="eastAsia"/>
              </w:rPr>
              <w:t>WBS</w:t>
            </w:r>
          </w:p>
        </w:tc>
      </w:tr>
      <w:tr w:rsidR="00574C23" w14:paraId="1728A49D" w14:textId="77777777">
        <w:tc>
          <w:tcPr>
            <w:tcW w:w="6673" w:type="dxa"/>
          </w:tcPr>
          <w:p w14:paraId="0BB0C2AA" w14:textId="77777777" w:rsidR="00574C23" w:rsidRDefault="00947F56">
            <w:pPr>
              <w:rPr>
                <w:rFonts w:cs="Times New Roman"/>
                <w:szCs w:val="21"/>
              </w:rPr>
            </w:pPr>
            <w:r>
              <w:rPr>
                <w:rFonts w:hint="eastAsia"/>
              </w:rPr>
              <w:t>总体项目</w:t>
            </w:r>
            <w:r>
              <w:rPr>
                <w:rFonts w:hint="eastAsia"/>
              </w:rPr>
              <w:t>WBS</w:t>
            </w:r>
          </w:p>
        </w:tc>
      </w:tr>
      <w:tr w:rsidR="00574C23" w14:paraId="665AACCF" w14:textId="77777777">
        <w:tc>
          <w:tcPr>
            <w:tcW w:w="6673" w:type="dxa"/>
          </w:tcPr>
          <w:p w14:paraId="0D3FDF00" w14:textId="77777777" w:rsidR="00574C23" w:rsidRDefault="00947F56">
            <w:pPr>
              <w:rPr>
                <w:rFonts w:cs="Times New Roman"/>
                <w:szCs w:val="21"/>
              </w:rPr>
            </w:pPr>
            <w:r>
              <w:rPr>
                <w:rFonts w:hint="eastAsia"/>
              </w:rPr>
              <w:t>需求阶段</w:t>
            </w:r>
            <w:r>
              <w:rPr>
                <w:rFonts w:hint="eastAsia"/>
              </w:rPr>
              <w:t>WBS</w:t>
            </w:r>
            <w:r>
              <w:rPr>
                <w:rFonts w:hint="eastAsia"/>
              </w:rPr>
              <w:t>输入输出表</w:t>
            </w:r>
          </w:p>
        </w:tc>
      </w:tr>
    </w:tbl>
    <w:p w14:paraId="3FA468AD" w14:textId="77777777" w:rsidR="00574C23" w:rsidRDefault="00574C23">
      <w:pPr>
        <w:pStyle w:val="af4"/>
        <w:spacing w:line="360" w:lineRule="auto"/>
        <w:ind w:firstLineChars="0" w:firstLine="0"/>
        <w:rPr>
          <w:sz w:val="28"/>
          <w:szCs w:val="28"/>
        </w:rPr>
      </w:pPr>
    </w:p>
    <w:p w14:paraId="215088C5" w14:textId="77777777" w:rsidR="00574C23" w:rsidRDefault="00574C23">
      <w:pPr>
        <w:pStyle w:val="3"/>
        <w:spacing w:line="360" w:lineRule="auto"/>
      </w:pPr>
    </w:p>
    <w:p w14:paraId="299BB1D4" w14:textId="77777777" w:rsidR="00574C23" w:rsidRDefault="00574C23">
      <w:pPr>
        <w:pStyle w:val="3"/>
        <w:spacing w:line="360" w:lineRule="auto"/>
      </w:pPr>
    </w:p>
    <w:p w14:paraId="5501D7B3" w14:textId="77777777" w:rsidR="00574C23" w:rsidRDefault="00574C23">
      <w:pPr>
        <w:pStyle w:val="3"/>
        <w:spacing w:line="360" w:lineRule="auto"/>
      </w:pPr>
    </w:p>
    <w:p w14:paraId="42BCC505" w14:textId="77777777" w:rsidR="00574C23" w:rsidRDefault="00574C23">
      <w:pPr>
        <w:pStyle w:val="3"/>
        <w:spacing w:line="360" w:lineRule="auto"/>
      </w:pPr>
    </w:p>
    <w:p w14:paraId="5EDF263C" w14:textId="77777777" w:rsidR="00574C23" w:rsidRDefault="00574C23">
      <w:pPr>
        <w:pStyle w:val="3"/>
        <w:spacing w:line="360" w:lineRule="auto"/>
      </w:pPr>
    </w:p>
    <w:p w14:paraId="31CAA856" w14:textId="77777777" w:rsidR="00574C23" w:rsidRDefault="00947F56">
      <w:pPr>
        <w:pStyle w:val="3"/>
        <w:spacing w:line="360" w:lineRule="auto"/>
      </w:pPr>
      <w:bookmarkStart w:id="66" w:name="_Toc529733549"/>
      <w:r>
        <w:rPr>
          <w:rFonts w:hint="eastAsia"/>
        </w:rPr>
        <w:t>2.3.3</w:t>
      </w:r>
      <w:r>
        <w:t xml:space="preserve"> </w:t>
      </w:r>
      <w:r>
        <w:rPr>
          <w:rFonts w:hint="eastAsia"/>
        </w:rPr>
        <w:t>服务</w:t>
      </w:r>
      <w:bookmarkEnd w:id="66"/>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74"/>
        <w:gridCol w:w="2074"/>
        <w:gridCol w:w="2074"/>
        <w:gridCol w:w="2074"/>
      </w:tblGrid>
      <w:tr w:rsidR="00574C23" w14:paraId="6DC66989" w14:textId="77777777">
        <w:tc>
          <w:tcPr>
            <w:tcW w:w="2074" w:type="dxa"/>
          </w:tcPr>
          <w:p w14:paraId="46A8AB3B" w14:textId="77777777" w:rsidR="00574C23" w:rsidRDefault="00947F56">
            <w:pPr>
              <w:spacing w:line="360" w:lineRule="auto"/>
              <w:jc w:val="center"/>
              <w:rPr>
                <w:b/>
                <w:bCs/>
                <w:color w:val="000000"/>
                <w:sz w:val="24"/>
                <w:szCs w:val="21"/>
              </w:rPr>
            </w:pPr>
            <w:r>
              <w:rPr>
                <w:rFonts w:hint="eastAsia"/>
                <w:b/>
                <w:bCs/>
                <w:color w:val="000000"/>
                <w:sz w:val="24"/>
                <w:szCs w:val="21"/>
              </w:rPr>
              <w:t>服务名称</w:t>
            </w:r>
          </w:p>
        </w:tc>
        <w:tc>
          <w:tcPr>
            <w:tcW w:w="2074" w:type="dxa"/>
          </w:tcPr>
          <w:p w14:paraId="4FBDD4EB" w14:textId="77777777" w:rsidR="00574C23" w:rsidRDefault="00947F56">
            <w:pPr>
              <w:spacing w:line="360" w:lineRule="auto"/>
              <w:jc w:val="center"/>
              <w:rPr>
                <w:b/>
                <w:bCs/>
                <w:color w:val="000000"/>
                <w:sz w:val="24"/>
                <w:szCs w:val="21"/>
              </w:rPr>
            </w:pPr>
            <w:r>
              <w:rPr>
                <w:rFonts w:hint="eastAsia"/>
                <w:b/>
                <w:bCs/>
                <w:color w:val="000000"/>
                <w:sz w:val="24"/>
                <w:szCs w:val="21"/>
              </w:rPr>
              <w:t>开始时间</w:t>
            </w:r>
          </w:p>
        </w:tc>
        <w:tc>
          <w:tcPr>
            <w:tcW w:w="2074" w:type="dxa"/>
          </w:tcPr>
          <w:p w14:paraId="409E1715" w14:textId="77777777" w:rsidR="00574C23" w:rsidRDefault="00947F56">
            <w:pPr>
              <w:spacing w:line="360" w:lineRule="auto"/>
              <w:jc w:val="center"/>
              <w:rPr>
                <w:b/>
                <w:bCs/>
                <w:color w:val="000000"/>
                <w:sz w:val="24"/>
                <w:szCs w:val="21"/>
              </w:rPr>
            </w:pPr>
            <w:r>
              <w:rPr>
                <w:rFonts w:hint="eastAsia"/>
                <w:b/>
                <w:bCs/>
                <w:color w:val="000000"/>
                <w:sz w:val="24"/>
                <w:szCs w:val="21"/>
              </w:rPr>
              <w:t>最短服务期限</w:t>
            </w:r>
          </w:p>
        </w:tc>
        <w:tc>
          <w:tcPr>
            <w:tcW w:w="2074" w:type="dxa"/>
          </w:tcPr>
          <w:p w14:paraId="0BE8670F" w14:textId="77777777" w:rsidR="00574C23" w:rsidRDefault="00947F56">
            <w:pPr>
              <w:spacing w:line="360" w:lineRule="auto"/>
              <w:jc w:val="center"/>
              <w:rPr>
                <w:b/>
                <w:bCs/>
                <w:color w:val="000000"/>
                <w:sz w:val="24"/>
                <w:szCs w:val="21"/>
              </w:rPr>
            </w:pPr>
            <w:r>
              <w:rPr>
                <w:rFonts w:hint="eastAsia"/>
                <w:b/>
                <w:bCs/>
                <w:color w:val="000000"/>
                <w:sz w:val="24"/>
                <w:szCs w:val="21"/>
              </w:rPr>
              <w:t>备注</w:t>
            </w:r>
          </w:p>
        </w:tc>
      </w:tr>
      <w:tr w:rsidR="00574C23" w14:paraId="769111F3" w14:textId="77777777">
        <w:tc>
          <w:tcPr>
            <w:tcW w:w="2074" w:type="dxa"/>
          </w:tcPr>
          <w:p w14:paraId="6FCBAAB9"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相关人员培训</w:t>
            </w:r>
          </w:p>
        </w:tc>
        <w:tc>
          <w:tcPr>
            <w:tcW w:w="2074" w:type="dxa"/>
          </w:tcPr>
          <w:p w14:paraId="73616215"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8</w:t>
            </w:r>
            <w:r>
              <w:rPr>
                <w:rFonts w:asciiTheme="minorEastAsia" w:hAnsiTheme="minorEastAsia" w:cs="Times New Roman"/>
                <w:szCs w:val="21"/>
              </w:rPr>
              <w:t>/</w:t>
            </w:r>
            <w:r>
              <w:rPr>
                <w:rFonts w:asciiTheme="minorEastAsia" w:hAnsiTheme="minorEastAsia" w:cs="Times New Roman" w:hint="eastAsia"/>
                <w:szCs w:val="21"/>
              </w:rPr>
              <w:t>11</w:t>
            </w:r>
            <w:r>
              <w:rPr>
                <w:rFonts w:asciiTheme="minorEastAsia" w:hAnsiTheme="minorEastAsia" w:cs="Times New Roman"/>
                <w:szCs w:val="21"/>
              </w:rPr>
              <w:t>/1</w:t>
            </w:r>
          </w:p>
        </w:tc>
        <w:tc>
          <w:tcPr>
            <w:tcW w:w="2074" w:type="dxa"/>
          </w:tcPr>
          <w:p w14:paraId="79FCA89A"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5</w:t>
            </w:r>
            <w:r>
              <w:rPr>
                <w:rFonts w:asciiTheme="minorEastAsia" w:hAnsiTheme="minorEastAsia" w:cs="Times New Roman" w:hint="eastAsia"/>
                <w:szCs w:val="21"/>
              </w:rPr>
              <w:t>周</w:t>
            </w:r>
          </w:p>
        </w:tc>
        <w:tc>
          <w:tcPr>
            <w:tcW w:w="2074" w:type="dxa"/>
          </w:tcPr>
          <w:p w14:paraId="6CDD0837" w14:textId="77777777" w:rsidR="00574C23" w:rsidRDefault="00574C23">
            <w:pPr>
              <w:spacing w:line="360" w:lineRule="auto"/>
              <w:rPr>
                <w:rFonts w:asciiTheme="minorEastAsia" w:hAnsiTheme="minorEastAsia" w:cs="Times New Roman"/>
                <w:szCs w:val="21"/>
              </w:rPr>
            </w:pPr>
          </w:p>
        </w:tc>
      </w:tr>
      <w:tr w:rsidR="00574C23" w14:paraId="4ACB6959" w14:textId="77777777">
        <w:tc>
          <w:tcPr>
            <w:tcW w:w="2074" w:type="dxa"/>
          </w:tcPr>
          <w:p w14:paraId="366A8DBD"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设备安装部署</w:t>
            </w:r>
          </w:p>
        </w:tc>
        <w:tc>
          <w:tcPr>
            <w:tcW w:w="2074" w:type="dxa"/>
          </w:tcPr>
          <w:p w14:paraId="30CC6C3E"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8</w:t>
            </w:r>
            <w:r>
              <w:rPr>
                <w:rFonts w:asciiTheme="minorEastAsia" w:hAnsiTheme="minorEastAsia" w:cs="Times New Roman"/>
                <w:szCs w:val="21"/>
              </w:rPr>
              <w:t>/</w:t>
            </w:r>
            <w:r>
              <w:rPr>
                <w:rFonts w:asciiTheme="minorEastAsia" w:hAnsiTheme="minorEastAsia" w:cs="Times New Roman" w:hint="eastAsia"/>
                <w:szCs w:val="21"/>
              </w:rPr>
              <w:t>12</w:t>
            </w:r>
            <w:r>
              <w:rPr>
                <w:rFonts w:asciiTheme="minorEastAsia" w:hAnsiTheme="minorEastAsia" w:cs="Times New Roman"/>
                <w:szCs w:val="21"/>
              </w:rPr>
              <w:t>/1</w:t>
            </w:r>
          </w:p>
        </w:tc>
        <w:tc>
          <w:tcPr>
            <w:tcW w:w="2074" w:type="dxa"/>
          </w:tcPr>
          <w:p w14:paraId="2D616589"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1</w:t>
            </w:r>
            <w:r>
              <w:rPr>
                <w:rFonts w:asciiTheme="minorEastAsia" w:hAnsiTheme="minorEastAsia" w:cs="Times New Roman" w:hint="eastAsia"/>
                <w:szCs w:val="21"/>
              </w:rPr>
              <w:t>周</w:t>
            </w:r>
          </w:p>
        </w:tc>
        <w:tc>
          <w:tcPr>
            <w:tcW w:w="2074" w:type="dxa"/>
          </w:tcPr>
          <w:p w14:paraId="0C80F889" w14:textId="77777777" w:rsidR="00574C23" w:rsidRDefault="00574C23">
            <w:pPr>
              <w:spacing w:line="360" w:lineRule="auto"/>
              <w:rPr>
                <w:rFonts w:asciiTheme="minorEastAsia" w:hAnsiTheme="minorEastAsia" w:cs="Times New Roman"/>
                <w:szCs w:val="21"/>
              </w:rPr>
            </w:pPr>
          </w:p>
        </w:tc>
      </w:tr>
      <w:tr w:rsidR="00574C23" w14:paraId="6E6363BB" w14:textId="77777777">
        <w:tc>
          <w:tcPr>
            <w:tcW w:w="2074" w:type="dxa"/>
          </w:tcPr>
          <w:p w14:paraId="78956368"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运维</w:t>
            </w:r>
          </w:p>
        </w:tc>
        <w:tc>
          <w:tcPr>
            <w:tcW w:w="2074" w:type="dxa"/>
          </w:tcPr>
          <w:p w14:paraId="16137216"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9</w:t>
            </w:r>
            <w:r>
              <w:rPr>
                <w:rFonts w:asciiTheme="minorEastAsia" w:hAnsiTheme="minorEastAsia" w:cs="Times New Roman"/>
                <w:szCs w:val="21"/>
              </w:rPr>
              <w:t>/</w:t>
            </w:r>
            <w:r>
              <w:rPr>
                <w:rFonts w:asciiTheme="minorEastAsia" w:hAnsiTheme="minorEastAsia" w:cs="Times New Roman" w:hint="eastAsia"/>
                <w:szCs w:val="21"/>
              </w:rPr>
              <w:t>1</w:t>
            </w:r>
            <w:r>
              <w:rPr>
                <w:rFonts w:asciiTheme="minorEastAsia" w:hAnsiTheme="minorEastAsia" w:cs="Times New Roman"/>
                <w:szCs w:val="21"/>
              </w:rPr>
              <w:t>/1</w:t>
            </w:r>
          </w:p>
        </w:tc>
        <w:tc>
          <w:tcPr>
            <w:tcW w:w="2074" w:type="dxa"/>
          </w:tcPr>
          <w:p w14:paraId="030C7FA7"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3年</w:t>
            </w:r>
          </w:p>
        </w:tc>
        <w:tc>
          <w:tcPr>
            <w:tcW w:w="2074" w:type="dxa"/>
          </w:tcPr>
          <w:p w14:paraId="1189CBFD" w14:textId="77777777" w:rsidR="00574C23" w:rsidRDefault="00574C23">
            <w:pPr>
              <w:spacing w:line="360" w:lineRule="auto"/>
              <w:rPr>
                <w:rFonts w:asciiTheme="minorEastAsia" w:hAnsiTheme="minorEastAsia" w:cs="Times New Roman"/>
                <w:szCs w:val="21"/>
              </w:rPr>
            </w:pPr>
          </w:p>
        </w:tc>
      </w:tr>
      <w:tr w:rsidR="00574C23" w14:paraId="1118ADBD" w14:textId="77777777">
        <w:tc>
          <w:tcPr>
            <w:tcW w:w="2074" w:type="dxa"/>
          </w:tcPr>
          <w:p w14:paraId="75F5DDF6"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反馈调研</w:t>
            </w:r>
          </w:p>
        </w:tc>
        <w:tc>
          <w:tcPr>
            <w:tcW w:w="2074" w:type="dxa"/>
          </w:tcPr>
          <w:p w14:paraId="74512F42"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9</w:t>
            </w:r>
            <w:r>
              <w:rPr>
                <w:rFonts w:asciiTheme="minorEastAsia" w:hAnsiTheme="minorEastAsia" w:cs="Times New Roman"/>
                <w:szCs w:val="21"/>
              </w:rPr>
              <w:t>/3/1</w:t>
            </w:r>
          </w:p>
        </w:tc>
        <w:tc>
          <w:tcPr>
            <w:tcW w:w="2074" w:type="dxa"/>
          </w:tcPr>
          <w:p w14:paraId="698EF1C8"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1</w:t>
            </w:r>
            <w:r>
              <w:rPr>
                <w:rFonts w:asciiTheme="minorEastAsia" w:hAnsiTheme="minorEastAsia" w:cs="Times New Roman" w:hint="eastAsia"/>
                <w:szCs w:val="21"/>
              </w:rPr>
              <w:t>月</w:t>
            </w:r>
          </w:p>
        </w:tc>
        <w:tc>
          <w:tcPr>
            <w:tcW w:w="2074" w:type="dxa"/>
          </w:tcPr>
          <w:p w14:paraId="2BDE7AC5" w14:textId="77777777" w:rsidR="00574C23" w:rsidRDefault="00574C23">
            <w:pPr>
              <w:spacing w:line="360" w:lineRule="auto"/>
              <w:rPr>
                <w:rFonts w:asciiTheme="minorEastAsia" w:hAnsiTheme="minorEastAsia" w:cs="Times New Roman"/>
                <w:szCs w:val="21"/>
              </w:rPr>
            </w:pPr>
          </w:p>
        </w:tc>
      </w:tr>
    </w:tbl>
    <w:p w14:paraId="7ACDDAC9" w14:textId="77777777" w:rsidR="00574C23" w:rsidRDefault="00947F56">
      <w:pPr>
        <w:pStyle w:val="3"/>
      </w:pPr>
      <w:bookmarkStart w:id="67" w:name="_Toc529733550"/>
      <w:r>
        <w:rPr>
          <w:rFonts w:hint="eastAsia"/>
        </w:rPr>
        <w:t>2.3.4</w:t>
      </w:r>
      <w:r>
        <w:rPr>
          <w:rFonts w:hint="eastAsia"/>
        </w:rPr>
        <w:t>非移交的产品</w:t>
      </w:r>
      <w:bookmarkEnd w:id="67"/>
    </w:p>
    <w:tbl>
      <w:tblPr>
        <w:tblStyle w:val="af3"/>
        <w:tblW w:w="6581" w:type="dxa"/>
        <w:tblLayout w:type="fixed"/>
        <w:tblLook w:val="04A0" w:firstRow="1" w:lastRow="0" w:firstColumn="1" w:lastColumn="0" w:noHBand="0" w:noVBand="1"/>
      </w:tblPr>
      <w:tblGrid>
        <w:gridCol w:w="6581"/>
      </w:tblGrid>
      <w:tr w:rsidR="00574C23" w14:paraId="6D5E98B2" w14:textId="77777777">
        <w:tc>
          <w:tcPr>
            <w:tcW w:w="6581" w:type="dxa"/>
          </w:tcPr>
          <w:p w14:paraId="464F5AE3" w14:textId="77777777" w:rsidR="00574C23" w:rsidRDefault="00947F56">
            <w:pPr>
              <w:jc w:val="center"/>
            </w:pPr>
            <w:r>
              <w:rPr>
                <w:rFonts w:hint="eastAsia"/>
                <w:b/>
                <w:bCs/>
                <w:sz w:val="24"/>
                <w:szCs w:val="24"/>
              </w:rPr>
              <w:t>名称</w:t>
            </w:r>
          </w:p>
        </w:tc>
      </w:tr>
      <w:tr w:rsidR="00574C23" w14:paraId="749DC404" w14:textId="77777777">
        <w:tc>
          <w:tcPr>
            <w:tcW w:w="6581" w:type="dxa"/>
          </w:tcPr>
          <w:p w14:paraId="6114C386" w14:textId="77777777" w:rsidR="00574C23" w:rsidRDefault="00947F56">
            <w:r>
              <w:rPr>
                <w:rFonts w:hint="eastAsia"/>
              </w:rPr>
              <w:t>会议记录</w:t>
            </w:r>
          </w:p>
        </w:tc>
      </w:tr>
      <w:tr w:rsidR="00574C23" w14:paraId="3A428DA3" w14:textId="77777777">
        <w:tc>
          <w:tcPr>
            <w:tcW w:w="6581" w:type="dxa"/>
          </w:tcPr>
          <w:p w14:paraId="6375D393" w14:textId="77777777" w:rsidR="00574C23" w:rsidRDefault="00947F56">
            <w:r>
              <w:rPr>
                <w:rFonts w:hint="eastAsia"/>
              </w:rPr>
              <w:t>任务评审表</w:t>
            </w:r>
          </w:p>
        </w:tc>
      </w:tr>
      <w:tr w:rsidR="00574C23" w14:paraId="12B713AF" w14:textId="77777777">
        <w:tc>
          <w:tcPr>
            <w:tcW w:w="6581" w:type="dxa"/>
          </w:tcPr>
          <w:p w14:paraId="26407AE3" w14:textId="77777777" w:rsidR="00574C23" w:rsidRDefault="00947F56">
            <w:r>
              <w:rPr>
                <w:rFonts w:hint="eastAsia"/>
              </w:rPr>
              <w:t>每日工作汇报总结</w:t>
            </w:r>
          </w:p>
        </w:tc>
      </w:tr>
    </w:tbl>
    <w:p w14:paraId="147AE36A" w14:textId="77777777" w:rsidR="00574C23" w:rsidRDefault="00574C23"/>
    <w:p w14:paraId="49730DE2" w14:textId="77777777" w:rsidR="00574C23" w:rsidRDefault="00947F56">
      <w:pPr>
        <w:pStyle w:val="2"/>
        <w:spacing w:line="360" w:lineRule="auto"/>
      </w:pPr>
      <w:bookmarkStart w:id="68" w:name="_Toc529733551"/>
      <w:r>
        <w:t>2.</w:t>
      </w:r>
      <w:r>
        <w:rPr>
          <w:rFonts w:hint="eastAsia"/>
        </w:rPr>
        <w:t>4</w:t>
      </w:r>
      <w:r>
        <w:t xml:space="preserve"> </w:t>
      </w:r>
      <w:r>
        <w:rPr>
          <w:rFonts w:hint="eastAsia"/>
        </w:rPr>
        <w:t>验收标准</w:t>
      </w:r>
      <w:bookmarkEnd w:id="68"/>
    </w:p>
    <w:tbl>
      <w:tblPr>
        <w:tblpPr w:leftFromText="180" w:rightFromText="180" w:vertAnchor="text" w:horzAnchor="page" w:tblpX="2087" w:tblpY="55"/>
        <w:tblOverlap w:val="never"/>
        <w:tblW w:w="8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122"/>
        <w:gridCol w:w="4114"/>
      </w:tblGrid>
      <w:tr w:rsidR="00574C23" w14:paraId="52D91EF4" w14:textId="77777777">
        <w:tc>
          <w:tcPr>
            <w:tcW w:w="4122" w:type="dxa"/>
            <w:tcBorders>
              <w:bottom w:val="single" w:sz="4" w:space="0" w:color="auto"/>
            </w:tcBorders>
          </w:tcPr>
          <w:p w14:paraId="5DE86FAA" w14:textId="77777777" w:rsidR="00574C23" w:rsidRDefault="00947F56">
            <w:pPr>
              <w:spacing w:line="360" w:lineRule="auto"/>
              <w:jc w:val="center"/>
              <w:rPr>
                <w:rFonts w:cs="Times New Roman"/>
                <w:szCs w:val="21"/>
              </w:rPr>
            </w:pPr>
            <w:r>
              <w:rPr>
                <w:rFonts w:hint="eastAsia"/>
                <w:b/>
                <w:bCs/>
                <w:color w:val="000000"/>
                <w:sz w:val="24"/>
                <w:szCs w:val="21"/>
              </w:rPr>
              <w:t>名称</w:t>
            </w:r>
          </w:p>
        </w:tc>
        <w:tc>
          <w:tcPr>
            <w:tcW w:w="4114" w:type="dxa"/>
            <w:tcBorders>
              <w:bottom w:val="single" w:sz="4" w:space="0" w:color="auto"/>
            </w:tcBorders>
          </w:tcPr>
          <w:p w14:paraId="3910C16C" w14:textId="77777777" w:rsidR="00574C23" w:rsidRDefault="00947F56">
            <w:pPr>
              <w:spacing w:line="360" w:lineRule="auto"/>
              <w:jc w:val="center"/>
              <w:rPr>
                <w:b/>
                <w:bCs/>
                <w:color w:val="000000"/>
                <w:sz w:val="24"/>
                <w:szCs w:val="21"/>
              </w:rPr>
            </w:pPr>
            <w:r>
              <w:rPr>
                <w:rFonts w:hint="eastAsia"/>
                <w:b/>
                <w:bCs/>
                <w:color w:val="000000"/>
                <w:sz w:val="24"/>
                <w:szCs w:val="21"/>
              </w:rPr>
              <w:t>验收标准</w:t>
            </w:r>
          </w:p>
        </w:tc>
      </w:tr>
      <w:tr w:rsidR="00574C23" w14:paraId="26810EDC" w14:textId="77777777">
        <w:tc>
          <w:tcPr>
            <w:tcW w:w="4122" w:type="dxa"/>
            <w:tcBorders>
              <w:bottom w:val="single" w:sz="4" w:space="0" w:color="auto"/>
            </w:tcBorders>
          </w:tcPr>
          <w:p w14:paraId="6E8564DC" w14:textId="77777777" w:rsidR="00574C23" w:rsidRDefault="00947F56">
            <w:pPr>
              <w:spacing w:line="360" w:lineRule="auto"/>
              <w:rPr>
                <w:rFonts w:cs="Times New Roman"/>
                <w:b/>
                <w:szCs w:val="21"/>
              </w:rPr>
            </w:pPr>
            <w:r>
              <w:rPr>
                <w:rFonts w:hint="eastAsia"/>
                <w:szCs w:val="21"/>
              </w:rPr>
              <w:lastRenderedPageBreak/>
              <w:t>可行性分析报告</w:t>
            </w:r>
          </w:p>
        </w:tc>
        <w:tc>
          <w:tcPr>
            <w:tcW w:w="4114" w:type="dxa"/>
            <w:vMerge w:val="restart"/>
          </w:tcPr>
          <w:p w14:paraId="0E7B2D2F" w14:textId="77777777" w:rsidR="00574C23" w:rsidRDefault="00947F56">
            <w:pPr>
              <w:spacing w:line="360" w:lineRule="auto"/>
              <w:jc w:val="center"/>
              <w:rPr>
                <w:szCs w:val="21"/>
              </w:rPr>
            </w:pPr>
            <w:r>
              <w:rPr>
                <w:rFonts w:hint="eastAsia"/>
                <w:szCs w:val="21"/>
              </w:rPr>
              <w:t>通过指导老师的评审</w:t>
            </w:r>
          </w:p>
        </w:tc>
      </w:tr>
      <w:tr w:rsidR="00574C23" w14:paraId="77BB81D4" w14:textId="77777777">
        <w:trPr>
          <w:trHeight w:val="150"/>
        </w:trPr>
        <w:tc>
          <w:tcPr>
            <w:tcW w:w="4122" w:type="dxa"/>
            <w:tcBorders>
              <w:top w:val="single" w:sz="4" w:space="0" w:color="auto"/>
              <w:bottom w:val="single" w:sz="4" w:space="0" w:color="auto"/>
            </w:tcBorders>
          </w:tcPr>
          <w:p w14:paraId="4023DCE6" w14:textId="77777777" w:rsidR="00574C23" w:rsidRDefault="00947F56">
            <w:pPr>
              <w:spacing w:line="360" w:lineRule="auto"/>
              <w:rPr>
                <w:rFonts w:cs="Times New Roman"/>
                <w:szCs w:val="21"/>
              </w:rPr>
            </w:pPr>
            <w:r>
              <w:rPr>
                <w:rFonts w:cs="Times New Roman" w:hint="eastAsia"/>
                <w:szCs w:val="21"/>
              </w:rPr>
              <w:t>项目章程</w:t>
            </w:r>
          </w:p>
        </w:tc>
        <w:tc>
          <w:tcPr>
            <w:tcW w:w="4114" w:type="dxa"/>
            <w:vMerge/>
          </w:tcPr>
          <w:p w14:paraId="3ADE2844" w14:textId="77777777" w:rsidR="00574C23" w:rsidRDefault="00574C23">
            <w:pPr>
              <w:spacing w:line="360" w:lineRule="auto"/>
              <w:rPr>
                <w:rFonts w:cs="Times New Roman"/>
                <w:szCs w:val="21"/>
              </w:rPr>
            </w:pPr>
          </w:p>
        </w:tc>
      </w:tr>
      <w:tr w:rsidR="00574C23" w14:paraId="246DB30C" w14:textId="77777777">
        <w:trPr>
          <w:trHeight w:val="147"/>
        </w:trPr>
        <w:tc>
          <w:tcPr>
            <w:tcW w:w="4122" w:type="dxa"/>
            <w:tcBorders>
              <w:top w:val="single" w:sz="4" w:space="0" w:color="auto"/>
              <w:bottom w:val="single" w:sz="4" w:space="0" w:color="auto"/>
            </w:tcBorders>
          </w:tcPr>
          <w:p w14:paraId="6F70AD01" w14:textId="77777777" w:rsidR="00574C23" w:rsidRDefault="00947F56">
            <w:pPr>
              <w:spacing w:line="360" w:lineRule="auto"/>
              <w:rPr>
                <w:rFonts w:cs="Times New Roman"/>
                <w:szCs w:val="21"/>
              </w:rPr>
            </w:pPr>
            <w:r>
              <w:rPr>
                <w:rFonts w:cs="Times New Roman" w:hint="eastAsia"/>
                <w:szCs w:val="21"/>
              </w:rPr>
              <w:t>总体项目计划</w:t>
            </w:r>
          </w:p>
        </w:tc>
        <w:tc>
          <w:tcPr>
            <w:tcW w:w="4114" w:type="dxa"/>
            <w:vMerge/>
          </w:tcPr>
          <w:p w14:paraId="50A9FD78" w14:textId="77777777" w:rsidR="00574C23" w:rsidRDefault="00574C23">
            <w:pPr>
              <w:spacing w:line="360" w:lineRule="auto"/>
              <w:rPr>
                <w:rFonts w:cs="Times New Roman"/>
                <w:szCs w:val="21"/>
              </w:rPr>
            </w:pPr>
          </w:p>
        </w:tc>
      </w:tr>
      <w:tr w:rsidR="00574C23" w14:paraId="7D460CF2" w14:textId="77777777">
        <w:trPr>
          <w:trHeight w:val="165"/>
        </w:trPr>
        <w:tc>
          <w:tcPr>
            <w:tcW w:w="4122" w:type="dxa"/>
            <w:tcBorders>
              <w:top w:val="single" w:sz="4" w:space="0" w:color="auto"/>
              <w:bottom w:val="single" w:sz="4" w:space="0" w:color="auto"/>
            </w:tcBorders>
          </w:tcPr>
          <w:p w14:paraId="1F7A8DA8" w14:textId="77777777" w:rsidR="00574C23" w:rsidRDefault="00947F56">
            <w:pPr>
              <w:spacing w:line="360" w:lineRule="auto"/>
              <w:rPr>
                <w:rFonts w:cs="Times New Roman"/>
                <w:szCs w:val="21"/>
              </w:rPr>
            </w:pPr>
            <w:r>
              <w:rPr>
                <w:rFonts w:cs="Times New Roman" w:hint="eastAsia"/>
                <w:szCs w:val="21"/>
              </w:rPr>
              <w:t>需求开发计划</w:t>
            </w:r>
          </w:p>
        </w:tc>
        <w:tc>
          <w:tcPr>
            <w:tcW w:w="4114" w:type="dxa"/>
            <w:vMerge/>
          </w:tcPr>
          <w:p w14:paraId="3B9925A5" w14:textId="77777777" w:rsidR="00574C23" w:rsidRDefault="00574C23">
            <w:pPr>
              <w:spacing w:line="360" w:lineRule="auto"/>
              <w:rPr>
                <w:rFonts w:cs="Times New Roman"/>
                <w:szCs w:val="21"/>
              </w:rPr>
            </w:pPr>
          </w:p>
        </w:tc>
      </w:tr>
      <w:tr w:rsidR="00574C23" w14:paraId="34A0997B" w14:textId="77777777">
        <w:trPr>
          <w:trHeight w:val="165"/>
        </w:trPr>
        <w:tc>
          <w:tcPr>
            <w:tcW w:w="4122" w:type="dxa"/>
            <w:tcBorders>
              <w:top w:val="single" w:sz="4" w:space="0" w:color="auto"/>
              <w:bottom w:val="single" w:sz="4" w:space="0" w:color="auto"/>
            </w:tcBorders>
          </w:tcPr>
          <w:p w14:paraId="036B903C" w14:textId="77777777" w:rsidR="00574C23" w:rsidRDefault="00947F56">
            <w:pPr>
              <w:spacing w:line="360" w:lineRule="auto"/>
              <w:rPr>
                <w:rFonts w:cs="Times New Roman"/>
                <w:szCs w:val="21"/>
              </w:rPr>
            </w:pPr>
            <w:r>
              <w:rPr>
                <w:rFonts w:cs="Times New Roman" w:hint="eastAsia"/>
                <w:szCs w:val="21"/>
              </w:rPr>
              <w:t>需求变更控制文档</w:t>
            </w:r>
          </w:p>
        </w:tc>
        <w:tc>
          <w:tcPr>
            <w:tcW w:w="4114" w:type="dxa"/>
            <w:vMerge/>
          </w:tcPr>
          <w:p w14:paraId="50890C10" w14:textId="77777777" w:rsidR="00574C23" w:rsidRDefault="00574C23">
            <w:pPr>
              <w:spacing w:line="360" w:lineRule="auto"/>
              <w:rPr>
                <w:rFonts w:cs="Times New Roman"/>
                <w:szCs w:val="21"/>
              </w:rPr>
            </w:pPr>
          </w:p>
        </w:tc>
      </w:tr>
      <w:tr w:rsidR="00574C23" w14:paraId="15EAA7FC" w14:textId="77777777">
        <w:trPr>
          <w:trHeight w:val="135"/>
        </w:trPr>
        <w:tc>
          <w:tcPr>
            <w:tcW w:w="4122" w:type="dxa"/>
          </w:tcPr>
          <w:p w14:paraId="102CCB18" w14:textId="77777777" w:rsidR="00574C23" w:rsidRDefault="00947F56">
            <w:pPr>
              <w:spacing w:line="360" w:lineRule="auto"/>
              <w:rPr>
                <w:rFonts w:cs="Times New Roman"/>
                <w:szCs w:val="21"/>
              </w:rPr>
            </w:pPr>
            <w:r>
              <w:rPr>
                <w:rFonts w:cs="Times New Roman" w:hint="eastAsia"/>
                <w:szCs w:val="21"/>
              </w:rPr>
              <w:t>需求规格说明书</w:t>
            </w:r>
          </w:p>
        </w:tc>
        <w:tc>
          <w:tcPr>
            <w:tcW w:w="4114" w:type="dxa"/>
            <w:vMerge/>
          </w:tcPr>
          <w:p w14:paraId="21780F2B" w14:textId="77777777" w:rsidR="00574C23" w:rsidRDefault="00574C23">
            <w:pPr>
              <w:spacing w:line="360" w:lineRule="auto"/>
              <w:rPr>
                <w:rFonts w:cs="Times New Roman"/>
                <w:szCs w:val="21"/>
              </w:rPr>
            </w:pPr>
          </w:p>
        </w:tc>
      </w:tr>
      <w:tr w:rsidR="00574C23" w14:paraId="4E632713" w14:textId="77777777">
        <w:tc>
          <w:tcPr>
            <w:tcW w:w="4122" w:type="dxa"/>
            <w:tcBorders>
              <w:bottom w:val="single" w:sz="4" w:space="0" w:color="auto"/>
            </w:tcBorders>
          </w:tcPr>
          <w:p w14:paraId="663B2D56" w14:textId="77777777" w:rsidR="00574C23" w:rsidRDefault="00947F56">
            <w:pPr>
              <w:spacing w:line="360" w:lineRule="auto"/>
              <w:rPr>
                <w:rFonts w:cs="Times New Roman"/>
                <w:szCs w:val="21"/>
              </w:rPr>
            </w:pPr>
            <w:r>
              <w:rPr>
                <w:rFonts w:cs="Times New Roman" w:hint="eastAsia"/>
                <w:szCs w:val="21"/>
              </w:rPr>
              <w:t>系统设计计划</w:t>
            </w:r>
          </w:p>
        </w:tc>
        <w:tc>
          <w:tcPr>
            <w:tcW w:w="4114" w:type="dxa"/>
            <w:vMerge/>
          </w:tcPr>
          <w:p w14:paraId="07471E54" w14:textId="77777777" w:rsidR="00574C23" w:rsidRDefault="00574C23">
            <w:pPr>
              <w:spacing w:line="360" w:lineRule="auto"/>
              <w:rPr>
                <w:rFonts w:cs="Times New Roman"/>
                <w:szCs w:val="21"/>
              </w:rPr>
            </w:pPr>
          </w:p>
        </w:tc>
      </w:tr>
      <w:tr w:rsidR="00574C23" w14:paraId="497C536E" w14:textId="77777777">
        <w:trPr>
          <w:trHeight w:val="90"/>
        </w:trPr>
        <w:tc>
          <w:tcPr>
            <w:tcW w:w="4122" w:type="dxa"/>
            <w:tcBorders>
              <w:top w:val="single" w:sz="4" w:space="0" w:color="auto"/>
            </w:tcBorders>
          </w:tcPr>
          <w:p w14:paraId="4CDEE456" w14:textId="77777777" w:rsidR="00574C23" w:rsidRDefault="00947F56">
            <w:pPr>
              <w:spacing w:line="360" w:lineRule="auto"/>
              <w:rPr>
                <w:rFonts w:cs="Times New Roman"/>
                <w:szCs w:val="21"/>
              </w:rPr>
            </w:pPr>
            <w:r>
              <w:rPr>
                <w:rFonts w:cs="Times New Roman" w:hint="eastAsia"/>
                <w:szCs w:val="21"/>
              </w:rPr>
              <w:t>概要设计说明</w:t>
            </w:r>
          </w:p>
        </w:tc>
        <w:tc>
          <w:tcPr>
            <w:tcW w:w="4114" w:type="dxa"/>
            <w:vMerge/>
          </w:tcPr>
          <w:p w14:paraId="1DEA8851" w14:textId="77777777" w:rsidR="00574C23" w:rsidRDefault="00574C23">
            <w:pPr>
              <w:spacing w:line="360" w:lineRule="auto"/>
              <w:rPr>
                <w:rFonts w:cs="Times New Roman"/>
                <w:szCs w:val="21"/>
              </w:rPr>
            </w:pPr>
          </w:p>
        </w:tc>
      </w:tr>
      <w:tr w:rsidR="00574C23" w14:paraId="0AD1C5AC" w14:textId="77777777">
        <w:trPr>
          <w:trHeight w:val="225"/>
        </w:trPr>
        <w:tc>
          <w:tcPr>
            <w:tcW w:w="4122" w:type="dxa"/>
          </w:tcPr>
          <w:p w14:paraId="41999228" w14:textId="77777777" w:rsidR="00574C23" w:rsidRDefault="00947F56">
            <w:pPr>
              <w:spacing w:line="360" w:lineRule="auto"/>
              <w:rPr>
                <w:rFonts w:cs="Times New Roman"/>
                <w:szCs w:val="21"/>
              </w:rPr>
            </w:pPr>
            <w:r>
              <w:rPr>
                <w:rFonts w:cs="Times New Roman" w:hint="eastAsia"/>
                <w:szCs w:val="21"/>
              </w:rPr>
              <w:t>质量保证计划</w:t>
            </w:r>
          </w:p>
        </w:tc>
        <w:tc>
          <w:tcPr>
            <w:tcW w:w="4114" w:type="dxa"/>
            <w:vMerge/>
          </w:tcPr>
          <w:p w14:paraId="3B88D14A" w14:textId="77777777" w:rsidR="00574C23" w:rsidRDefault="00574C23">
            <w:pPr>
              <w:spacing w:line="360" w:lineRule="auto"/>
              <w:rPr>
                <w:rFonts w:cs="Times New Roman"/>
                <w:szCs w:val="21"/>
              </w:rPr>
            </w:pPr>
          </w:p>
        </w:tc>
      </w:tr>
      <w:tr w:rsidR="00574C23" w14:paraId="4A498720" w14:textId="77777777">
        <w:tc>
          <w:tcPr>
            <w:tcW w:w="4122" w:type="dxa"/>
          </w:tcPr>
          <w:p w14:paraId="2C991D65" w14:textId="77777777" w:rsidR="00574C23" w:rsidRDefault="00947F56">
            <w:pPr>
              <w:spacing w:line="360" w:lineRule="auto"/>
              <w:rPr>
                <w:rFonts w:cs="Times New Roman"/>
                <w:szCs w:val="21"/>
              </w:rPr>
            </w:pPr>
            <w:r>
              <w:rPr>
                <w:rFonts w:cs="Times New Roman" w:hint="eastAsia"/>
                <w:szCs w:val="21"/>
              </w:rPr>
              <w:t>编码与系统实现计划</w:t>
            </w:r>
          </w:p>
        </w:tc>
        <w:tc>
          <w:tcPr>
            <w:tcW w:w="4114" w:type="dxa"/>
            <w:vMerge/>
          </w:tcPr>
          <w:p w14:paraId="0909713B" w14:textId="77777777" w:rsidR="00574C23" w:rsidRDefault="00574C23">
            <w:pPr>
              <w:spacing w:line="360" w:lineRule="auto"/>
              <w:rPr>
                <w:rFonts w:cs="Times New Roman"/>
                <w:szCs w:val="21"/>
              </w:rPr>
            </w:pPr>
          </w:p>
        </w:tc>
      </w:tr>
      <w:tr w:rsidR="00574C23" w14:paraId="06900DBD" w14:textId="77777777">
        <w:tc>
          <w:tcPr>
            <w:tcW w:w="4122" w:type="dxa"/>
          </w:tcPr>
          <w:p w14:paraId="01D1B44A" w14:textId="77777777" w:rsidR="00574C23" w:rsidRDefault="00947F56">
            <w:pPr>
              <w:spacing w:line="360" w:lineRule="auto"/>
              <w:rPr>
                <w:rFonts w:cs="Times New Roman"/>
                <w:szCs w:val="21"/>
              </w:rPr>
            </w:pPr>
            <w:r>
              <w:rPr>
                <w:rFonts w:cs="Times New Roman" w:hint="eastAsia"/>
                <w:szCs w:val="21"/>
              </w:rPr>
              <w:t>测试计划</w:t>
            </w:r>
          </w:p>
        </w:tc>
        <w:tc>
          <w:tcPr>
            <w:tcW w:w="4114" w:type="dxa"/>
            <w:vMerge/>
          </w:tcPr>
          <w:p w14:paraId="64FE304E" w14:textId="77777777" w:rsidR="00574C23" w:rsidRDefault="00574C23">
            <w:pPr>
              <w:spacing w:line="360" w:lineRule="auto"/>
              <w:rPr>
                <w:rFonts w:cs="Times New Roman"/>
                <w:szCs w:val="21"/>
              </w:rPr>
            </w:pPr>
          </w:p>
        </w:tc>
      </w:tr>
      <w:tr w:rsidR="00574C23" w14:paraId="5CC607D5" w14:textId="77777777">
        <w:tc>
          <w:tcPr>
            <w:tcW w:w="4122" w:type="dxa"/>
          </w:tcPr>
          <w:p w14:paraId="5F6BB744" w14:textId="77777777" w:rsidR="00574C23" w:rsidRDefault="00947F56">
            <w:pPr>
              <w:spacing w:line="360" w:lineRule="auto"/>
              <w:rPr>
                <w:rFonts w:cs="Times New Roman"/>
                <w:szCs w:val="21"/>
              </w:rPr>
            </w:pPr>
            <w:r>
              <w:rPr>
                <w:rFonts w:cs="Times New Roman" w:hint="eastAsia"/>
                <w:szCs w:val="21"/>
              </w:rPr>
              <w:t>工程部署计划</w:t>
            </w:r>
          </w:p>
        </w:tc>
        <w:tc>
          <w:tcPr>
            <w:tcW w:w="4114" w:type="dxa"/>
            <w:vMerge/>
          </w:tcPr>
          <w:p w14:paraId="4262A0F7" w14:textId="77777777" w:rsidR="00574C23" w:rsidRDefault="00574C23">
            <w:pPr>
              <w:spacing w:line="360" w:lineRule="auto"/>
              <w:rPr>
                <w:rFonts w:cs="Times New Roman"/>
                <w:szCs w:val="21"/>
              </w:rPr>
            </w:pPr>
          </w:p>
        </w:tc>
      </w:tr>
      <w:tr w:rsidR="00574C23" w14:paraId="6F522B3A" w14:textId="77777777">
        <w:tc>
          <w:tcPr>
            <w:tcW w:w="4122" w:type="dxa"/>
          </w:tcPr>
          <w:p w14:paraId="342769FF" w14:textId="77777777" w:rsidR="00574C23" w:rsidRDefault="00947F56">
            <w:pPr>
              <w:spacing w:line="360" w:lineRule="auto"/>
              <w:rPr>
                <w:rFonts w:cs="Times New Roman"/>
                <w:szCs w:val="21"/>
              </w:rPr>
            </w:pPr>
            <w:r>
              <w:rPr>
                <w:rFonts w:cs="Times New Roman" w:hint="eastAsia"/>
                <w:szCs w:val="21"/>
              </w:rPr>
              <w:t>培训计划</w:t>
            </w:r>
          </w:p>
        </w:tc>
        <w:tc>
          <w:tcPr>
            <w:tcW w:w="4114" w:type="dxa"/>
            <w:vMerge/>
          </w:tcPr>
          <w:p w14:paraId="671A1987" w14:textId="77777777" w:rsidR="00574C23" w:rsidRDefault="00574C23">
            <w:pPr>
              <w:spacing w:line="360" w:lineRule="auto"/>
              <w:rPr>
                <w:rFonts w:cs="Times New Roman"/>
                <w:szCs w:val="21"/>
              </w:rPr>
            </w:pPr>
          </w:p>
        </w:tc>
      </w:tr>
      <w:tr w:rsidR="00574C23" w14:paraId="0C2440AB" w14:textId="77777777">
        <w:tc>
          <w:tcPr>
            <w:tcW w:w="4122" w:type="dxa"/>
          </w:tcPr>
          <w:p w14:paraId="3E515272" w14:textId="77777777" w:rsidR="00574C23" w:rsidRDefault="00947F56">
            <w:pPr>
              <w:spacing w:line="360" w:lineRule="auto"/>
              <w:rPr>
                <w:rFonts w:cs="Times New Roman"/>
                <w:szCs w:val="21"/>
              </w:rPr>
            </w:pPr>
            <w:r>
              <w:rPr>
                <w:rFonts w:cs="Times New Roman" w:hint="eastAsia"/>
                <w:szCs w:val="21"/>
              </w:rPr>
              <w:t>系统维护计划</w:t>
            </w:r>
          </w:p>
        </w:tc>
        <w:tc>
          <w:tcPr>
            <w:tcW w:w="4114" w:type="dxa"/>
            <w:vMerge/>
          </w:tcPr>
          <w:p w14:paraId="50D4BB5A" w14:textId="77777777" w:rsidR="00574C23" w:rsidRDefault="00574C23">
            <w:pPr>
              <w:spacing w:line="360" w:lineRule="auto"/>
              <w:rPr>
                <w:rFonts w:cs="Times New Roman"/>
                <w:szCs w:val="21"/>
              </w:rPr>
            </w:pPr>
          </w:p>
        </w:tc>
      </w:tr>
      <w:tr w:rsidR="00574C23" w14:paraId="4EC04218" w14:textId="77777777">
        <w:tc>
          <w:tcPr>
            <w:tcW w:w="4122" w:type="dxa"/>
          </w:tcPr>
          <w:p w14:paraId="65D192D8" w14:textId="77777777" w:rsidR="00574C23" w:rsidRDefault="00947F56">
            <w:pPr>
              <w:spacing w:line="360" w:lineRule="auto"/>
              <w:rPr>
                <w:rFonts w:cs="Times New Roman"/>
                <w:szCs w:val="21"/>
              </w:rPr>
            </w:pPr>
            <w:r>
              <w:rPr>
                <w:rFonts w:cs="Times New Roman" w:hint="eastAsia"/>
                <w:szCs w:val="21"/>
              </w:rPr>
              <w:t>项目总结报告</w:t>
            </w:r>
          </w:p>
        </w:tc>
        <w:tc>
          <w:tcPr>
            <w:tcW w:w="4114" w:type="dxa"/>
            <w:vMerge/>
          </w:tcPr>
          <w:p w14:paraId="33FB678C" w14:textId="77777777" w:rsidR="00574C23" w:rsidRDefault="00574C23">
            <w:pPr>
              <w:spacing w:line="360" w:lineRule="auto"/>
              <w:rPr>
                <w:rFonts w:cs="Times New Roman"/>
                <w:szCs w:val="21"/>
              </w:rPr>
            </w:pPr>
          </w:p>
        </w:tc>
      </w:tr>
      <w:tr w:rsidR="00574C23" w14:paraId="5FC55895" w14:textId="77777777">
        <w:trPr>
          <w:trHeight w:val="324"/>
        </w:trPr>
        <w:tc>
          <w:tcPr>
            <w:tcW w:w="4122" w:type="dxa"/>
          </w:tcPr>
          <w:p w14:paraId="40B48390" w14:textId="77777777" w:rsidR="00574C23" w:rsidRDefault="00947F56">
            <w:pPr>
              <w:rPr>
                <w:rFonts w:cs="Times New Roman"/>
                <w:szCs w:val="21"/>
              </w:rPr>
            </w:pPr>
            <w:proofErr w:type="gramStart"/>
            <w:r>
              <w:rPr>
                <w:rFonts w:hint="eastAsia"/>
              </w:rPr>
              <w:t>甘特图</w:t>
            </w:r>
            <w:proofErr w:type="gramEnd"/>
          </w:p>
        </w:tc>
        <w:tc>
          <w:tcPr>
            <w:tcW w:w="4114" w:type="dxa"/>
            <w:vMerge/>
          </w:tcPr>
          <w:p w14:paraId="6827F3EA" w14:textId="77777777" w:rsidR="00574C23" w:rsidRDefault="00574C23"/>
        </w:tc>
      </w:tr>
      <w:tr w:rsidR="00574C23" w14:paraId="2EF1B5AC" w14:textId="77777777">
        <w:tc>
          <w:tcPr>
            <w:tcW w:w="4122" w:type="dxa"/>
          </w:tcPr>
          <w:p w14:paraId="30E440A5" w14:textId="77777777" w:rsidR="00574C23" w:rsidRDefault="00947F56">
            <w:pPr>
              <w:rPr>
                <w:rFonts w:cs="Times New Roman"/>
                <w:szCs w:val="21"/>
              </w:rPr>
            </w:pPr>
            <w:r>
              <w:rPr>
                <w:rFonts w:hint="eastAsia"/>
              </w:rPr>
              <w:t>需求工程</w:t>
            </w:r>
            <w:r>
              <w:rPr>
                <w:rFonts w:hint="eastAsia"/>
              </w:rPr>
              <w:t>WBS</w:t>
            </w:r>
          </w:p>
        </w:tc>
        <w:tc>
          <w:tcPr>
            <w:tcW w:w="4114" w:type="dxa"/>
            <w:vMerge/>
          </w:tcPr>
          <w:p w14:paraId="3F90BEBA" w14:textId="77777777" w:rsidR="00574C23" w:rsidRDefault="00574C23"/>
        </w:tc>
      </w:tr>
      <w:tr w:rsidR="00574C23" w14:paraId="213A464B" w14:textId="77777777">
        <w:tc>
          <w:tcPr>
            <w:tcW w:w="4122" w:type="dxa"/>
          </w:tcPr>
          <w:p w14:paraId="09D341A2" w14:textId="77777777" w:rsidR="00574C23" w:rsidRDefault="00947F56">
            <w:pPr>
              <w:rPr>
                <w:rFonts w:cs="Times New Roman"/>
                <w:szCs w:val="21"/>
              </w:rPr>
            </w:pPr>
            <w:r>
              <w:rPr>
                <w:rFonts w:hint="eastAsia"/>
              </w:rPr>
              <w:t>总体项目</w:t>
            </w:r>
            <w:r>
              <w:rPr>
                <w:rFonts w:hint="eastAsia"/>
              </w:rPr>
              <w:t>WBS</w:t>
            </w:r>
          </w:p>
        </w:tc>
        <w:tc>
          <w:tcPr>
            <w:tcW w:w="4114" w:type="dxa"/>
            <w:vMerge/>
          </w:tcPr>
          <w:p w14:paraId="08899588" w14:textId="77777777" w:rsidR="00574C23" w:rsidRDefault="00574C23"/>
        </w:tc>
      </w:tr>
      <w:tr w:rsidR="00574C23" w14:paraId="49F7756B" w14:textId="77777777">
        <w:tc>
          <w:tcPr>
            <w:tcW w:w="4122" w:type="dxa"/>
          </w:tcPr>
          <w:p w14:paraId="53A77473" w14:textId="77777777" w:rsidR="00574C23" w:rsidRDefault="00947F56">
            <w:pPr>
              <w:rPr>
                <w:rFonts w:cs="Times New Roman"/>
                <w:szCs w:val="21"/>
              </w:rPr>
            </w:pPr>
            <w:r>
              <w:rPr>
                <w:rFonts w:hint="eastAsia"/>
              </w:rPr>
              <w:t>需求阶段</w:t>
            </w:r>
            <w:r>
              <w:rPr>
                <w:rFonts w:hint="eastAsia"/>
              </w:rPr>
              <w:t>WBS</w:t>
            </w:r>
            <w:r>
              <w:rPr>
                <w:rFonts w:hint="eastAsia"/>
              </w:rPr>
              <w:t>输入输出表</w:t>
            </w:r>
          </w:p>
        </w:tc>
        <w:tc>
          <w:tcPr>
            <w:tcW w:w="4114" w:type="dxa"/>
            <w:vMerge/>
          </w:tcPr>
          <w:p w14:paraId="5A2B4B60" w14:textId="77777777" w:rsidR="00574C23" w:rsidRDefault="00574C23"/>
        </w:tc>
      </w:tr>
    </w:tbl>
    <w:p w14:paraId="35607804" w14:textId="77777777" w:rsidR="00574C23" w:rsidRDefault="00574C23">
      <w:pPr>
        <w:spacing w:line="360" w:lineRule="auto"/>
        <w:ind w:firstLineChars="180" w:firstLine="378"/>
        <w:rPr>
          <w:szCs w:val="21"/>
        </w:rPr>
      </w:pPr>
    </w:p>
    <w:tbl>
      <w:tblPr>
        <w:tblW w:w="8267" w:type="dxa"/>
        <w:tblInd w:w="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144"/>
        <w:gridCol w:w="4123"/>
      </w:tblGrid>
      <w:tr w:rsidR="00574C23" w14:paraId="63C0451A" w14:textId="77777777">
        <w:tc>
          <w:tcPr>
            <w:tcW w:w="4144" w:type="dxa"/>
          </w:tcPr>
          <w:p w14:paraId="50E90BBE" w14:textId="77777777" w:rsidR="00574C23" w:rsidRDefault="00947F56">
            <w:pPr>
              <w:spacing w:line="360" w:lineRule="auto"/>
              <w:jc w:val="center"/>
              <w:rPr>
                <w:b/>
                <w:bCs/>
                <w:color w:val="000000"/>
                <w:sz w:val="24"/>
                <w:szCs w:val="21"/>
              </w:rPr>
            </w:pPr>
            <w:r>
              <w:rPr>
                <w:rFonts w:hint="eastAsia"/>
                <w:b/>
                <w:bCs/>
                <w:color w:val="000000"/>
                <w:sz w:val="24"/>
                <w:szCs w:val="21"/>
              </w:rPr>
              <w:t>服务名称</w:t>
            </w:r>
          </w:p>
        </w:tc>
        <w:tc>
          <w:tcPr>
            <w:tcW w:w="4123" w:type="dxa"/>
          </w:tcPr>
          <w:p w14:paraId="17744D25" w14:textId="77777777" w:rsidR="00574C23" w:rsidRDefault="00947F56">
            <w:pPr>
              <w:spacing w:line="360" w:lineRule="auto"/>
              <w:jc w:val="center"/>
              <w:rPr>
                <w:b/>
                <w:bCs/>
                <w:color w:val="000000"/>
                <w:sz w:val="24"/>
                <w:szCs w:val="21"/>
              </w:rPr>
            </w:pPr>
            <w:r>
              <w:rPr>
                <w:rFonts w:hint="eastAsia"/>
                <w:b/>
                <w:bCs/>
                <w:color w:val="000000"/>
                <w:sz w:val="24"/>
                <w:szCs w:val="21"/>
              </w:rPr>
              <w:t>验收标准</w:t>
            </w:r>
          </w:p>
        </w:tc>
      </w:tr>
      <w:tr w:rsidR="00574C23" w14:paraId="52684D19" w14:textId="77777777">
        <w:tc>
          <w:tcPr>
            <w:tcW w:w="4144" w:type="dxa"/>
          </w:tcPr>
          <w:p w14:paraId="6227ED48"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相关人员培训</w:t>
            </w:r>
          </w:p>
        </w:tc>
        <w:tc>
          <w:tcPr>
            <w:tcW w:w="4123" w:type="dxa"/>
            <w:vMerge w:val="restart"/>
          </w:tcPr>
          <w:p w14:paraId="30C6C025" w14:textId="77777777" w:rsidR="00574C23" w:rsidRDefault="00574C23">
            <w:pPr>
              <w:spacing w:line="360" w:lineRule="auto"/>
              <w:rPr>
                <w:rFonts w:asciiTheme="minorEastAsia" w:hAnsiTheme="minorEastAsia" w:cs="Times New Roman"/>
                <w:szCs w:val="21"/>
              </w:rPr>
            </w:pPr>
          </w:p>
          <w:p w14:paraId="53C60EE0" w14:textId="77777777" w:rsidR="00574C23" w:rsidRDefault="00574C23">
            <w:pPr>
              <w:rPr>
                <w:rFonts w:asciiTheme="minorEastAsia" w:hAnsiTheme="minorEastAsia" w:cs="Times New Roman"/>
                <w:szCs w:val="21"/>
              </w:rPr>
            </w:pPr>
          </w:p>
          <w:p w14:paraId="7035937E" w14:textId="77777777" w:rsidR="00574C23" w:rsidRDefault="00947F56">
            <w:pPr>
              <w:jc w:val="center"/>
            </w:pPr>
            <w:r>
              <w:rPr>
                <w:rFonts w:hint="eastAsia"/>
              </w:rPr>
              <w:t>客户满意</w:t>
            </w:r>
          </w:p>
        </w:tc>
      </w:tr>
      <w:tr w:rsidR="00574C23" w14:paraId="5B3A076A" w14:textId="77777777">
        <w:tc>
          <w:tcPr>
            <w:tcW w:w="4144" w:type="dxa"/>
          </w:tcPr>
          <w:p w14:paraId="06628988"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设备安装部署</w:t>
            </w:r>
          </w:p>
        </w:tc>
        <w:tc>
          <w:tcPr>
            <w:tcW w:w="4123" w:type="dxa"/>
            <w:vMerge/>
          </w:tcPr>
          <w:p w14:paraId="0D42EAE5" w14:textId="77777777" w:rsidR="00574C23" w:rsidRDefault="00574C23">
            <w:pPr>
              <w:spacing w:line="360" w:lineRule="auto"/>
              <w:rPr>
                <w:rFonts w:asciiTheme="minorEastAsia" w:hAnsiTheme="minorEastAsia" w:cs="Times New Roman"/>
                <w:szCs w:val="21"/>
              </w:rPr>
            </w:pPr>
          </w:p>
        </w:tc>
      </w:tr>
      <w:tr w:rsidR="00574C23" w14:paraId="177116F8" w14:textId="77777777">
        <w:tc>
          <w:tcPr>
            <w:tcW w:w="4144" w:type="dxa"/>
          </w:tcPr>
          <w:p w14:paraId="5C3B5E80"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运维</w:t>
            </w:r>
          </w:p>
        </w:tc>
        <w:tc>
          <w:tcPr>
            <w:tcW w:w="4123" w:type="dxa"/>
            <w:vMerge/>
          </w:tcPr>
          <w:p w14:paraId="6CA52B0A" w14:textId="77777777" w:rsidR="00574C23" w:rsidRDefault="00574C23">
            <w:pPr>
              <w:spacing w:line="360" w:lineRule="auto"/>
              <w:rPr>
                <w:rFonts w:asciiTheme="minorEastAsia" w:hAnsiTheme="minorEastAsia" w:cs="Times New Roman"/>
                <w:szCs w:val="21"/>
              </w:rPr>
            </w:pPr>
          </w:p>
        </w:tc>
      </w:tr>
      <w:tr w:rsidR="00574C23" w14:paraId="201BF446" w14:textId="77777777">
        <w:tc>
          <w:tcPr>
            <w:tcW w:w="4144" w:type="dxa"/>
          </w:tcPr>
          <w:p w14:paraId="688AF724"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反馈调研</w:t>
            </w:r>
          </w:p>
        </w:tc>
        <w:tc>
          <w:tcPr>
            <w:tcW w:w="4123" w:type="dxa"/>
            <w:vMerge/>
          </w:tcPr>
          <w:p w14:paraId="3638121F" w14:textId="77777777" w:rsidR="00574C23" w:rsidRDefault="00574C23">
            <w:pPr>
              <w:spacing w:line="360" w:lineRule="auto"/>
              <w:rPr>
                <w:rFonts w:asciiTheme="minorEastAsia" w:hAnsiTheme="minorEastAsia" w:cs="Times New Roman"/>
                <w:szCs w:val="21"/>
              </w:rPr>
            </w:pPr>
          </w:p>
        </w:tc>
      </w:tr>
    </w:tbl>
    <w:p w14:paraId="6B76E011" w14:textId="77777777" w:rsidR="00574C23" w:rsidRDefault="00574C23">
      <w:pPr>
        <w:spacing w:line="360" w:lineRule="auto"/>
        <w:rPr>
          <w:szCs w:val="21"/>
        </w:rPr>
      </w:pPr>
    </w:p>
    <w:p w14:paraId="4A7EE6AF" w14:textId="77777777" w:rsidR="00574C23" w:rsidRDefault="00947F56">
      <w:pPr>
        <w:pStyle w:val="2"/>
        <w:rPr>
          <w:szCs w:val="21"/>
        </w:rPr>
      </w:pPr>
      <w:bookmarkStart w:id="69" w:name="_Toc529733552"/>
      <w:r>
        <w:rPr>
          <w:rFonts w:hint="eastAsia"/>
          <w:szCs w:val="21"/>
        </w:rPr>
        <w:t>2.5完成项目的最迟期限</w:t>
      </w:r>
      <w:bookmarkEnd w:id="69"/>
    </w:p>
    <w:p w14:paraId="0164A0D1" w14:textId="77777777" w:rsidR="00574C23" w:rsidRDefault="00947F56">
      <w:r>
        <w:rPr>
          <w:rFonts w:hint="eastAsia"/>
        </w:rPr>
        <w:t>2019</w:t>
      </w:r>
      <w:r>
        <w:rPr>
          <w:rFonts w:hint="eastAsia"/>
        </w:rPr>
        <w:t>年</w:t>
      </w:r>
      <w:r>
        <w:rPr>
          <w:rFonts w:hint="eastAsia"/>
        </w:rPr>
        <w:t>1</w:t>
      </w:r>
      <w:r>
        <w:rPr>
          <w:rFonts w:hint="eastAsia"/>
        </w:rPr>
        <w:t>月</w:t>
      </w:r>
      <w:r>
        <w:rPr>
          <w:rFonts w:hint="eastAsia"/>
        </w:rPr>
        <w:t>31</w:t>
      </w:r>
      <w:r>
        <w:rPr>
          <w:rFonts w:hint="eastAsia"/>
        </w:rPr>
        <w:t>日</w:t>
      </w:r>
    </w:p>
    <w:p w14:paraId="0C7A3238" w14:textId="77777777" w:rsidR="00574C23" w:rsidRDefault="00947F56">
      <w:pPr>
        <w:pStyle w:val="2"/>
      </w:pPr>
      <w:bookmarkStart w:id="70" w:name="_Toc529733553"/>
      <w:r>
        <w:rPr>
          <w:rFonts w:hint="eastAsia"/>
        </w:rPr>
        <w:lastRenderedPageBreak/>
        <w:t>2.6本计划的批准者和批准日期</w:t>
      </w:r>
      <w:bookmarkEnd w:id="70"/>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6222"/>
      </w:tblGrid>
      <w:tr w:rsidR="00574C23" w14:paraId="5F603D65" w14:textId="77777777">
        <w:tc>
          <w:tcPr>
            <w:tcW w:w="2074" w:type="dxa"/>
          </w:tcPr>
          <w:p w14:paraId="46E53BFA" w14:textId="77777777" w:rsidR="00574C23" w:rsidRDefault="00947F56">
            <w:pPr>
              <w:spacing w:line="360" w:lineRule="auto"/>
              <w:jc w:val="center"/>
              <w:rPr>
                <w:b/>
                <w:bCs/>
                <w:color w:val="000000"/>
                <w:sz w:val="24"/>
                <w:szCs w:val="21"/>
              </w:rPr>
            </w:pPr>
            <w:r>
              <w:rPr>
                <w:rFonts w:hint="eastAsia"/>
                <w:b/>
                <w:bCs/>
                <w:color w:val="000000"/>
                <w:sz w:val="24"/>
                <w:szCs w:val="21"/>
              </w:rPr>
              <w:t>批准者姓名</w:t>
            </w:r>
          </w:p>
        </w:tc>
        <w:tc>
          <w:tcPr>
            <w:tcW w:w="6222" w:type="dxa"/>
          </w:tcPr>
          <w:p w14:paraId="633ABC8C" w14:textId="77777777" w:rsidR="00574C23" w:rsidRDefault="00947F56">
            <w:pPr>
              <w:spacing w:line="360" w:lineRule="auto"/>
              <w:jc w:val="center"/>
              <w:rPr>
                <w:b/>
                <w:bCs/>
                <w:color w:val="000000"/>
                <w:sz w:val="24"/>
                <w:szCs w:val="21"/>
              </w:rPr>
            </w:pPr>
            <w:r>
              <w:rPr>
                <w:rFonts w:hint="eastAsia"/>
                <w:b/>
                <w:bCs/>
                <w:color w:val="000000"/>
                <w:sz w:val="24"/>
                <w:szCs w:val="21"/>
              </w:rPr>
              <w:t>批准日期</w:t>
            </w:r>
          </w:p>
        </w:tc>
      </w:tr>
      <w:tr w:rsidR="00574C23" w14:paraId="134EB4C2" w14:textId="77777777">
        <w:tc>
          <w:tcPr>
            <w:tcW w:w="2074" w:type="dxa"/>
          </w:tcPr>
          <w:p w14:paraId="0A20332C"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杨</w:t>
            </w:r>
            <w:proofErr w:type="gramStart"/>
            <w:r>
              <w:rPr>
                <w:rFonts w:asciiTheme="minorEastAsia" w:hAnsiTheme="minorEastAsia" w:hint="eastAsia"/>
                <w:szCs w:val="21"/>
              </w:rPr>
              <w:t>枨</w:t>
            </w:r>
            <w:proofErr w:type="gramEnd"/>
          </w:p>
        </w:tc>
        <w:tc>
          <w:tcPr>
            <w:tcW w:w="6222" w:type="dxa"/>
          </w:tcPr>
          <w:p w14:paraId="1057CC8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2018年9月19日</w:t>
            </w:r>
          </w:p>
        </w:tc>
      </w:tr>
      <w:tr w:rsidR="00574C23" w14:paraId="5BD224E2" w14:textId="77777777">
        <w:tc>
          <w:tcPr>
            <w:tcW w:w="2074" w:type="dxa"/>
          </w:tcPr>
          <w:p w14:paraId="4D793C29" w14:textId="77777777" w:rsidR="00574C23" w:rsidRDefault="00947F56">
            <w:pPr>
              <w:spacing w:line="360" w:lineRule="auto"/>
              <w:rPr>
                <w:rFonts w:asciiTheme="minorEastAsia" w:hAnsiTheme="minorEastAsia"/>
                <w:szCs w:val="21"/>
              </w:rPr>
            </w:pPr>
            <w:r>
              <w:rPr>
                <w:rFonts w:asciiTheme="minorEastAsia" w:hAnsiTheme="minorEastAsia" w:hint="eastAsia"/>
                <w:szCs w:val="21"/>
              </w:rPr>
              <w:t>侯宏仑</w:t>
            </w:r>
          </w:p>
        </w:tc>
        <w:tc>
          <w:tcPr>
            <w:tcW w:w="6222" w:type="dxa"/>
          </w:tcPr>
          <w:p w14:paraId="3F05C7E3"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2018年9月19日</w:t>
            </w:r>
          </w:p>
        </w:tc>
      </w:tr>
    </w:tbl>
    <w:p w14:paraId="27DDCEA4" w14:textId="77777777" w:rsidR="00574C23" w:rsidRDefault="00574C23"/>
    <w:p w14:paraId="034D2992" w14:textId="77777777" w:rsidR="00574C23" w:rsidRDefault="00574C23">
      <w:pPr>
        <w:spacing w:line="360" w:lineRule="auto"/>
        <w:rPr>
          <w:szCs w:val="21"/>
        </w:rPr>
      </w:pPr>
    </w:p>
    <w:p w14:paraId="42407E29" w14:textId="77777777" w:rsidR="00574C23" w:rsidRDefault="00947F56">
      <w:pPr>
        <w:pStyle w:val="1"/>
        <w:spacing w:line="360" w:lineRule="auto"/>
      </w:pPr>
      <w:bookmarkStart w:id="71" w:name="_Toc525938483"/>
      <w:bookmarkStart w:id="72" w:name="_Toc529733554"/>
      <w:bookmarkEnd w:id="58"/>
      <w:r>
        <w:rPr>
          <w:rFonts w:asciiTheme="majorEastAsia" w:hAnsiTheme="majorEastAsia" w:cstheme="majorHAnsi"/>
        </w:rPr>
        <w:t>3</w:t>
      </w:r>
      <w:r>
        <w:rPr>
          <w:rFonts w:asciiTheme="majorEastAsia" w:hAnsiTheme="majorEastAsia"/>
        </w:rPr>
        <w:t xml:space="preserve"> </w:t>
      </w:r>
      <w:r>
        <w:rPr>
          <w:rFonts w:asciiTheme="majorEastAsia" w:hAnsiTheme="majorEastAsia" w:hint="eastAsia"/>
        </w:rPr>
        <w:t>实施</w:t>
      </w:r>
      <w:r>
        <w:rPr>
          <w:rFonts w:asciiTheme="majorEastAsia" w:hAnsiTheme="majorEastAsia"/>
        </w:rPr>
        <w:t>计划</w:t>
      </w:r>
      <w:bookmarkEnd w:id="71"/>
      <w:bookmarkEnd w:id="72"/>
    </w:p>
    <w:p w14:paraId="3F34C69C" w14:textId="77777777" w:rsidR="00574C23" w:rsidRDefault="00947F56">
      <w:pPr>
        <w:pStyle w:val="2"/>
        <w:spacing w:line="360" w:lineRule="auto"/>
      </w:pPr>
      <w:bookmarkStart w:id="73" w:name="_Toc529733555"/>
      <w:r>
        <w:rPr>
          <w:rFonts w:hint="eastAsia"/>
        </w:rPr>
        <w:t>3.1</w:t>
      </w:r>
      <w:r>
        <w:t xml:space="preserve"> </w:t>
      </w:r>
      <w:r>
        <w:rPr>
          <w:rFonts w:hint="eastAsia"/>
        </w:rPr>
        <w:t>工作任务分解与人员分工</w:t>
      </w:r>
      <w:bookmarkEnd w:id="73"/>
    </w:p>
    <w:tbl>
      <w:tblPr>
        <w:tblStyle w:val="af3"/>
        <w:tblW w:w="8080" w:type="dxa"/>
        <w:tblLayout w:type="fixed"/>
        <w:tblLook w:val="04A0" w:firstRow="1" w:lastRow="0" w:firstColumn="1" w:lastColumn="0" w:noHBand="0" w:noVBand="1"/>
      </w:tblPr>
      <w:tblGrid>
        <w:gridCol w:w="5213"/>
        <w:gridCol w:w="2867"/>
      </w:tblGrid>
      <w:tr w:rsidR="00574C23" w14:paraId="53C0C4C6" w14:textId="77777777">
        <w:tc>
          <w:tcPr>
            <w:tcW w:w="5213" w:type="dxa"/>
          </w:tcPr>
          <w:p w14:paraId="66B425BD" w14:textId="77777777" w:rsidR="00574C23" w:rsidRDefault="00947F56">
            <w:pPr>
              <w:spacing w:line="360" w:lineRule="auto"/>
              <w:jc w:val="center"/>
              <w:rPr>
                <w:b/>
                <w:bCs/>
                <w:color w:val="000000"/>
                <w:sz w:val="24"/>
                <w:szCs w:val="21"/>
              </w:rPr>
            </w:pPr>
            <w:r>
              <w:rPr>
                <w:rFonts w:hint="eastAsia"/>
                <w:b/>
                <w:bCs/>
                <w:color w:val="000000"/>
                <w:sz w:val="24"/>
                <w:szCs w:val="21"/>
              </w:rPr>
              <w:t>任务名称</w:t>
            </w:r>
          </w:p>
        </w:tc>
        <w:tc>
          <w:tcPr>
            <w:tcW w:w="2867" w:type="dxa"/>
          </w:tcPr>
          <w:p w14:paraId="2818A00C" w14:textId="77777777" w:rsidR="00574C23" w:rsidRDefault="00947F56">
            <w:pPr>
              <w:spacing w:line="360" w:lineRule="auto"/>
              <w:jc w:val="center"/>
              <w:rPr>
                <w:b/>
                <w:bCs/>
                <w:color w:val="000000"/>
                <w:sz w:val="24"/>
                <w:szCs w:val="21"/>
              </w:rPr>
            </w:pPr>
            <w:r>
              <w:rPr>
                <w:rFonts w:hint="eastAsia"/>
                <w:b/>
                <w:bCs/>
                <w:color w:val="000000"/>
                <w:sz w:val="24"/>
                <w:szCs w:val="21"/>
              </w:rPr>
              <w:t>负责人</w:t>
            </w:r>
          </w:p>
        </w:tc>
      </w:tr>
      <w:tr w:rsidR="00574C23" w14:paraId="1527FEBF" w14:textId="77777777">
        <w:tc>
          <w:tcPr>
            <w:tcW w:w="5213" w:type="dxa"/>
          </w:tcPr>
          <w:p w14:paraId="2549C6A9"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获取需求</w:t>
            </w:r>
          </w:p>
        </w:tc>
        <w:tc>
          <w:tcPr>
            <w:tcW w:w="2867" w:type="dxa"/>
            <w:vMerge w:val="restart"/>
          </w:tcPr>
          <w:p w14:paraId="1A56F5FF" w14:textId="77777777" w:rsidR="00574C23" w:rsidRDefault="00947F56">
            <w:pPr>
              <w:spacing w:line="360" w:lineRule="auto"/>
              <w:jc w:val="center"/>
              <w:rPr>
                <w:rFonts w:asciiTheme="minorEastAsia" w:hAnsiTheme="minorEastAsia"/>
                <w:szCs w:val="21"/>
              </w:rPr>
            </w:pPr>
            <w:r>
              <w:rPr>
                <w:rFonts w:asciiTheme="minorEastAsia" w:hAnsiTheme="minorEastAsia" w:hint="eastAsia"/>
                <w:szCs w:val="21"/>
              </w:rPr>
              <w:t>沈启航</w:t>
            </w:r>
          </w:p>
        </w:tc>
      </w:tr>
      <w:tr w:rsidR="00574C23" w14:paraId="74A4904A" w14:textId="77777777">
        <w:tc>
          <w:tcPr>
            <w:tcW w:w="5213" w:type="dxa"/>
          </w:tcPr>
          <w:p w14:paraId="3A64A753"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定义</w:t>
            </w:r>
            <w:proofErr w:type="gramStart"/>
            <w:r>
              <w:rPr>
                <w:rFonts w:ascii="宋体" w:eastAsia="宋体" w:cs="宋体" w:hint="eastAsia"/>
                <w:color w:val="000000"/>
                <w:kern w:val="0"/>
                <w:szCs w:val="21"/>
                <w:lang w:val="zh-CN"/>
              </w:rPr>
              <w:t>产品愿景和</w:t>
            </w:r>
            <w:proofErr w:type="gramEnd"/>
            <w:r>
              <w:rPr>
                <w:rFonts w:ascii="宋体" w:eastAsia="宋体" w:cs="宋体" w:hint="eastAsia"/>
                <w:color w:val="000000"/>
                <w:kern w:val="0"/>
                <w:szCs w:val="21"/>
                <w:lang w:val="zh-CN"/>
              </w:rPr>
              <w:t>项目范围</w:t>
            </w:r>
          </w:p>
        </w:tc>
        <w:tc>
          <w:tcPr>
            <w:tcW w:w="2867" w:type="dxa"/>
            <w:vMerge/>
          </w:tcPr>
          <w:p w14:paraId="4273EEFF" w14:textId="77777777" w:rsidR="00574C23" w:rsidRDefault="00574C23">
            <w:pPr>
              <w:spacing w:line="360" w:lineRule="auto"/>
              <w:rPr>
                <w:rFonts w:asciiTheme="minorEastAsia" w:hAnsiTheme="minorEastAsia"/>
                <w:szCs w:val="21"/>
              </w:rPr>
            </w:pPr>
          </w:p>
        </w:tc>
      </w:tr>
      <w:tr w:rsidR="00574C23" w14:paraId="6511166A" w14:textId="77777777">
        <w:tc>
          <w:tcPr>
            <w:tcW w:w="5213" w:type="dxa"/>
          </w:tcPr>
          <w:p w14:paraId="6840570C"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识别用户类型及其特征</w:t>
            </w:r>
          </w:p>
        </w:tc>
        <w:tc>
          <w:tcPr>
            <w:tcW w:w="2867" w:type="dxa"/>
            <w:vMerge/>
          </w:tcPr>
          <w:p w14:paraId="0758646B" w14:textId="77777777" w:rsidR="00574C23" w:rsidRDefault="00574C23">
            <w:pPr>
              <w:spacing w:line="360" w:lineRule="auto"/>
              <w:rPr>
                <w:rFonts w:asciiTheme="minorEastAsia" w:hAnsiTheme="minorEastAsia"/>
                <w:szCs w:val="21"/>
              </w:rPr>
            </w:pPr>
          </w:p>
        </w:tc>
      </w:tr>
      <w:tr w:rsidR="00574C23" w14:paraId="54C875C3" w14:textId="77777777">
        <w:tc>
          <w:tcPr>
            <w:tcW w:w="5213" w:type="dxa"/>
          </w:tcPr>
          <w:p w14:paraId="5B95CD87"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为每类用户选出用户代表</w:t>
            </w:r>
          </w:p>
        </w:tc>
        <w:tc>
          <w:tcPr>
            <w:tcW w:w="2867" w:type="dxa"/>
            <w:vMerge/>
          </w:tcPr>
          <w:p w14:paraId="1CFA98E6" w14:textId="77777777" w:rsidR="00574C23" w:rsidRDefault="00574C23">
            <w:pPr>
              <w:spacing w:line="360" w:lineRule="auto"/>
              <w:rPr>
                <w:rFonts w:asciiTheme="minorEastAsia" w:hAnsiTheme="minorEastAsia"/>
                <w:szCs w:val="21"/>
              </w:rPr>
            </w:pPr>
          </w:p>
        </w:tc>
      </w:tr>
      <w:tr w:rsidR="00574C23" w14:paraId="4393BD73" w14:textId="77777777">
        <w:trPr>
          <w:trHeight w:val="172"/>
        </w:trPr>
        <w:tc>
          <w:tcPr>
            <w:tcW w:w="5213" w:type="dxa"/>
          </w:tcPr>
          <w:p w14:paraId="295A9B40"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识别系统事件和反应</w:t>
            </w:r>
          </w:p>
        </w:tc>
        <w:tc>
          <w:tcPr>
            <w:tcW w:w="2867" w:type="dxa"/>
            <w:vMerge/>
          </w:tcPr>
          <w:p w14:paraId="14029ED3" w14:textId="77777777" w:rsidR="00574C23" w:rsidRDefault="00574C23">
            <w:pPr>
              <w:spacing w:line="360" w:lineRule="auto"/>
              <w:rPr>
                <w:rFonts w:asciiTheme="minorEastAsia" w:hAnsiTheme="minorEastAsia"/>
                <w:szCs w:val="21"/>
              </w:rPr>
            </w:pPr>
          </w:p>
        </w:tc>
      </w:tr>
      <w:tr w:rsidR="00574C23" w14:paraId="4946DAA4" w14:textId="77777777">
        <w:tc>
          <w:tcPr>
            <w:tcW w:w="5213" w:type="dxa"/>
          </w:tcPr>
          <w:p w14:paraId="15D7B27B"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举办需求访谈</w:t>
            </w:r>
          </w:p>
        </w:tc>
        <w:tc>
          <w:tcPr>
            <w:tcW w:w="2867" w:type="dxa"/>
            <w:vMerge/>
          </w:tcPr>
          <w:p w14:paraId="0EE6DA06" w14:textId="77777777" w:rsidR="00574C23" w:rsidRDefault="00574C23">
            <w:pPr>
              <w:spacing w:line="360" w:lineRule="auto"/>
              <w:rPr>
                <w:rFonts w:asciiTheme="minorEastAsia" w:hAnsiTheme="minorEastAsia"/>
                <w:szCs w:val="21"/>
              </w:rPr>
            </w:pPr>
          </w:p>
        </w:tc>
      </w:tr>
      <w:tr w:rsidR="00574C23" w14:paraId="62C11E6F" w14:textId="77777777">
        <w:tc>
          <w:tcPr>
            <w:tcW w:w="5213" w:type="dxa"/>
          </w:tcPr>
          <w:p w14:paraId="3E3EA3D7"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检查现有系统在需求方面的报告</w:t>
            </w:r>
          </w:p>
        </w:tc>
        <w:tc>
          <w:tcPr>
            <w:tcW w:w="2867" w:type="dxa"/>
            <w:vMerge/>
          </w:tcPr>
          <w:p w14:paraId="042035EB" w14:textId="77777777" w:rsidR="00574C23" w:rsidRDefault="00574C23">
            <w:pPr>
              <w:spacing w:line="360" w:lineRule="auto"/>
              <w:rPr>
                <w:rFonts w:asciiTheme="minorEastAsia" w:hAnsiTheme="minorEastAsia"/>
                <w:szCs w:val="21"/>
              </w:rPr>
            </w:pPr>
          </w:p>
        </w:tc>
      </w:tr>
      <w:tr w:rsidR="00574C23" w14:paraId="2FB38A8B" w14:textId="77777777">
        <w:tc>
          <w:tcPr>
            <w:tcW w:w="5213" w:type="dxa"/>
          </w:tcPr>
          <w:p w14:paraId="25B96CA8"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重用现有需求</w:t>
            </w:r>
          </w:p>
        </w:tc>
        <w:tc>
          <w:tcPr>
            <w:tcW w:w="2867" w:type="dxa"/>
            <w:vMerge/>
          </w:tcPr>
          <w:p w14:paraId="558A24D3" w14:textId="77777777" w:rsidR="00574C23" w:rsidRDefault="00574C23">
            <w:pPr>
              <w:spacing w:line="360" w:lineRule="auto"/>
              <w:rPr>
                <w:rFonts w:asciiTheme="minorEastAsia" w:hAnsiTheme="minorEastAsia"/>
                <w:szCs w:val="21"/>
              </w:rPr>
            </w:pPr>
          </w:p>
        </w:tc>
      </w:tr>
      <w:tr w:rsidR="00574C23" w14:paraId="688B44C9" w14:textId="77777777">
        <w:tc>
          <w:tcPr>
            <w:tcW w:w="5213" w:type="dxa"/>
          </w:tcPr>
          <w:p w14:paraId="15D6D2D0"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需求分析</w:t>
            </w:r>
          </w:p>
        </w:tc>
        <w:tc>
          <w:tcPr>
            <w:tcW w:w="2867" w:type="dxa"/>
            <w:vMerge w:val="restart"/>
          </w:tcPr>
          <w:p w14:paraId="6D6220A5" w14:textId="77777777" w:rsidR="00574C23" w:rsidRDefault="00947F56">
            <w:pPr>
              <w:spacing w:line="360" w:lineRule="auto"/>
              <w:jc w:val="center"/>
              <w:rPr>
                <w:rFonts w:asciiTheme="minorEastAsia" w:hAnsiTheme="minorEastAsia"/>
                <w:szCs w:val="21"/>
              </w:rPr>
            </w:pPr>
            <w:r>
              <w:rPr>
                <w:rFonts w:asciiTheme="minorEastAsia" w:hAnsiTheme="minorEastAsia" w:hint="eastAsia"/>
                <w:szCs w:val="21"/>
              </w:rPr>
              <w:t>骆佳俊，叶柏成</w:t>
            </w:r>
          </w:p>
        </w:tc>
      </w:tr>
      <w:tr w:rsidR="00574C23" w14:paraId="78697050" w14:textId="77777777">
        <w:tc>
          <w:tcPr>
            <w:tcW w:w="5213" w:type="dxa"/>
          </w:tcPr>
          <w:p w14:paraId="41DAD41F"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创建用户界面以及技术原型</w:t>
            </w:r>
          </w:p>
        </w:tc>
        <w:tc>
          <w:tcPr>
            <w:tcW w:w="2867" w:type="dxa"/>
            <w:vMerge/>
          </w:tcPr>
          <w:p w14:paraId="030881D5" w14:textId="77777777" w:rsidR="00574C23" w:rsidRDefault="00574C23">
            <w:pPr>
              <w:spacing w:line="360" w:lineRule="auto"/>
              <w:rPr>
                <w:rFonts w:asciiTheme="minorEastAsia" w:hAnsiTheme="minorEastAsia"/>
                <w:szCs w:val="21"/>
              </w:rPr>
            </w:pPr>
          </w:p>
        </w:tc>
      </w:tr>
      <w:tr w:rsidR="00574C23" w14:paraId="7A0DD7D1" w14:textId="77777777">
        <w:tc>
          <w:tcPr>
            <w:tcW w:w="5213" w:type="dxa"/>
          </w:tcPr>
          <w:p w14:paraId="0006A627"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分析需求可实现性</w:t>
            </w:r>
          </w:p>
        </w:tc>
        <w:tc>
          <w:tcPr>
            <w:tcW w:w="2867" w:type="dxa"/>
            <w:vMerge/>
          </w:tcPr>
          <w:p w14:paraId="1A20DEBE" w14:textId="77777777" w:rsidR="00574C23" w:rsidRDefault="00574C23">
            <w:pPr>
              <w:spacing w:line="360" w:lineRule="auto"/>
              <w:rPr>
                <w:rFonts w:asciiTheme="minorEastAsia" w:hAnsiTheme="minorEastAsia"/>
                <w:szCs w:val="21"/>
              </w:rPr>
            </w:pPr>
          </w:p>
        </w:tc>
      </w:tr>
      <w:tr w:rsidR="00574C23" w14:paraId="703680D8" w14:textId="77777777">
        <w:tc>
          <w:tcPr>
            <w:tcW w:w="5213" w:type="dxa"/>
          </w:tcPr>
          <w:p w14:paraId="001D6EA6"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需求按优先级排序</w:t>
            </w:r>
          </w:p>
        </w:tc>
        <w:tc>
          <w:tcPr>
            <w:tcW w:w="2867" w:type="dxa"/>
            <w:vMerge/>
          </w:tcPr>
          <w:p w14:paraId="042A922D" w14:textId="77777777" w:rsidR="00574C23" w:rsidRDefault="00574C23">
            <w:pPr>
              <w:spacing w:line="360" w:lineRule="auto"/>
              <w:rPr>
                <w:rFonts w:asciiTheme="minorEastAsia" w:hAnsiTheme="minorEastAsia"/>
                <w:szCs w:val="21"/>
              </w:rPr>
            </w:pPr>
          </w:p>
        </w:tc>
      </w:tr>
      <w:tr w:rsidR="00574C23" w14:paraId="07FFF57B" w14:textId="77777777">
        <w:tc>
          <w:tcPr>
            <w:tcW w:w="5213" w:type="dxa"/>
          </w:tcPr>
          <w:p w14:paraId="75F9C507"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建立数据字典</w:t>
            </w:r>
          </w:p>
        </w:tc>
        <w:tc>
          <w:tcPr>
            <w:tcW w:w="2867" w:type="dxa"/>
            <w:vMerge/>
          </w:tcPr>
          <w:p w14:paraId="0A08A072" w14:textId="77777777" w:rsidR="00574C23" w:rsidRDefault="00574C23">
            <w:pPr>
              <w:spacing w:line="360" w:lineRule="auto"/>
              <w:rPr>
                <w:rFonts w:asciiTheme="minorEastAsia" w:hAnsiTheme="minorEastAsia"/>
                <w:szCs w:val="21"/>
              </w:rPr>
            </w:pPr>
          </w:p>
        </w:tc>
      </w:tr>
      <w:tr w:rsidR="00574C23" w14:paraId="3A1F8A1F" w14:textId="77777777">
        <w:tc>
          <w:tcPr>
            <w:tcW w:w="5213" w:type="dxa"/>
          </w:tcPr>
          <w:p w14:paraId="01792EC7"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为需求建模</w:t>
            </w:r>
          </w:p>
        </w:tc>
        <w:tc>
          <w:tcPr>
            <w:tcW w:w="2867" w:type="dxa"/>
            <w:vMerge/>
          </w:tcPr>
          <w:p w14:paraId="21043986" w14:textId="77777777" w:rsidR="00574C23" w:rsidRDefault="00574C23">
            <w:pPr>
              <w:spacing w:line="360" w:lineRule="auto"/>
              <w:rPr>
                <w:rFonts w:asciiTheme="minorEastAsia" w:hAnsiTheme="minorEastAsia"/>
                <w:szCs w:val="21"/>
              </w:rPr>
            </w:pPr>
          </w:p>
        </w:tc>
      </w:tr>
      <w:tr w:rsidR="00574C23" w14:paraId="74560E9C" w14:textId="77777777">
        <w:tc>
          <w:tcPr>
            <w:tcW w:w="5213" w:type="dxa"/>
          </w:tcPr>
          <w:p w14:paraId="67028E54"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分析系统与外部世界之间的联系</w:t>
            </w:r>
          </w:p>
        </w:tc>
        <w:tc>
          <w:tcPr>
            <w:tcW w:w="2867" w:type="dxa"/>
            <w:vMerge/>
          </w:tcPr>
          <w:p w14:paraId="681B248C" w14:textId="77777777" w:rsidR="00574C23" w:rsidRDefault="00574C23">
            <w:pPr>
              <w:spacing w:line="360" w:lineRule="auto"/>
              <w:rPr>
                <w:rFonts w:asciiTheme="minorEastAsia" w:hAnsiTheme="minorEastAsia"/>
                <w:szCs w:val="21"/>
              </w:rPr>
            </w:pPr>
          </w:p>
        </w:tc>
      </w:tr>
      <w:tr w:rsidR="00574C23" w14:paraId="6E0625B2" w14:textId="77777777">
        <w:tc>
          <w:tcPr>
            <w:tcW w:w="5213" w:type="dxa"/>
          </w:tcPr>
          <w:p w14:paraId="247B6B43"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需求规格说明</w:t>
            </w:r>
          </w:p>
        </w:tc>
        <w:tc>
          <w:tcPr>
            <w:tcW w:w="2867" w:type="dxa"/>
            <w:vMerge w:val="restart"/>
          </w:tcPr>
          <w:p w14:paraId="2DCEB518" w14:textId="77777777" w:rsidR="00574C23" w:rsidRDefault="00947F56">
            <w:pPr>
              <w:spacing w:line="360" w:lineRule="auto"/>
              <w:jc w:val="center"/>
              <w:rPr>
                <w:rFonts w:asciiTheme="minorEastAsia" w:hAnsiTheme="minorEastAsia"/>
                <w:szCs w:val="21"/>
              </w:rPr>
            </w:pPr>
            <w:r>
              <w:rPr>
                <w:rFonts w:asciiTheme="minorEastAsia" w:hAnsiTheme="minorEastAsia" w:hint="eastAsia"/>
                <w:szCs w:val="21"/>
              </w:rPr>
              <w:t>杨以恒</w:t>
            </w:r>
          </w:p>
        </w:tc>
      </w:tr>
      <w:tr w:rsidR="00574C23" w14:paraId="254DDFD4" w14:textId="77777777">
        <w:tc>
          <w:tcPr>
            <w:tcW w:w="5213" w:type="dxa"/>
          </w:tcPr>
          <w:p w14:paraId="7CE0FE8B"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使用需求文档模板</w:t>
            </w:r>
          </w:p>
        </w:tc>
        <w:tc>
          <w:tcPr>
            <w:tcW w:w="2867" w:type="dxa"/>
            <w:vMerge/>
          </w:tcPr>
          <w:p w14:paraId="5E921574" w14:textId="77777777" w:rsidR="00574C23" w:rsidRDefault="00574C23">
            <w:pPr>
              <w:spacing w:line="360" w:lineRule="auto"/>
              <w:rPr>
                <w:rFonts w:asciiTheme="minorEastAsia" w:hAnsiTheme="minorEastAsia"/>
                <w:szCs w:val="21"/>
              </w:rPr>
            </w:pPr>
          </w:p>
        </w:tc>
      </w:tr>
      <w:tr w:rsidR="00574C23" w14:paraId="498B8C35" w14:textId="77777777">
        <w:tc>
          <w:tcPr>
            <w:tcW w:w="5213" w:type="dxa"/>
          </w:tcPr>
          <w:p w14:paraId="379095F1"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lastRenderedPageBreak/>
              <w:t>明确需求来源</w:t>
            </w:r>
          </w:p>
        </w:tc>
        <w:tc>
          <w:tcPr>
            <w:tcW w:w="2867" w:type="dxa"/>
            <w:vMerge/>
          </w:tcPr>
          <w:p w14:paraId="40D514CB" w14:textId="77777777" w:rsidR="00574C23" w:rsidRDefault="00574C23">
            <w:pPr>
              <w:spacing w:line="360" w:lineRule="auto"/>
              <w:rPr>
                <w:rFonts w:asciiTheme="minorEastAsia" w:hAnsiTheme="minorEastAsia"/>
                <w:szCs w:val="21"/>
              </w:rPr>
            </w:pPr>
          </w:p>
        </w:tc>
      </w:tr>
      <w:tr w:rsidR="00574C23" w14:paraId="2B7512A1" w14:textId="77777777">
        <w:tc>
          <w:tcPr>
            <w:tcW w:w="5213" w:type="dxa"/>
          </w:tcPr>
          <w:p w14:paraId="098EACA4"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记录业务规则</w:t>
            </w:r>
          </w:p>
        </w:tc>
        <w:tc>
          <w:tcPr>
            <w:tcW w:w="2867" w:type="dxa"/>
            <w:vMerge/>
          </w:tcPr>
          <w:p w14:paraId="4181CBD2" w14:textId="77777777" w:rsidR="00574C23" w:rsidRDefault="00574C23">
            <w:pPr>
              <w:spacing w:line="360" w:lineRule="auto"/>
              <w:rPr>
                <w:rFonts w:asciiTheme="minorEastAsia" w:hAnsiTheme="minorEastAsia"/>
                <w:szCs w:val="21"/>
              </w:rPr>
            </w:pPr>
          </w:p>
        </w:tc>
      </w:tr>
      <w:tr w:rsidR="00574C23" w14:paraId="11019D4E" w14:textId="77777777">
        <w:tc>
          <w:tcPr>
            <w:tcW w:w="5213" w:type="dxa"/>
          </w:tcPr>
          <w:p w14:paraId="45586E13"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记录非功能需求</w:t>
            </w:r>
          </w:p>
        </w:tc>
        <w:tc>
          <w:tcPr>
            <w:tcW w:w="2867" w:type="dxa"/>
            <w:vMerge/>
          </w:tcPr>
          <w:p w14:paraId="6C83A298" w14:textId="77777777" w:rsidR="00574C23" w:rsidRDefault="00574C23">
            <w:pPr>
              <w:spacing w:line="360" w:lineRule="auto"/>
              <w:rPr>
                <w:rFonts w:asciiTheme="minorEastAsia" w:hAnsiTheme="minorEastAsia"/>
                <w:szCs w:val="21"/>
              </w:rPr>
            </w:pPr>
          </w:p>
        </w:tc>
      </w:tr>
      <w:tr w:rsidR="00574C23" w14:paraId="57F0878E" w14:textId="77777777">
        <w:tc>
          <w:tcPr>
            <w:tcW w:w="5213" w:type="dxa"/>
          </w:tcPr>
          <w:p w14:paraId="05FC6506"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需求验证</w:t>
            </w:r>
          </w:p>
        </w:tc>
        <w:tc>
          <w:tcPr>
            <w:tcW w:w="2867" w:type="dxa"/>
            <w:vMerge w:val="restart"/>
          </w:tcPr>
          <w:p w14:paraId="3EBC46AF" w14:textId="77777777" w:rsidR="00574C23" w:rsidRDefault="00947F56">
            <w:pPr>
              <w:spacing w:line="360" w:lineRule="auto"/>
              <w:jc w:val="center"/>
              <w:rPr>
                <w:rFonts w:asciiTheme="minorEastAsia" w:hAnsiTheme="minorEastAsia"/>
                <w:szCs w:val="21"/>
              </w:rPr>
            </w:pPr>
            <w:r>
              <w:rPr>
                <w:rFonts w:asciiTheme="minorEastAsia" w:hAnsiTheme="minorEastAsia" w:hint="eastAsia"/>
                <w:szCs w:val="21"/>
              </w:rPr>
              <w:t>徐哲远</w:t>
            </w:r>
          </w:p>
        </w:tc>
      </w:tr>
      <w:tr w:rsidR="00574C23" w14:paraId="23CA434D" w14:textId="77777777">
        <w:tc>
          <w:tcPr>
            <w:tcW w:w="5213" w:type="dxa"/>
          </w:tcPr>
          <w:p w14:paraId="418D4693"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需求评审</w:t>
            </w:r>
          </w:p>
        </w:tc>
        <w:tc>
          <w:tcPr>
            <w:tcW w:w="2867" w:type="dxa"/>
            <w:vMerge/>
          </w:tcPr>
          <w:p w14:paraId="63D95622" w14:textId="77777777" w:rsidR="00574C23" w:rsidRDefault="00574C23">
            <w:pPr>
              <w:spacing w:line="360" w:lineRule="auto"/>
              <w:rPr>
                <w:rFonts w:asciiTheme="minorEastAsia" w:hAnsiTheme="minorEastAsia"/>
                <w:szCs w:val="21"/>
              </w:rPr>
            </w:pPr>
          </w:p>
        </w:tc>
      </w:tr>
      <w:tr w:rsidR="00574C23" w14:paraId="4C2D5843" w14:textId="77777777">
        <w:tc>
          <w:tcPr>
            <w:tcW w:w="5213" w:type="dxa"/>
          </w:tcPr>
          <w:p w14:paraId="2184987F"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测试需求</w:t>
            </w:r>
          </w:p>
        </w:tc>
        <w:tc>
          <w:tcPr>
            <w:tcW w:w="2867" w:type="dxa"/>
            <w:vMerge/>
          </w:tcPr>
          <w:p w14:paraId="76DB0A76" w14:textId="77777777" w:rsidR="00574C23" w:rsidRDefault="00574C23">
            <w:pPr>
              <w:spacing w:line="360" w:lineRule="auto"/>
              <w:rPr>
                <w:rFonts w:asciiTheme="minorEastAsia" w:hAnsiTheme="minorEastAsia"/>
                <w:szCs w:val="21"/>
              </w:rPr>
            </w:pPr>
          </w:p>
        </w:tc>
      </w:tr>
      <w:tr w:rsidR="00574C23" w14:paraId="0F205E50" w14:textId="77777777">
        <w:tc>
          <w:tcPr>
            <w:tcW w:w="5213" w:type="dxa"/>
          </w:tcPr>
          <w:p w14:paraId="029FE4E0"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定义验收标准</w:t>
            </w:r>
          </w:p>
        </w:tc>
        <w:tc>
          <w:tcPr>
            <w:tcW w:w="2867" w:type="dxa"/>
            <w:vMerge/>
          </w:tcPr>
          <w:p w14:paraId="4B1C1361" w14:textId="77777777" w:rsidR="00574C23" w:rsidRDefault="00574C23">
            <w:pPr>
              <w:spacing w:line="360" w:lineRule="auto"/>
              <w:rPr>
                <w:rFonts w:asciiTheme="minorEastAsia" w:hAnsiTheme="minorEastAsia"/>
                <w:szCs w:val="21"/>
              </w:rPr>
            </w:pPr>
          </w:p>
        </w:tc>
      </w:tr>
      <w:tr w:rsidR="00574C23" w14:paraId="1317E12D" w14:textId="77777777">
        <w:tc>
          <w:tcPr>
            <w:tcW w:w="5213" w:type="dxa"/>
          </w:tcPr>
          <w:p w14:paraId="67CEE705" w14:textId="77777777" w:rsidR="00574C23" w:rsidRDefault="00947F56">
            <w:pPr>
              <w:spacing w:line="360" w:lineRule="auto"/>
              <w:rPr>
                <w:rFonts w:ascii="宋体" w:eastAsia="宋体" w:cs="宋体"/>
                <w:b/>
                <w:color w:val="000000"/>
                <w:kern w:val="0"/>
                <w:szCs w:val="21"/>
                <w:lang w:val="zh-CN"/>
              </w:rPr>
            </w:pPr>
            <w:r>
              <w:rPr>
                <w:rFonts w:ascii="宋体" w:eastAsia="宋体" w:cs="宋体" w:hint="eastAsia"/>
                <w:b/>
                <w:color w:val="000000"/>
                <w:kern w:val="0"/>
                <w:szCs w:val="21"/>
                <w:lang w:val="zh-CN"/>
              </w:rPr>
              <w:t>需求</w:t>
            </w:r>
            <w:r>
              <w:rPr>
                <w:rFonts w:ascii="宋体" w:eastAsia="宋体" w:cs="宋体"/>
                <w:b/>
                <w:color w:val="000000"/>
                <w:kern w:val="0"/>
                <w:szCs w:val="21"/>
                <w:lang w:val="zh-CN"/>
              </w:rPr>
              <w:t>管理</w:t>
            </w:r>
          </w:p>
        </w:tc>
        <w:tc>
          <w:tcPr>
            <w:tcW w:w="2867" w:type="dxa"/>
            <w:vMerge w:val="restart"/>
          </w:tcPr>
          <w:p w14:paraId="0781A15B" w14:textId="77777777" w:rsidR="00574C23" w:rsidRDefault="00947F56">
            <w:pPr>
              <w:spacing w:line="360" w:lineRule="auto"/>
              <w:jc w:val="center"/>
              <w:rPr>
                <w:rFonts w:asciiTheme="minorEastAsia" w:hAnsiTheme="minorEastAsia"/>
                <w:szCs w:val="21"/>
              </w:rPr>
            </w:pPr>
            <w:r>
              <w:rPr>
                <w:rFonts w:asciiTheme="minorEastAsia" w:hAnsiTheme="minorEastAsia" w:hint="eastAsia"/>
                <w:szCs w:val="21"/>
              </w:rPr>
              <w:t>叶柏成</w:t>
            </w:r>
          </w:p>
        </w:tc>
      </w:tr>
      <w:tr w:rsidR="00574C23" w14:paraId="71136A2D" w14:textId="77777777">
        <w:tc>
          <w:tcPr>
            <w:tcW w:w="5213" w:type="dxa"/>
          </w:tcPr>
          <w:p w14:paraId="162628E8"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建立一个需求变更控制流程</w:t>
            </w:r>
          </w:p>
        </w:tc>
        <w:tc>
          <w:tcPr>
            <w:tcW w:w="2867" w:type="dxa"/>
            <w:vMerge/>
          </w:tcPr>
          <w:p w14:paraId="50FC108A" w14:textId="77777777" w:rsidR="00574C23" w:rsidRDefault="00574C23">
            <w:pPr>
              <w:spacing w:line="360" w:lineRule="auto"/>
              <w:rPr>
                <w:rFonts w:asciiTheme="minorEastAsia" w:hAnsiTheme="minorEastAsia"/>
                <w:szCs w:val="21"/>
              </w:rPr>
            </w:pPr>
          </w:p>
        </w:tc>
      </w:tr>
      <w:tr w:rsidR="00574C23" w14:paraId="77F67C9A" w14:textId="77777777">
        <w:tc>
          <w:tcPr>
            <w:tcW w:w="5213" w:type="dxa"/>
          </w:tcPr>
          <w:p w14:paraId="10DD3DB5"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对需求变更进行影响分析</w:t>
            </w:r>
          </w:p>
        </w:tc>
        <w:tc>
          <w:tcPr>
            <w:tcW w:w="2867" w:type="dxa"/>
            <w:vMerge/>
          </w:tcPr>
          <w:p w14:paraId="1294F7E3" w14:textId="77777777" w:rsidR="00574C23" w:rsidRDefault="00574C23">
            <w:pPr>
              <w:spacing w:line="360" w:lineRule="auto"/>
              <w:rPr>
                <w:rFonts w:asciiTheme="minorEastAsia" w:hAnsiTheme="minorEastAsia"/>
                <w:szCs w:val="21"/>
              </w:rPr>
            </w:pPr>
          </w:p>
        </w:tc>
      </w:tr>
      <w:tr w:rsidR="00574C23" w14:paraId="69E40C55" w14:textId="77777777">
        <w:tc>
          <w:tcPr>
            <w:tcW w:w="5213" w:type="dxa"/>
          </w:tcPr>
          <w:p w14:paraId="4617288A"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建立基线并控制需求集合版本</w:t>
            </w:r>
          </w:p>
        </w:tc>
        <w:tc>
          <w:tcPr>
            <w:tcW w:w="2867" w:type="dxa"/>
            <w:vMerge/>
          </w:tcPr>
          <w:p w14:paraId="017B1512" w14:textId="77777777" w:rsidR="00574C23" w:rsidRDefault="00574C23">
            <w:pPr>
              <w:spacing w:line="360" w:lineRule="auto"/>
              <w:rPr>
                <w:rFonts w:asciiTheme="minorEastAsia" w:hAnsiTheme="minorEastAsia"/>
                <w:szCs w:val="21"/>
              </w:rPr>
            </w:pPr>
          </w:p>
        </w:tc>
      </w:tr>
      <w:tr w:rsidR="00574C23" w14:paraId="714A895C" w14:textId="77777777">
        <w:tc>
          <w:tcPr>
            <w:tcW w:w="5213" w:type="dxa"/>
          </w:tcPr>
          <w:p w14:paraId="6CBA0CF1"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维护需求变更的历史记录</w:t>
            </w:r>
          </w:p>
        </w:tc>
        <w:tc>
          <w:tcPr>
            <w:tcW w:w="2867" w:type="dxa"/>
            <w:vMerge/>
          </w:tcPr>
          <w:p w14:paraId="388F6CB7" w14:textId="77777777" w:rsidR="00574C23" w:rsidRDefault="00574C23">
            <w:pPr>
              <w:spacing w:line="360" w:lineRule="auto"/>
              <w:rPr>
                <w:rFonts w:asciiTheme="minorEastAsia" w:hAnsiTheme="minorEastAsia"/>
                <w:szCs w:val="21"/>
              </w:rPr>
            </w:pPr>
          </w:p>
        </w:tc>
      </w:tr>
      <w:tr w:rsidR="00574C23" w14:paraId="3A0D4A43" w14:textId="77777777">
        <w:tc>
          <w:tcPr>
            <w:tcW w:w="5213" w:type="dxa"/>
          </w:tcPr>
          <w:p w14:paraId="5384894E"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跟踪每个需求的状态</w:t>
            </w:r>
          </w:p>
        </w:tc>
        <w:tc>
          <w:tcPr>
            <w:tcW w:w="2867" w:type="dxa"/>
            <w:vMerge/>
          </w:tcPr>
          <w:p w14:paraId="1E944AFB" w14:textId="77777777" w:rsidR="00574C23" w:rsidRDefault="00574C23">
            <w:pPr>
              <w:spacing w:line="360" w:lineRule="auto"/>
              <w:rPr>
                <w:rFonts w:asciiTheme="minorEastAsia" w:hAnsiTheme="minorEastAsia"/>
                <w:szCs w:val="21"/>
              </w:rPr>
            </w:pPr>
          </w:p>
        </w:tc>
      </w:tr>
      <w:tr w:rsidR="00574C23" w14:paraId="0434F0C7" w14:textId="77777777">
        <w:tc>
          <w:tcPr>
            <w:tcW w:w="5213" w:type="dxa"/>
          </w:tcPr>
          <w:p w14:paraId="2AE6C655"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维护一个需求可跟踪矩阵</w:t>
            </w:r>
          </w:p>
        </w:tc>
        <w:tc>
          <w:tcPr>
            <w:tcW w:w="2867" w:type="dxa"/>
            <w:vMerge/>
          </w:tcPr>
          <w:p w14:paraId="7253641F" w14:textId="77777777" w:rsidR="00574C23" w:rsidRDefault="00574C23">
            <w:pPr>
              <w:spacing w:line="360" w:lineRule="auto"/>
              <w:rPr>
                <w:rFonts w:asciiTheme="minorEastAsia" w:hAnsiTheme="minorEastAsia"/>
                <w:szCs w:val="21"/>
              </w:rPr>
            </w:pPr>
          </w:p>
        </w:tc>
      </w:tr>
      <w:tr w:rsidR="00574C23" w14:paraId="6EE22571" w14:textId="77777777">
        <w:tc>
          <w:tcPr>
            <w:tcW w:w="5213" w:type="dxa"/>
          </w:tcPr>
          <w:p w14:paraId="7E05AAFA"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使用需求管理工具</w:t>
            </w:r>
          </w:p>
        </w:tc>
        <w:tc>
          <w:tcPr>
            <w:tcW w:w="2867" w:type="dxa"/>
            <w:vMerge/>
          </w:tcPr>
          <w:p w14:paraId="3A7D2ADD" w14:textId="77777777" w:rsidR="00574C23" w:rsidRDefault="00574C23">
            <w:pPr>
              <w:spacing w:line="360" w:lineRule="auto"/>
              <w:rPr>
                <w:rFonts w:asciiTheme="minorEastAsia" w:hAnsiTheme="minorEastAsia"/>
                <w:szCs w:val="21"/>
              </w:rPr>
            </w:pPr>
          </w:p>
        </w:tc>
      </w:tr>
    </w:tbl>
    <w:p w14:paraId="74C352FD" w14:textId="77777777" w:rsidR="00574C23" w:rsidRDefault="00574C23"/>
    <w:p w14:paraId="0453A654" w14:textId="77777777" w:rsidR="00574C23" w:rsidRDefault="00947F56">
      <w:pPr>
        <w:pStyle w:val="2"/>
        <w:spacing w:line="360" w:lineRule="auto"/>
      </w:pPr>
      <w:bookmarkStart w:id="74" w:name="_Toc529733556"/>
      <w:r>
        <w:rPr>
          <w:rFonts w:hint="eastAsia"/>
        </w:rPr>
        <w:t>3.2</w:t>
      </w:r>
      <w:r>
        <w:t xml:space="preserve"> </w:t>
      </w:r>
      <w:r>
        <w:rPr>
          <w:rFonts w:hint="eastAsia"/>
        </w:rPr>
        <w:t>接口人员</w:t>
      </w:r>
      <w:bookmarkEnd w:id="74"/>
    </w:p>
    <w:tbl>
      <w:tblPr>
        <w:tblStyle w:val="af3"/>
        <w:tblW w:w="8160" w:type="dxa"/>
        <w:tblLayout w:type="fixed"/>
        <w:tblLook w:val="04A0" w:firstRow="1" w:lastRow="0" w:firstColumn="1" w:lastColumn="0" w:noHBand="0" w:noVBand="1"/>
      </w:tblPr>
      <w:tblGrid>
        <w:gridCol w:w="956"/>
        <w:gridCol w:w="1713"/>
        <w:gridCol w:w="2122"/>
        <w:gridCol w:w="1689"/>
        <w:gridCol w:w="1680"/>
      </w:tblGrid>
      <w:tr w:rsidR="00574C23" w14:paraId="1AE45591" w14:textId="77777777">
        <w:trPr>
          <w:trHeight w:val="187"/>
        </w:trPr>
        <w:tc>
          <w:tcPr>
            <w:tcW w:w="956" w:type="dxa"/>
          </w:tcPr>
          <w:p w14:paraId="1820A615" w14:textId="77777777" w:rsidR="00574C23" w:rsidRDefault="00947F56">
            <w:pPr>
              <w:spacing w:line="360" w:lineRule="auto"/>
              <w:rPr>
                <w:b/>
              </w:rPr>
            </w:pPr>
            <w:r>
              <w:rPr>
                <w:rFonts w:hint="eastAsia"/>
                <w:b/>
              </w:rPr>
              <w:t>姓名</w:t>
            </w:r>
          </w:p>
        </w:tc>
        <w:tc>
          <w:tcPr>
            <w:tcW w:w="1713" w:type="dxa"/>
          </w:tcPr>
          <w:p w14:paraId="379024A2" w14:textId="77777777" w:rsidR="00574C23" w:rsidRDefault="00947F56">
            <w:pPr>
              <w:spacing w:line="360" w:lineRule="auto"/>
              <w:jc w:val="center"/>
              <w:rPr>
                <w:b/>
                <w:bCs/>
                <w:color w:val="000000"/>
                <w:sz w:val="24"/>
                <w:szCs w:val="21"/>
              </w:rPr>
            </w:pPr>
            <w:r>
              <w:rPr>
                <w:rFonts w:hint="eastAsia"/>
                <w:b/>
                <w:bCs/>
                <w:color w:val="000000"/>
                <w:sz w:val="24"/>
                <w:szCs w:val="21"/>
              </w:rPr>
              <w:t>联系电话</w:t>
            </w:r>
          </w:p>
        </w:tc>
        <w:tc>
          <w:tcPr>
            <w:tcW w:w="2122" w:type="dxa"/>
          </w:tcPr>
          <w:p w14:paraId="2FDA2CC0" w14:textId="77777777" w:rsidR="00574C23" w:rsidRDefault="00947F56">
            <w:pPr>
              <w:spacing w:line="360" w:lineRule="auto"/>
              <w:ind w:firstLine="422"/>
              <w:jc w:val="center"/>
              <w:rPr>
                <w:b/>
                <w:bCs/>
                <w:color w:val="000000"/>
                <w:sz w:val="24"/>
                <w:szCs w:val="21"/>
              </w:rPr>
            </w:pPr>
            <w:r>
              <w:rPr>
                <w:rFonts w:hint="eastAsia"/>
                <w:b/>
                <w:bCs/>
                <w:color w:val="000000"/>
                <w:sz w:val="24"/>
                <w:szCs w:val="21"/>
              </w:rPr>
              <w:t>邮箱</w:t>
            </w:r>
          </w:p>
        </w:tc>
        <w:tc>
          <w:tcPr>
            <w:tcW w:w="1689" w:type="dxa"/>
          </w:tcPr>
          <w:p w14:paraId="5FF389AE" w14:textId="77777777" w:rsidR="00574C23" w:rsidRDefault="00947F56">
            <w:pPr>
              <w:spacing w:line="360" w:lineRule="auto"/>
              <w:jc w:val="center"/>
            </w:pPr>
            <w:r>
              <w:rPr>
                <w:rFonts w:hint="eastAsia"/>
                <w:b/>
                <w:bCs/>
                <w:color w:val="000000"/>
                <w:sz w:val="24"/>
                <w:szCs w:val="21"/>
              </w:rPr>
              <w:t>地址</w:t>
            </w:r>
          </w:p>
        </w:tc>
        <w:tc>
          <w:tcPr>
            <w:tcW w:w="1680" w:type="dxa"/>
          </w:tcPr>
          <w:p w14:paraId="1CF5C070" w14:textId="77777777" w:rsidR="00574C23" w:rsidRDefault="00947F56">
            <w:pPr>
              <w:spacing w:line="360" w:lineRule="auto"/>
              <w:jc w:val="center"/>
              <w:rPr>
                <w:b/>
                <w:bCs/>
                <w:color w:val="000000"/>
                <w:sz w:val="24"/>
                <w:szCs w:val="21"/>
              </w:rPr>
            </w:pPr>
            <w:r>
              <w:rPr>
                <w:rFonts w:hint="eastAsia"/>
                <w:b/>
                <w:bCs/>
                <w:color w:val="000000"/>
                <w:sz w:val="24"/>
                <w:szCs w:val="21"/>
              </w:rPr>
              <w:t>接口联系人</w:t>
            </w:r>
          </w:p>
        </w:tc>
      </w:tr>
      <w:tr w:rsidR="00574C23" w14:paraId="734B7CB5" w14:textId="77777777">
        <w:trPr>
          <w:trHeight w:val="323"/>
        </w:trPr>
        <w:tc>
          <w:tcPr>
            <w:tcW w:w="956" w:type="dxa"/>
          </w:tcPr>
          <w:p w14:paraId="44B35D17" w14:textId="77777777" w:rsidR="00574C23" w:rsidRDefault="00947F56">
            <w:pPr>
              <w:spacing w:line="360" w:lineRule="auto"/>
            </w:pPr>
            <w:r>
              <w:rPr>
                <w:rFonts w:hint="eastAsia"/>
              </w:rPr>
              <w:t>杨</w:t>
            </w:r>
            <w:proofErr w:type="gramStart"/>
            <w:r>
              <w:rPr>
                <w:rFonts w:hint="eastAsia"/>
              </w:rPr>
              <w:t>枨</w:t>
            </w:r>
            <w:proofErr w:type="gramEnd"/>
          </w:p>
        </w:tc>
        <w:tc>
          <w:tcPr>
            <w:tcW w:w="1713" w:type="dxa"/>
          </w:tcPr>
          <w:p w14:paraId="300704C9" w14:textId="77777777" w:rsidR="00574C23" w:rsidRDefault="00947F56">
            <w:pPr>
              <w:spacing w:line="360" w:lineRule="auto"/>
              <w:jc w:val="left"/>
            </w:pPr>
            <w:r>
              <w:t>13357102333</w:t>
            </w:r>
          </w:p>
        </w:tc>
        <w:tc>
          <w:tcPr>
            <w:tcW w:w="2122" w:type="dxa"/>
          </w:tcPr>
          <w:p w14:paraId="184F6D29" w14:textId="77777777" w:rsidR="00574C23" w:rsidRDefault="00025031">
            <w:pPr>
              <w:spacing w:line="360" w:lineRule="auto"/>
              <w:jc w:val="left"/>
            </w:pPr>
            <w:hyperlink r:id="rId12" w:history="1">
              <w:r w:rsidR="00947F56">
                <w:t>yangc@zucc.edu.cn</w:t>
              </w:r>
            </w:hyperlink>
          </w:p>
        </w:tc>
        <w:tc>
          <w:tcPr>
            <w:tcW w:w="1689" w:type="dxa"/>
          </w:tcPr>
          <w:p w14:paraId="3A1B8514" w14:textId="77777777" w:rsidR="00574C23" w:rsidRDefault="00947F56">
            <w:pPr>
              <w:spacing w:line="360" w:lineRule="auto"/>
            </w:pPr>
            <w:r>
              <w:rPr>
                <w:rFonts w:hint="eastAsia"/>
              </w:rPr>
              <w:t>理四</w:t>
            </w:r>
            <w:proofErr w:type="gramStart"/>
            <w:r>
              <w:t>504</w:t>
            </w:r>
            <w:proofErr w:type="gramEnd"/>
          </w:p>
        </w:tc>
        <w:tc>
          <w:tcPr>
            <w:tcW w:w="1680" w:type="dxa"/>
          </w:tcPr>
          <w:p w14:paraId="4CCD192C" w14:textId="77777777" w:rsidR="00574C23" w:rsidRDefault="00947F56">
            <w:pPr>
              <w:spacing w:line="360" w:lineRule="auto"/>
            </w:pPr>
            <w:r>
              <w:rPr>
                <w:rFonts w:hint="eastAsia"/>
              </w:rPr>
              <w:t>叶柏成</w:t>
            </w:r>
          </w:p>
        </w:tc>
      </w:tr>
      <w:tr w:rsidR="00574C23" w14:paraId="1A0D255F" w14:textId="77777777">
        <w:tc>
          <w:tcPr>
            <w:tcW w:w="956" w:type="dxa"/>
          </w:tcPr>
          <w:p w14:paraId="31FC0FC9" w14:textId="77777777" w:rsidR="00574C23" w:rsidRDefault="00947F56">
            <w:pPr>
              <w:spacing w:line="360" w:lineRule="auto"/>
            </w:pPr>
            <w:r>
              <w:rPr>
                <w:rFonts w:hint="eastAsia"/>
              </w:rPr>
              <w:t>侯宏仑</w:t>
            </w:r>
          </w:p>
        </w:tc>
        <w:tc>
          <w:tcPr>
            <w:tcW w:w="1713" w:type="dxa"/>
          </w:tcPr>
          <w:p w14:paraId="2DF65861" w14:textId="77777777" w:rsidR="00574C23" w:rsidRDefault="00947F56">
            <w:pPr>
              <w:spacing w:line="360" w:lineRule="auto"/>
              <w:jc w:val="left"/>
            </w:pPr>
            <w:r>
              <w:t>13071858629</w:t>
            </w:r>
          </w:p>
        </w:tc>
        <w:tc>
          <w:tcPr>
            <w:tcW w:w="2122" w:type="dxa"/>
          </w:tcPr>
          <w:p w14:paraId="5EA94A38" w14:textId="77777777" w:rsidR="00574C23" w:rsidRDefault="00025031">
            <w:pPr>
              <w:spacing w:line="360" w:lineRule="auto"/>
              <w:jc w:val="left"/>
            </w:pPr>
            <w:hyperlink r:id="rId13" w:history="1">
              <w:r w:rsidR="00947F56">
                <w:t>houhl@zucc.edu.cn</w:t>
              </w:r>
            </w:hyperlink>
          </w:p>
        </w:tc>
        <w:tc>
          <w:tcPr>
            <w:tcW w:w="1689" w:type="dxa"/>
          </w:tcPr>
          <w:p w14:paraId="1F911D0A" w14:textId="77777777" w:rsidR="00574C23" w:rsidRDefault="00947F56">
            <w:pPr>
              <w:spacing w:line="360" w:lineRule="auto"/>
            </w:pPr>
            <w:r>
              <w:rPr>
                <w:rFonts w:hint="eastAsia"/>
              </w:rPr>
              <w:t>理四</w:t>
            </w:r>
            <w:proofErr w:type="gramStart"/>
            <w:r>
              <w:t>501</w:t>
            </w:r>
            <w:proofErr w:type="gramEnd"/>
          </w:p>
        </w:tc>
        <w:tc>
          <w:tcPr>
            <w:tcW w:w="1680" w:type="dxa"/>
          </w:tcPr>
          <w:p w14:paraId="1D13C22E" w14:textId="77777777" w:rsidR="00574C23" w:rsidRDefault="00947F56">
            <w:pPr>
              <w:spacing w:line="360" w:lineRule="auto"/>
            </w:pPr>
            <w:r>
              <w:rPr>
                <w:rFonts w:hint="eastAsia"/>
              </w:rPr>
              <w:t>骆佳俊</w:t>
            </w:r>
          </w:p>
        </w:tc>
      </w:tr>
      <w:tr w:rsidR="00574C23" w14:paraId="1D90F67A" w14:textId="77777777">
        <w:tc>
          <w:tcPr>
            <w:tcW w:w="956" w:type="dxa"/>
          </w:tcPr>
          <w:p w14:paraId="055F6C01" w14:textId="77777777" w:rsidR="00574C23" w:rsidRDefault="00947F56">
            <w:pPr>
              <w:spacing w:line="360" w:lineRule="auto"/>
            </w:pPr>
            <w:proofErr w:type="gramStart"/>
            <w:r>
              <w:rPr>
                <w:rFonts w:hint="eastAsia"/>
              </w:rPr>
              <w:t>王飞钢</w:t>
            </w:r>
            <w:proofErr w:type="gramEnd"/>
          </w:p>
        </w:tc>
        <w:tc>
          <w:tcPr>
            <w:tcW w:w="1713" w:type="dxa"/>
          </w:tcPr>
          <w:p w14:paraId="38BF2892" w14:textId="77777777" w:rsidR="00574C23" w:rsidRDefault="00947F56">
            <w:pPr>
              <w:spacing w:line="360" w:lineRule="auto"/>
              <w:jc w:val="left"/>
            </w:pPr>
            <w:r>
              <w:rPr>
                <w:rFonts w:hint="eastAsia"/>
              </w:rPr>
              <w:t>15988139345</w:t>
            </w:r>
          </w:p>
        </w:tc>
        <w:tc>
          <w:tcPr>
            <w:tcW w:w="2122" w:type="dxa"/>
          </w:tcPr>
          <w:p w14:paraId="18844A73" w14:textId="77777777" w:rsidR="00574C23" w:rsidRDefault="00574C23">
            <w:pPr>
              <w:spacing w:line="360" w:lineRule="auto"/>
              <w:jc w:val="left"/>
            </w:pPr>
          </w:p>
        </w:tc>
        <w:tc>
          <w:tcPr>
            <w:tcW w:w="1689" w:type="dxa"/>
          </w:tcPr>
          <w:p w14:paraId="2628D65A" w14:textId="77777777" w:rsidR="00574C23" w:rsidRDefault="00947F56">
            <w:pPr>
              <w:spacing w:line="360" w:lineRule="auto"/>
            </w:pPr>
            <w:r>
              <w:rPr>
                <w:rFonts w:hint="eastAsia"/>
              </w:rPr>
              <w:t>弘毅</w:t>
            </w:r>
            <w:r>
              <w:rPr>
                <w:rFonts w:hint="eastAsia"/>
              </w:rPr>
              <w:t>B1-615</w:t>
            </w:r>
          </w:p>
        </w:tc>
        <w:tc>
          <w:tcPr>
            <w:tcW w:w="1680" w:type="dxa"/>
          </w:tcPr>
          <w:p w14:paraId="07B3F37F" w14:textId="77777777" w:rsidR="00574C23" w:rsidRDefault="00947F56">
            <w:pPr>
              <w:spacing w:line="360" w:lineRule="auto"/>
            </w:pPr>
            <w:r>
              <w:rPr>
                <w:rFonts w:hint="eastAsia"/>
              </w:rPr>
              <w:t>杨以恒</w:t>
            </w:r>
          </w:p>
        </w:tc>
      </w:tr>
      <w:tr w:rsidR="00574C23" w14:paraId="758B408D" w14:textId="77777777">
        <w:tc>
          <w:tcPr>
            <w:tcW w:w="956" w:type="dxa"/>
          </w:tcPr>
          <w:p w14:paraId="5D4C67A8" w14:textId="77777777" w:rsidR="00574C23" w:rsidRDefault="00947F56">
            <w:pPr>
              <w:spacing w:line="360" w:lineRule="auto"/>
            </w:pPr>
            <w:r>
              <w:rPr>
                <w:rFonts w:hint="eastAsia"/>
              </w:rPr>
              <w:t>冯炫霖</w:t>
            </w:r>
          </w:p>
        </w:tc>
        <w:tc>
          <w:tcPr>
            <w:tcW w:w="1713" w:type="dxa"/>
          </w:tcPr>
          <w:p w14:paraId="573180DB" w14:textId="77777777" w:rsidR="00574C23" w:rsidRDefault="00947F56">
            <w:pPr>
              <w:spacing w:line="360" w:lineRule="auto"/>
              <w:jc w:val="left"/>
            </w:pPr>
            <w:r>
              <w:rPr>
                <w:rFonts w:hint="eastAsia"/>
              </w:rPr>
              <w:t>13588898527</w:t>
            </w:r>
          </w:p>
        </w:tc>
        <w:tc>
          <w:tcPr>
            <w:tcW w:w="2122" w:type="dxa"/>
          </w:tcPr>
          <w:p w14:paraId="21292FD2" w14:textId="77777777" w:rsidR="00574C23" w:rsidRDefault="00574C23">
            <w:pPr>
              <w:spacing w:line="360" w:lineRule="auto"/>
              <w:jc w:val="left"/>
            </w:pPr>
          </w:p>
        </w:tc>
        <w:tc>
          <w:tcPr>
            <w:tcW w:w="1689" w:type="dxa"/>
          </w:tcPr>
          <w:p w14:paraId="441C5219" w14:textId="77777777" w:rsidR="00574C23" w:rsidRDefault="00947F56">
            <w:pPr>
              <w:spacing w:line="360" w:lineRule="auto"/>
            </w:pPr>
            <w:r>
              <w:rPr>
                <w:rFonts w:hint="eastAsia"/>
              </w:rPr>
              <w:t>致远</w:t>
            </w:r>
            <w:r>
              <w:rPr>
                <w:rFonts w:hint="eastAsia"/>
              </w:rPr>
              <w:t>D2-522</w:t>
            </w:r>
          </w:p>
        </w:tc>
        <w:tc>
          <w:tcPr>
            <w:tcW w:w="1680" w:type="dxa"/>
          </w:tcPr>
          <w:p w14:paraId="0D865583" w14:textId="77777777" w:rsidR="00574C23" w:rsidRDefault="00947F56">
            <w:pPr>
              <w:spacing w:line="360" w:lineRule="auto"/>
            </w:pPr>
            <w:r>
              <w:rPr>
                <w:rFonts w:hint="eastAsia"/>
              </w:rPr>
              <w:t>沈启航</w:t>
            </w:r>
          </w:p>
        </w:tc>
      </w:tr>
    </w:tbl>
    <w:p w14:paraId="7A3869BD" w14:textId="77777777" w:rsidR="00574C23" w:rsidRDefault="00574C23">
      <w:pPr>
        <w:spacing w:line="360" w:lineRule="auto"/>
      </w:pPr>
    </w:p>
    <w:p w14:paraId="613D7610" w14:textId="77777777" w:rsidR="00574C23" w:rsidRDefault="00947F56">
      <w:pPr>
        <w:pStyle w:val="2"/>
        <w:spacing w:line="360" w:lineRule="auto"/>
      </w:pPr>
      <w:bookmarkStart w:id="75" w:name="_Toc529733557"/>
      <w:r>
        <w:rPr>
          <w:rFonts w:hint="eastAsia"/>
        </w:rPr>
        <w:lastRenderedPageBreak/>
        <w:t>3.3</w:t>
      </w:r>
      <w:r>
        <w:t xml:space="preserve"> </w:t>
      </w:r>
      <w:commentRangeStart w:id="76"/>
      <w:r>
        <w:rPr>
          <w:rFonts w:hint="eastAsia"/>
        </w:rPr>
        <w:t>进度</w:t>
      </w:r>
      <w:commentRangeEnd w:id="76"/>
      <w:r>
        <w:rPr>
          <w:rStyle w:val="af2"/>
          <w:rFonts w:asciiTheme="minorHAnsi" w:eastAsiaTheme="minorEastAsia" w:hAnsiTheme="minorHAnsi" w:cstheme="minorBidi"/>
          <w:b w:val="0"/>
          <w:bCs w:val="0"/>
        </w:rPr>
        <w:commentReference w:id="76"/>
      </w:r>
      <w:bookmarkEnd w:id="75"/>
    </w:p>
    <w:p w14:paraId="0DE72E24" w14:textId="77777777" w:rsidR="00574C23" w:rsidRDefault="00947F56">
      <w:pPr>
        <w:spacing w:line="360" w:lineRule="auto"/>
      </w:pPr>
      <w:r>
        <w:rPr>
          <w:noProof/>
        </w:rPr>
        <w:drawing>
          <wp:inline distT="0" distB="0" distL="0" distR="0" wp14:anchorId="314DCC1B" wp14:editId="109BF729">
            <wp:extent cx="5274310" cy="28594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cstate="print"/>
                    <a:stretch>
                      <a:fillRect/>
                    </a:stretch>
                  </pic:blipFill>
                  <pic:spPr>
                    <a:xfrm>
                      <a:off x="0" y="0"/>
                      <a:ext cx="5274310" cy="2859405"/>
                    </a:xfrm>
                    <a:prstGeom prst="rect">
                      <a:avLst/>
                    </a:prstGeom>
                  </pic:spPr>
                </pic:pic>
              </a:graphicData>
            </a:graphic>
          </wp:inline>
        </w:drawing>
      </w:r>
    </w:p>
    <w:p w14:paraId="78E1C4E3" w14:textId="77777777" w:rsidR="00574C23" w:rsidRDefault="00947F56">
      <w:pPr>
        <w:spacing w:line="360" w:lineRule="auto"/>
      </w:pPr>
      <w:r>
        <w:rPr>
          <w:noProof/>
        </w:rPr>
        <w:drawing>
          <wp:inline distT="0" distB="0" distL="0" distR="0" wp14:anchorId="4A65A115" wp14:editId="37E17D85">
            <wp:extent cx="5274310" cy="28594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cstate="print"/>
                    <a:stretch>
                      <a:fillRect/>
                    </a:stretch>
                  </pic:blipFill>
                  <pic:spPr>
                    <a:xfrm>
                      <a:off x="0" y="0"/>
                      <a:ext cx="5274310" cy="2859405"/>
                    </a:xfrm>
                    <a:prstGeom prst="rect">
                      <a:avLst/>
                    </a:prstGeom>
                  </pic:spPr>
                </pic:pic>
              </a:graphicData>
            </a:graphic>
          </wp:inline>
        </w:drawing>
      </w:r>
    </w:p>
    <w:p w14:paraId="084B1FF2" w14:textId="77777777" w:rsidR="00574C23" w:rsidRDefault="00947F56">
      <w:r>
        <w:rPr>
          <w:noProof/>
        </w:rPr>
        <w:lastRenderedPageBreak/>
        <w:drawing>
          <wp:inline distT="0" distB="0" distL="0" distR="0" wp14:anchorId="60991774" wp14:editId="6C25A98F">
            <wp:extent cx="5274310" cy="28594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cstate="print"/>
                    <a:stretch>
                      <a:fillRect/>
                    </a:stretch>
                  </pic:blipFill>
                  <pic:spPr>
                    <a:xfrm>
                      <a:off x="0" y="0"/>
                      <a:ext cx="5274310" cy="2859405"/>
                    </a:xfrm>
                    <a:prstGeom prst="rect">
                      <a:avLst/>
                    </a:prstGeom>
                  </pic:spPr>
                </pic:pic>
              </a:graphicData>
            </a:graphic>
          </wp:inline>
        </w:drawing>
      </w:r>
    </w:p>
    <w:p w14:paraId="4515348C" w14:textId="77777777" w:rsidR="00574C23" w:rsidRDefault="00947F56">
      <w:pPr>
        <w:pStyle w:val="2"/>
        <w:spacing w:line="360" w:lineRule="auto"/>
      </w:pPr>
      <w:bookmarkStart w:id="77" w:name="_Toc529733558"/>
      <w:r>
        <w:rPr>
          <w:rFonts w:hint="eastAsia"/>
        </w:rPr>
        <w:t>3.4</w:t>
      </w:r>
      <w:r>
        <w:t xml:space="preserve"> </w:t>
      </w:r>
      <w:r>
        <w:rPr>
          <w:rFonts w:hint="eastAsia"/>
        </w:rPr>
        <w:t>预算</w:t>
      </w:r>
      <w:bookmarkEnd w:id="77"/>
    </w:p>
    <w:p w14:paraId="598DAA16" w14:textId="77777777" w:rsidR="00574C23" w:rsidRDefault="00947F56">
      <w:pPr>
        <w:spacing w:line="360" w:lineRule="auto"/>
      </w:pPr>
      <w:r>
        <w:rPr>
          <w:rFonts w:hint="eastAsia"/>
        </w:rPr>
        <w:t>准备</w:t>
      </w:r>
      <w:r>
        <w:t>阶段</w:t>
      </w:r>
    </w:p>
    <w:tbl>
      <w:tblPr>
        <w:tblStyle w:val="af3"/>
        <w:tblW w:w="8296" w:type="dxa"/>
        <w:tblLayout w:type="fixed"/>
        <w:tblLook w:val="04A0" w:firstRow="1" w:lastRow="0" w:firstColumn="1" w:lastColumn="0" w:noHBand="0" w:noVBand="1"/>
      </w:tblPr>
      <w:tblGrid>
        <w:gridCol w:w="2074"/>
        <w:gridCol w:w="2074"/>
        <w:gridCol w:w="2074"/>
        <w:gridCol w:w="2074"/>
      </w:tblGrid>
      <w:tr w:rsidR="00574C23" w14:paraId="2FF86FF7" w14:textId="77777777">
        <w:tc>
          <w:tcPr>
            <w:tcW w:w="2074" w:type="dxa"/>
          </w:tcPr>
          <w:p w14:paraId="2AC2F5EB" w14:textId="77777777" w:rsidR="00574C23" w:rsidRDefault="00947F56">
            <w:pPr>
              <w:spacing w:line="360" w:lineRule="auto"/>
              <w:jc w:val="center"/>
              <w:rPr>
                <w:b/>
                <w:bCs/>
                <w:color w:val="000000"/>
                <w:sz w:val="24"/>
                <w:szCs w:val="21"/>
              </w:rPr>
            </w:pPr>
            <w:r>
              <w:rPr>
                <w:rFonts w:hint="eastAsia"/>
                <w:b/>
                <w:bCs/>
                <w:color w:val="000000"/>
                <w:sz w:val="24"/>
                <w:szCs w:val="21"/>
              </w:rPr>
              <w:t>采购</w:t>
            </w:r>
            <w:r>
              <w:rPr>
                <w:b/>
                <w:bCs/>
                <w:color w:val="000000"/>
                <w:sz w:val="24"/>
                <w:szCs w:val="21"/>
              </w:rPr>
              <w:t>项目</w:t>
            </w:r>
          </w:p>
        </w:tc>
        <w:tc>
          <w:tcPr>
            <w:tcW w:w="2074" w:type="dxa"/>
          </w:tcPr>
          <w:p w14:paraId="14610FBE" w14:textId="77777777" w:rsidR="00574C23" w:rsidRDefault="00947F56">
            <w:pPr>
              <w:spacing w:line="360" w:lineRule="auto"/>
              <w:jc w:val="center"/>
              <w:rPr>
                <w:b/>
                <w:bCs/>
                <w:color w:val="000000"/>
                <w:sz w:val="24"/>
                <w:szCs w:val="21"/>
              </w:rPr>
            </w:pPr>
            <w:r>
              <w:rPr>
                <w:rFonts w:hint="eastAsia"/>
                <w:b/>
                <w:bCs/>
                <w:color w:val="000000"/>
                <w:sz w:val="24"/>
                <w:szCs w:val="21"/>
              </w:rPr>
              <w:t>平均</w:t>
            </w:r>
            <w:proofErr w:type="gramStart"/>
            <w:r>
              <w:rPr>
                <w:b/>
                <w:bCs/>
                <w:color w:val="000000"/>
                <w:sz w:val="24"/>
                <w:szCs w:val="21"/>
              </w:rPr>
              <w:t>月投入</w:t>
            </w:r>
            <w:proofErr w:type="gramEnd"/>
            <w:r>
              <w:rPr>
                <w:rFonts w:hint="eastAsia"/>
                <w:b/>
                <w:bCs/>
                <w:color w:val="000000"/>
                <w:sz w:val="24"/>
                <w:szCs w:val="21"/>
              </w:rPr>
              <w:t>资金</w:t>
            </w:r>
          </w:p>
        </w:tc>
        <w:tc>
          <w:tcPr>
            <w:tcW w:w="2074" w:type="dxa"/>
          </w:tcPr>
          <w:p w14:paraId="6AA5978E" w14:textId="77777777" w:rsidR="00574C23" w:rsidRDefault="00947F56">
            <w:pPr>
              <w:spacing w:line="360" w:lineRule="auto"/>
              <w:jc w:val="center"/>
              <w:rPr>
                <w:b/>
                <w:bCs/>
                <w:color w:val="000000"/>
                <w:sz w:val="24"/>
                <w:szCs w:val="21"/>
              </w:rPr>
            </w:pPr>
            <w:r>
              <w:rPr>
                <w:rFonts w:hint="eastAsia"/>
                <w:b/>
                <w:bCs/>
                <w:color w:val="000000"/>
                <w:sz w:val="24"/>
                <w:szCs w:val="21"/>
              </w:rPr>
              <w:t>项目</w:t>
            </w:r>
            <w:r>
              <w:rPr>
                <w:b/>
                <w:bCs/>
                <w:color w:val="000000"/>
                <w:sz w:val="24"/>
                <w:szCs w:val="21"/>
              </w:rPr>
              <w:t>总投入</w:t>
            </w:r>
            <w:r>
              <w:rPr>
                <w:rFonts w:hint="eastAsia"/>
                <w:b/>
                <w:bCs/>
                <w:color w:val="000000"/>
                <w:sz w:val="24"/>
                <w:szCs w:val="21"/>
              </w:rPr>
              <w:t>资金</w:t>
            </w:r>
          </w:p>
        </w:tc>
        <w:tc>
          <w:tcPr>
            <w:tcW w:w="2074" w:type="dxa"/>
          </w:tcPr>
          <w:p w14:paraId="6DB410E1" w14:textId="77777777" w:rsidR="00574C23" w:rsidRDefault="00947F56">
            <w:pPr>
              <w:spacing w:line="360" w:lineRule="auto"/>
              <w:jc w:val="center"/>
              <w:rPr>
                <w:b/>
                <w:bCs/>
                <w:color w:val="000000"/>
                <w:sz w:val="24"/>
                <w:szCs w:val="21"/>
              </w:rPr>
            </w:pPr>
            <w:r>
              <w:rPr>
                <w:rFonts w:hint="eastAsia"/>
                <w:b/>
                <w:bCs/>
                <w:color w:val="000000"/>
                <w:sz w:val="24"/>
                <w:szCs w:val="21"/>
              </w:rPr>
              <w:t>备注</w:t>
            </w:r>
          </w:p>
        </w:tc>
      </w:tr>
      <w:tr w:rsidR="00574C23" w14:paraId="67E2006C" w14:textId="77777777">
        <w:tc>
          <w:tcPr>
            <w:tcW w:w="2074" w:type="dxa"/>
          </w:tcPr>
          <w:p w14:paraId="68EC23AE" w14:textId="77777777" w:rsidR="00574C23" w:rsidRDefault="00947F56">
            <w:pPr>
              <w:spacing w:line="360" w:lineRule="auto"/>
              <w:rPr>
                <w:szCs w:val="21"/>
              </w:rPr>
            </w:pPr>
            <w:proofErr w:type="gramStart"/>
            <w:r>
              <w:rPr>
                <w:rFonts w:hint="eastAsia"/>
                <w:szCs w:val="21"/>
              </w:rPr>
              <w:t>网盘</w:t>
            </w:r>
            <w:r>
              <w:rPr>
                <w:szCs w:val="21"/>
              </w:rPr>
              <w:t>会员</w:t>
            </w:r>
            <w:proofErr w:type="gramEnd"/>
          </w:p>
        </w:tc>
        <w:tc>
          <w:tcPr>
            <w:tcW w:w="2074" w:type="dxa"/>
          </w:tcPr>
          <w:p w14:paraId="4621B8F4" w14:textId="77777777" w:rsidR="00574C23" w:rsidRDefault="00947F56">
            <w:pPr>
              <w:spacing w:line="360" w:lineRule="auto"/>
              <w:rPr>
                <w:szCs w:val="21"/>
              </w:rPr>
            </w:pPr>
            <w:r>
              <w:rPr>
                <w:rFonts w:hint="eastAsia"/>
                <w:szCs w:val="21"/>
              </w:rPr>
              <w:t>25</w:t>
            </w:r>
            <w:r>
              <w:rPr>
                <w:rFonts w:hint="eastAsia"/>
                <w:szCs w:val="21"/>
              </w:rPr>
              <w:t>元</w:t>
            </w:r>
          </w:p>
        </w:tc>
        <w:tc>
          <w:tcPr>
            <w:tcW w:w="2074" w:type="dxa"/>
          </w:tcPr>
          <w:p w14:paraId="16C15451" w14:textId="77777777" w:rsidR="00574C23" w:rsidRDefault="00947F56">
            <w:pPr>
              <w:spacing w:line="360" w:lineRule="auto"/>
              <w:rPr>
                <w:szCs w:val="21"/>
              </w:rPr>
            </w:pPr>
            <w:r>
              <w:rPr>
                <w:rFonts w:hint="eastAsia"/>
                <w:szCs w:val="21"/>
              </w:rPr>
              <w:t>100</w:t>
            </w:r>
            <w:r>
              <w:rPr>
                <w:rFonts w:hint="eastAsia"/>
                <w:szCs w:val="21"/>
              </w:rPr>
              <w:t>元</w:t>
            </w:r>
          </w:p>
        </w:tc>
        <w:tc>
          <w:tcPr>
            <w:tcW w:w="2074" w:type="dxa"/>
          </w:tcPr>
          <w:p w14:paraId="11CC5B94" w14:textId="77777777" w:rsidR="00574C23" w:rsidRDefault="00574C23">
            <w:pPr>
              <w:spacing w:line="360" w:lineRule="auto"/>
              <w:rPr>
                <w:szCs w:val="21"/>
              </w:rPr>
            </w:pPr>
          </w:p>
        </w:tc>
      </w:tr>
      <w:tr w:rsidR="00574C23" w14:paraId="14615A32" w14:textId="77777777">
        <w:tc>
          <w:tcPr>
            <w:tcW w:w="2074" w:type="dxa"/>
          </w:tcPr>
          <w:p w14:paraId="64373042" w14:textId="77777777" w:rsidR="00574C23" w:rsidRDefault="00947F56">
            <w:pPr>
              <w:spacing w:line="360" w:lineRule="auto"/>
              <w:rPr>
                <w:szCs w:val="21"/>
              </w:rPr>
            </w:pPr>
            <w:r>
              <w:rPr>
                <w:rFonts w:hint="eastAsia"/>
                <w:szCs w:val="21"/>
              </w:rPr>
              <w:t>相关电子</w:t>
            </w:r>
            <w:r>
              <w:rPr>
                <w:szCs w:val="21"/>
              </w:rPr>
              <w:t>文档</w:t>
            </w:r>
          </w:p>
        </w:tc>
        <w:tc>
          <w:tcPr>
            <w:tcW w:w="2074" w:type="dxa"/>
          </w:tcPr>
          <w:p w14:paraId="34434BF0" w14:textId="77777777" w:rsidR="00574C23" w:rsidRDefault="00947F56">
            <w:pPr>
              <w:spacing w:line="360" w:lineRule="auto"/>
              <w:rPr>
                <w:szCs w:val="21"/>
              </w:rPr>
            </w:pPr>
            <w:r>
              <w:rPr>
                <w:rFonts w:hint="eastAsia"/>
                <w:szCs w:val="21"/>
              </w:rPr>
              <w:t>/</w:t>
            </w:r>
          </w:p>
        </w:tc>
        <w:tc>
          <w:tcPr>
            <w:tcW w:w="2074" w:type="dxa"/>
          </w:tcPr>
          <w:p w14:paraId="14C5089D" w14:textId="77777777" w:rsidR="00574C23" w:rsidRDefault="00947F56">
            <w:pPr>
              <w:spacing w:line="360" w:lineRule="auto"/>
              <w:rPr>
                <w:szCs w:val="21"/>
              </w:rPr>
            </w:pPr>
            <w:r>
              <w:rPr>
                <w:rFonts w:hint="eastAsia"/>
                <w:szCs w:val="21"/>
              </w:rPr>
              <w:t>/</w:t>
            </w:r>
          </w:p>
        </w:tc>
        <w:tc>
          <w:tcPr>
            <w:tcW w:w="2074" w:type="dxa"/>
          </w:tcPr>
          <w:p w14:paraId="65E81B04" w14:textId="77777777" w:rsidR="00574C23" w:rsidRDefault="00947F56">
            <w:pPr>
              <w:spacing w:line="360" w:lineRule="auto"/>
              <w:rPr>
                <w:szCs w:val="21"/>
              </w:rPr>
            </w:pPr>
            <w:r>
              <w:rPr>
                <w:rFonts w:hint="eastAsia"/>
                <w:szCs w:val="21"/>
              </w:rPr>
              <w:t>仅为</w:t>
            </w:r>
            <w:r>
              <w:rPr>
                <w:szCs w:val="21"/>
              </w:rPr>
              <w:t>学习使用</w:t>
            </w:r>
          </w:p>
        </w:tc>
      </w:tr>
      <w:tr w:rsidR="00574C23" w14:paraId="797FA789" w14:textId="77777777">
        <w:tc>
          <w:tcPr>
            <w:tcW w:w="2074" w:type="dxa"/>
          </w:tcPr>
          <w:p w14:paraId="75CDFFA9" w14:textId="77777777" w:rsidR="00574C23" w:rsidRDefault="00947F56">
            <w:pPr>
              <w:spacing w:line="360" w:lineRule="auto"/>
              <w:rPr>
                <w:szCs w:val="21"/>
              </w:rPr>
            </w:pPr>
            <w:r>
              <w:rPr>
                <w:rFonts w:hint="eastAsia"/>
                <w:szCs w:val="21"/>
              </w:rPr>
              <w:t>Office</w:t>
            </w:r>
            <w:r>
              <w:rPr>
                <w:szCs w:val="21"/>
              </w:rPr>
              <w:t>工具</w:t>
            </w:r>
          </w:p>
        </w:tc>
        <w:tc>
          <w:tcPr>
            <w:tcW w:w="2074" w:type="dxa"/>
          </w:tcPr>
          <w:p w14:paraId="7AD5EBE1" w14:textId="77777777" w:rsidR="00574C23" w:rsidRDefault="00947F56">
            <w:pPr>
              <w:spacing w:line="360" w:lineRule="auto"/>
              <w:rPr>
                <w:szCs w:val="21"/>
              </w:rPr>
            </w:pPr>
            <w:r>
              <w:rPr>
                <w:rFonts w:hint="eastAsia"/>
                <w:szCs w:val="21"/>
              </w:rPr>
              <w:t>/</w:t>
            </w:r>
          </w:p>
        </w:tc>
        <w:tc>
          <w:tcPr>
            <w:tcW w:w="2074" w:type="dxa"/>
          </w:tcPr>
          <w:p w14:paraId="7BC70FBF" w14:textId="77777777" w:rsidR="00574C23" w:rsidRDefault="00947F56">
            <w:pPr>
              <w:spacing w:line="360" w:lineRule="auto"/>
              <w:rPr>
                <w:szCs w:val="21"/>
              </w:rPr>
            </w:pPr>
            <w:r>
              <w:rPr>
                <w:rFonts w:hint="eastAsia"/>
                <w:szCs w:val="21"/>
              </w:rPr>
              <w:t>/</w:t>
            </w:r>
          </w:p>
        </w:tc>
        <w:tc>
          <w:tcPr>
            <w:tcW w:w="2074" w:type="dxa"/>
          </w:tcPr>
          <w:p w14:paraId="1EB3F9B7" w14:textId="77777777" w:rsidR="00574C23" w:rsidRDefault="00947F56">
            <w:pPr>
              <w:spacing w:line="360" w:lineRule="auto"/>
              <w:rPr>
                <w:szCs w:val="21"/>
              </w:rPr>
            </w:pPr>
            <w:r>
              <w:rPr>
                <w:rFonts w:hint="eastAsia"/>
                <w:szCs w:val="21"/>
              </w:rPr>
              <w:t>仅为</w:t>
            </w:r>
            <w:r>
              <w:rPr>
                <w:szCs w:val="21"/>
              </w:rPr>
              <w:t>学习使用</w:t>
            </w:r>
          </w:p>
        </w:tc>
      </w:tr>
      <w:tr w:rsidR="00574C23" w14:paraId="270C3907" w14:textId="77777777">
        <w:tc>
          <w:tcPr>
            <w:tcW w:w="2074" w:type="dxa"/>
          </w:tcPr>
          <w:p w14:paraId="314B2C9B" w14:textId="77777777" w:rsidR="00574C23" w:rsidRDefault="00947F56">
            <w:pPr>
              <w:spacing w:line="360" w:lineRule="auto"/>
              <w:rPr>
                <w:szCs w:val="21"/>
              </w:rPr>
            </w:pPr>
            <w:r>
              <w:rPr>
                <w:rFonts w:hint="eastAsia"/>
                <w:szCs w:val="21"/>
              </w:rPr>
              <w:t>Project</w:t>
            </w:r>
            <w:r>
              <w:rPr>
                <w:szCs w:val="21"/>
              </w:rPr>
              <w:t>工具</w:t>
            </w:r>
          </w:p>
        </w:tc>
        <w:tc>
          <w:tcPr>
            <w:tcW w:w="2074" w:type="dxa"/>
          </w:tcPr>
          <w:p w14:paraId="2BFAF746" w14:textId="77777777" w:rsidR="00574C23" w:rsidRDefault="00947F56">
            <w:pPr>
              <w:spacing w:line="360" w:lineRule="auto"/>
              <w:rPr>
                <w:szCs w:val="21"/>
              </w:rPr>
            </w:pPr>
            <w:r>
              <w:rPr>
                <w:rFonts w:hint="eastAsia"/>
                <w:szCs w:val="21"/>
              </w:rPr>
              <w:t>/</w:t>
            </w:r>
          </w:p>
        </w:tc>
        <w:tc>
          <w:tcPr>
            <w:tcW w:w="2074" w:type="dxa"/>
          </w:tcPr>
          <w:p w14:paraId="55ECFE69" w14:textId="77777777" w:rsidR="00574C23" w:rsidRDefault="00947F56">
            <w:pPr>
              <w:spacing w:line="360" w:lineRule="auto"/>
              <w:rPr>
                <w:szCs w:val="21"/>
              </w:rPr>
            </w:pPr>
            <w:r>
              <w:rPr>
                <w:rFonts w:hint="eastAsia"/>
                <w:szCs w:val="21"/>
              </w:rPr>
              <w:t>/</w:t>
            </w:r>
          </w:p>
        </w:tc>
        <w:tc>
          <w:tcPr>
            <w:tcW w:w="2074" w:type="dxa"/>
          </w:tcPr>
          <w:p w14:paraId="7FE8F502" w14:textId="77777777" w:rsidR="00574C23" w:rsidRDefault="00947F56">
            <w:pPr>
              <w:spacing w:line="360" w:lineRule="auto"/>
              <w:rPr>
                <w:szCs w:val="21"/>
              </w:rPr>
            </w:pPr>
            <w:r>
              <w:rPr>
                <w:rFonts w:hint="eastAsia"/>
                <w:szCs w:val="21"/>
              </w:rPr>
              <w:t>仅为</w:t>
            </w:r>
            <w:r>
              <w:rPr>
                <w:szCs w:val="21"/>
              </w:rPr>
              <w:t>学习使用</w:t>
            </w:r>
          </w:p>
        </w:tc>
      </w:tr>
      <w:tr w:rsidR="00574C23" w14:paraId="0B4BF773" w14:textId="77777777">
        <w:tc>
          <w:tcPr>
            <w:tcW w:w="2074" w:type="dxa"/>
          </w:tcPr>
          <w:p w14:paraId="1AF47938" w14:textId="77777777" w:rsidR="00574C23" w:rsidRDefault="00947F56">
            <w:pPr>
              <w:spacing w:line="360" w:lineRule="auto"/>
              <w:rPr>
                <w:szCs w:val="21"/>
              </w:rPr>
            </w:pPr>
            <w:r>
              <w:rPr>
                <w:rFonts w:hint="eastAsia"/>
                <w:szCs w:val="21"/>
              </w:rPr>
              <w:t>VMWARE</w:t>
            </w:r>
            <w:r>
              <w:rPr>
                <w:szCs w:val="21"/>
              </w:rPr>
              <w:t>虚拟机工具</w:t>
            </w:r>
          </w:p>
        </w:tc>
        <w:tc>
          <w:tcPr>
            <w:tcW w:w="2074" w:type="dxa"/>
          </w:tcPr>
          <w:p w14:paraId="2FDB0B3F" w14:textId="77777777" w:rsidR="00574C23" w:rsidRDefault="00947F56">
            <w:pPr>
              <w:spacing w:line="360" w:lineRule="auto"/>
              <w:rPr>
                <w:szCs w:val="21"/>
              </w:rPr>
            </w:pPr>
            <w:r>
              <w:rPr>
                <w:rFonts w:hint="eastAsia"/>
                <w:szCs w:val="21"/>
              </w:rPr>
              <w:t>/</w:t>
            </w:r>
          </w:p>
        </w:tc>
        <w:tc>
          <w:tcPr>
            <w:tcW w:w="2074" w:type="dxa"/>
          </w:tcPr>
          <w:p w14:paraId="014B48AE" w14:textId="77777777" w:rsidR="00574C23" w:rsidRDefault="00947F56">
            <w:pPr>
              <w:spacing w:line="360" w:lineRule="auto"/>
              <w:rPr>
                <w:szCs w:val="21"/>
              </w:rPr>
            </w:pPr>
            <w:r>
              <w:rPr>
                <w:rFonts w:hint="eastAsia"/>
                <w:szCs w:val="21"/>
              </w:rPr>
              <w:t>/</w:t>
            </w:r>
          </w:p>
        </w:tc>
        <w:tc>
          <w:tcPr>
            <w:tcW w:w="2074" w:type="dxa"/>
          </w:tcPr>
          <w:p w14:paraId="402FF80E" w14:textId="77777777" w:rsidR="00574C23" w:rsidRDefault="00947F56">
            <w:pPr>
              <w:spacing w:line="360" w:lineRule="auto"/>
              <w:rPr>
                <w:szCs w:val="21"/>
              </w:rPr>
            </w:pPr>
            <w:r>
              <w:rPr>
                <w:rFonts w:hint="eastAsia"/>
                <w:szCs w:val="21"/>
              </w:rPr>
              <w:t>仅为</w:t>
            </w:r>
            <w:r>
              <w:rPr>
                <w:szCs w:val="21"/>
              </w:rPr>
              <w:t>学习使用</w:t>
            </w:r>
          </w:p>
        </w:tc>
      </w:tr>
      <w:tr w:rsidR="00574C23" w14:paraId="0FAFB5FB" w14:textId="77777777">
        <w:tc>
          <w:tcPr>
            <w:tcW w:w="2074" w:type="dxa"/>
          </w:tcPr>
          <w:p w14:paraId="7C60A4DB" w14:textId="77777777" w:rsidR="00574C23" w:rsidRDefault="00947F56">
            <w:pPr>
              <w:spacing w:line="360" w:lineRule="auto"/>
              <w:rPr>
                <w:szCs w:val="21"/>
              </w:rPr>
            </w:pPr>
            <w:proofErr w:type="spellStart"/>
            <w:r>
              <w:rPr>
                <w:rFonts w:hint="eastAsia"/>
                <w:szCs w:val="21"/>
              </w:rPr>
              <w:t>Axure</w:t>
            </w:r>
            <w:r>
              <w:rPr>
                <w:szCs w:val="21"/>
              </w:rPr>
              <w:t>RP</w:t>
            </w:r>
            <w:proofErr w:type="spellEnd"/>
          </w:p>
        </w:tc>
        <w:tc>
          <w:tcPr>
            <w:tcW w:w="2074" w:type="dxa"/>
          </w:tcPr>
          <w:p w14:paraId="22A15A99" w14:textId="77777777" w:rsidR="00574C23" w:rsidRDefault="00947F56">
            <w:pPr>
              <w:spacing w:line="360" w:lineRule="auto"/>
              <w:rPr>
                <w:szCs w:val="21"/>
              </w:rPr>
            </w:pPr>
            <w:r>
              <w:rPr>
                <w:rFonts w:hint="eastAsia"/>
                <w:szCs w:val="21"/>
              </w:rPr>
              <w:t>/</w:t>
            </w:r>
          </w:p>
        </w:tc>
        <w:tc>
          <w:tcPr>
            <w:tcW w:w="2074" w:type="dxa"/>
          </w:tcPr>
          <w:p w14:paraId="231D6EEF" w14:textId="77777777" w:rsidR="00574C23" w:rsidRDefault="00947F56">
            <w:pPr>
              <w:spacing w:line="360" w:lineRule="auto"/>
              <w:rPr>
                <w:szCs w:val="21"/>
              </w:rPr>
            </w:pPr>
            <w:r>
              <w:rPr>
                <w:rFonts w:hint="eastAsia"/>
                <w:szCs w:val="21"/>
              </w:rPr>
              <w:t>/</w:t>
            </w:r>
          </w:p>
        </w:tc>
        <w:tc>
          <w:tcPr>
            <w:tcW w:w="2074" w:type="dxa"/>
          </w:tcPr>
          <w:p w14:paraId="3B358803" w14:textId="77777777" w:rsidR="00574C23" w:rsidRDefault="00947F56">
            <w:pPr>
              <w:spacing w:line="360" w:lineRule="auto"/>
              <w:rPr>
                <w:szCs w:val="21"/>
              </w:rPr>
            </w:pPr>
            <w:r>
              <w:rPr>
                <w:rFonts w:hint="eastAsia"/>
                <w:szCs w:val="21"/>
              </w:rPr>
              <w:t>仅为</w:t>
            </w:r>
            <w:r>
              <w:rPr>
                <w:szCs w:val="21"/>
              </w:rPr>
              <w:t>学习使用</w:t>
            </w:r>
          </w:p>
        </w:tc>
      </w:tr>
      <w:tr w:rsidR="00574C23" w14:paraId="4940E608" w14:textId="77777777">
        <w:tc>
          <w:tcPr>
            <w:tcW w:w="2074" w:type="dxa"/>
          </w:tcPr>
          <w:p w14:paraId="62E51E52" w14:textId="77777777" w:rsidR="00574C23" w:rsidRDefault="00947F56">
            <w:pPr>
              <w:spacing w:line="360" w:lineRule="auto"/>
              <w:rPr>
                <w:szCs w:val="21"/>
              </w:rPr>
            </w:pPr>
            <w:r>
              <w:rPr>
                <w:rFonts w:hint="eastAsia"/>
                <w:szCs w:val="21"/>
              </w:rPr>
              <w:t>UML</w:t>
            </w:r>
            <w:r>
              <w:rPr>
                <w:rFonts w:hint="eastAsia"/>
                <w:szCs w:val="21"/>
              </w:rPr>
              <w:t>相关</w:t>
            </w:r>
            <w:r>
              <w:rPr>
                <w:szCs w:val="21"/>
              </w:rPr>
              <w:t>工具</w:t>
            </w:r>
          </w:p>
        </w:tc>
        <w:tc>
          <w:tcPr>
            <w:tcW w:w="2074" w:type="dxa"/>
          </w:tcPr>
          <w:p w14:paraId="0AC91C37" w14:textId="77777777" w:rsidR="00574C23" w:rsidRDefault="00947F56">
            <w:pPr>
              <w:spacing w:line="360" w:lineRule="auto"/>
              <w:rPr>
                <w:szCs w:val="21"/>
              </w:rPr>
            </w:pPr>
            <w:r>
              <w:rPr>
                <w:rFonts w:hint="eastAsia"/>
                <w:szCs w:val="21"/>
              </w:rPr>
              <w:t>/</w:t>
            </w:r>
          </w:p>
        </w:tc>
        <w:tc>
          <w:tcPr>
            <w:tcW w:w="2074" w:type="dxa"/>
          </w:tcPr>
          <w:p w14:paraId="604C1716" w14:textId="77777777" w:rsidR="00574C23" w:rsidRDefault="00947F56">
            <w:pPr>
              <w:spacing w:line="360" w:lineRule="auto"/>
              <w:rPr>
                <w:szCs w:val="21"/>
              </w:rPr>
            </w:pPr>
            <w:r>
              <w:rPr>
                <w:rFonts w:hint="eastAsia"/>
                <w:szCs w:val="21"/>
              </w:rPr>
              <w:t>/</w:t>
            </w:r>
          </w:p>
        </w:tc>
        <w:tc>
          <w:tcPr>
            <w:tcW w:w="2074" w:type="dxa"/>
          </w:tcPr>
          <w:p w14:paraId="621E8E2B" w14:textId="77777777" w:rsidR="00574C23" w:rsidRDefault="00947F56">
            <w:pPr>
              <w:spacing w:line="360" w:lineRule="auto"/>
              <w:rPr>
                <w:szCs w:val="21"/>
              </w:rPr>
            </w:pPr>
            <w:r>
              <w:rPr>
                <w:rFonts w:hint="eastAsia"/>
                <w:szCs w:val="21"/>
              </w:rPr>
              <w:t>仅为</w:t>
            </w:r>
            <w:r>
              <w:rPr>
                <w:szCs w:val="21"/>
              </w:rPr>
              <w:t>学习使用</w:t>
            </w:r>
          </w:p>
        </w:tc>
      </w:tr>
      <w:tr w:rsidR="00574C23" w14:paraId="4891488A" w14:textId="77777777">
        <w:tc>
          <w:tcPr>
            <w:tcW w:w="2074" w:type="dxa"/>
          </w:tcPr>
          <w:p w14:paraId="59C595A6" w14:textId="77777777" w:rsidR="00574C23" w:rsidRDefault="00947F56">
            <w:pPr>
              <w:spacing w:line="360" w:lineRule="auto"/>
              <w:rPr>
                <w:szCs w:val="21"/>
              </w:rPr>
            </w:pPr>
            <w:r>
              <w:rPr>
                <w:rFonts w:hint="eastAsia"/>
                <w:szCs w:val="21"/>
              </w:rPr>
              <w:t>个人</w:t>
            </w:r>
            <w:r>
              <w:rPr>
                <w:szCs w:val="21"/>
              </w:rPr>
              <w:t>电脑</w:t>
            </w:r>
          </w:p>
        </w:tc>
        <w:tc>
          <w:tcPr>
            <w:tcW w:w="2074" w:type="dxa"/>
          </w:tcPr>
          <w:p w14:paraId="0C0AEBDB" w14:textId="77777777" w:rsidR="00574C23" w:rsidRDefault="00947F56">
            <w:pPr>
              <w:spacing w:line="360" w:lineRule="auto"/>
              <w:rPr>
                <w:szCs w:val="21"/>
              </w:rPr>
            </w:pPr>
            <w:r>
              <w:rPr>
                <w:rFonts w:hint="eastAsia"/>
                <w:szCs w:val="21"/>
              </w:rPr>
              <w:t>/</w:t>
            </w:r>
          </w:p>
        </w:tc>
        <w:tc>
          <w:tcPr>
            <w:tcW w:w="2074" w:type="dxa"/>
          </w:tcPr>
          <w:p w14:paraId="1A06EF47" w14:textId="77777777" w:rsidR="00574C23" w:rsidRDefault="00947F56">
            <w:pPr>
              <w:spacing w:line="360" w:lineRule="auto"/>
              <w:rPr>
                <w:szCs w:val="21"/>
              </w:rPr>
            </w:pPr>
            <w:r>
              <w:rPr>
                <w:rFonts w:hint="eastAsia"/>
                <w:szCs w:val="21"/>
              </w:rPr>
              <w:t>/</w:t>
            </w:r>
          </w:p>
        </w:tc>
        <w:tc>
          <w:tcPr>
            <w:tcW w:w="2074" w:type="dxa"/>
          </w:tcPr>
          <w:p w14:paraId="17162B8C" w14:textId="77777777" w:rsidR="00574C23" w:rsidRDefault="00947F56">
            <w:pPr>
              <w:spacing w:line="360" w:lineRule="auto"/>
              <w:rPr>
                <w:szCs w:val="21"/>
              </w:rPr>
            </w:pPr>
            <w:r>
              <w:rPr>
                <w:rFonts w:hint="eastAsia"/>
                <w:szCs w:val="21"/>
              </w:rPr>
              <w:t>组员自备</w:t>
            </w:r>
          </w:p>
        </w:tc>
      </w:tr>
      <w:tr w:rsidR="00574C23" w14:paraId="0D8EFB9D" w14:textId="77777777">
        <w:tc>
          <w:tcPr>
            <w:tcW w:w="2074" w:type="dxa"/>
          </w:tcPr>
          <w:p w14:paraId="0898B632" w14:textId="77777777" w:rsidR="00574C23" w:rsidRDefault="00947F56">
            <w:pPr>
              <w:spacing w:line="360" w:lineRule="auto"/>
              <w:rPr>
                <w:szCs w:val="21"/>
              </w:rPr>
            </w:pPr>
            <w:r>
              <w:rPr>
                <w:rFonts w:hint="eastAsia"/>
                <w:szCs w:val="21"/>
              </w:rPr>
              <w:t>电费</w:t>
            </w:r>
          </w:p>
        </w:tc>
        <w:tc>
          <w:tcPr>
            <w:tcW w:w="2074" w:type="dxa"/>
          </w:tcPr>
          <w:p w14:paraId="65924A65" w14:textId="77777777" w:rsidR="00574C23" w:rsidRDefault="00947F56">
            <w:pPr>
              <w:spacing w:line="360" w:lineRule="auto"/>
              <w:rPr>
                <w:szCs w:val="21"/>
              </w:rPr>
            </w:pPr>
            <w:r>
              <w:rPr>
                <w:rFonts w:hint="eastAsia"/>
                <w:szCs w:val="21"/>
              </w:rPr>
              <w:t>300</w:t>
            </w:r>
            <w:r>
              <w:rPr>
                <w:rFonts w:hint="eastAsia"/>
                <w:szCs w:val="21"/>
              </w:rPr>
              <w:t>元</w:t>
            </w:r>
          </w:p>
        </w:tc>
        <w:tc>
          <w:tcPr>
            <w:tcW w:w="2074" w:type="dxa"/>
          </w:tcPr>
          <w:p w14:paraId="383CE14E" w14:textId="77777777" w:rsidR="00574C23" w:rsidRDefault="00947F56">
            <w:pPr>
              <w:spacing w:line="360" w:lineRule="auto"/>
              <w:rPr>
                <w:szCs w:val="21"/>
              </w:rPr>
            </w:pPr>
            <w:r>
              <w:rPr>
                <w:rFonts w:hint="eastAsia"/>
                <w:szCs w:val="21"/>
              </w:rPr>
              <w:t>1200</w:t>
            </w:r>
            <w:r>
              <w:rPr>
                <w:rFonts w:hint="eastAsia"/>
                <w:szCs w:val="21"/>
              </w:rPr>
              <w:t>元</w:t>
            </w:r>
          </w:p>
        </w:tc>
        <w:tc>
          <w:tcPr>
            <w:tcW w:w="2074" w:type="dxa"/>
          </w:tcPr>
          <w:p w14:paraId="129C344C" w14:textId="77777777" w:rsidR="00574C23" w:rsidRDefault="00574C23">
            <w:pPr>
              <w:spacing w:line="360" w:lineRule="auto"/>
              <w:rPr>
                <w:szCs w:val="21"/>
              </w:rPr>
            </w:pPr>
          </w:p>
        </w:tc>
      </w:tr>
      <w:tr w:rsidR="00574C23" w14:paraId="24DE64B8" w14:textId="77777777">
        <w:tc>
          <w:tcPr>
            <w:tcW w:w="2074" w:type="dxa"/>
          </w:tcPr>
          <w:p w14:paraId="41576BC2" w14:textId="77777777" w:rsidR="00574C23" w:rsidRDefault="00947F56">
            <w:pPr>
              <w:spacing w:line="360" w:lineRule="auto"/>
              <w:rPr>
                <w:szCs w:val="21"/>
              </w:rPr>
            </w:pPr>
            <w:r>
              <w:rPr>
                <w:rFonts w:hint="eastAsia"/>
                <w:szCs w:val="21"/>
              </w:rPr>
              <w:t>宽带费用</w:t>
            </w:r>
          </w:p>
        </w:tc>
        <w:tc>
          <w:tcPr>
            <w:tcW w:w="2074" w:type="dxa"/>
          </w:tcPr>
          <w:p w14:paraId="51CDD462" w14:textId="77777777" w:rsidR="00574C23" w:rsidRDefault="00947F56">
            <w:pPr>
              <w:spacing w:line="360" w:lineRule="auto"/>
              <w:rPr>
                <w:szCs w:val="21"/>
              </w:rPr>
            </w:pPr>
            <w:r>
              <w:rPr>
                <w:rFonts w:hint="eastAsia"/>
                <w:szCs w:val="21"/>
              </w:rPr>
              <w:t>150</w:t>
            </w:r>
            <w:r>
              <w:rPr>
                <w:rFonts w:hint="eastAsia"/>
                <w:szCs w:val="21"/>
              </w:rPr>
              <w:t>元</w:t>
            </w:r>
          </w:p>
        </w:tc>
        <w:tc>
          <w:tcPr>
            <w:tcW w:w="2074" w:type="dxa"/>
          </w:tcPr>
          <w:p w14:paraId="60598473" w14:textId="77777777" w:rsidR="00574C23" w:rsidRDefault="00947F56">
            <w:pPr>
              <w:spacing w:line="360" w:lineRule="auto"/>
              <w:rPr>
                <w:szCs w:val="21"/>
              </w:rPr>
            </w:pPr>
            <w:r>
              <w:rPr>
                <w:rFonts w:hint="eastAsia"/>
                <w:szCs w:val="21"/>
              </w:rPr>
              <w:t>600</w:t>
            </w:r>
            <w:r>
              <w:rPr>
                <w:rFonts w:hint="eastAsia"/>
                <w:szCs w:val="21"/>
              </w:rPr>
              <w:t>元</w:t>
            </w:r>
          </w:p>
        </w:tc>
        <w:tc>
          <w:tcPr>
            <w:tcW w:w="2074" w:type="dxa"/>
          </w:tcPr>
          <w:p w14:paraId="653B093D" w14:textId="77777777" w:rsidR="00574C23" w:rsidRDefault="00574C23">
            <w:pPr>
              <w:spacing w:line="360" w:lineRule="auto"/>
              <w:rPr>
                <w:szCs w:val="21"/>
              </w:rPr>
            </w:pPr>
          </w:p>
        </w:tc>
      </w:tr>
      <w:tr w:rsidR="00574C23" w14:paraId="09881034" w14:textId="77777777">
        <w:tc>
          <w:tcPr>
            <w:tcW w:w="2074" w:type="dxa"/>
          </w:tcPr>
          <w:p w14:paraId="02CAAE7B" w14:textId="77777777" w:rsidR="00574C23" w:rsidRDefault="00947F56">
            <w:pPr>
              <w:spacing w:line="360" w:lineRule="auto"/>
              <w:rPr>
                <w:szCs w:val="21"/>
              </w:rPr>
            </w:pPr>
            <w:r>
              <w:rPr>
                <w:rFonts w:hint="eastAsia"/>
                <w:szCs w:val="21"/>
              </w:rPr>
              <w:t>人力支出</w:t>
            </w:r>
          </w:p>
        </w:tc>
        <w:tc>
          <w:tcPr>
            <w:tcW w:w="2074" w:type="dxa"/>
          </w:tcPr>
          <w:p w14:paraId="34944AAC" w14:textId="77777777" w:rsidR="00574C23" w:rsidRDefault="00947F56">
            <w:pPr>
              <w:spacing w:line="360" w:lineRule="auto"/>
              <w:rPr>
                <w:szCs w:val="21"/>
              </w:rPr>
            </w:pPr>
            <w:r>
              <w:rPr>
                <w:rFonts w:hint="eastAsia"/>
                <w:szCs w:val="21"/>
              </w:rPr>
              <w:t>9015.07</w:t>
            </w:r>
            <w:r>
              <w:rPr>
                <w:rFonts w:hint="eastAsia"/>
                <w:szCs w:val="21"/>
              </w:rPr>
              <w:t>元</w:t>
            </w:r>
          </w:p>
        </w:tc>
        <w:tc>
          <w:tcPr>
            <w:tcW w:w="2074" w:type="dxa"/>
          </w:tcPr>
          <w:p w14:paraId="380185D9" w14:textId="77777777" w:rsidR="00574C23" w:rsidRDefault="00947F56">
            <w:pPr>
              <w:spacing w:line="360" w:lineRule="auto"/>
              <w:rPr>
                <w:szCs w:val="21"/>
              </w:rPr>
            </w:pPr>
            <w:r>
              <w:rPr>
                <w:rFonts w:hint="eastAsia"/>
                <w:szCs w:val="21"/>
              </w:rPr>
              <w:t>36060.267</w:t>
            </w:r>
            <w:r>
              <w:rPr>
                <w:rFonts w:hint="eastAsia"/>
                <w:szCs w:val="21"/>
              </w:rPr>
              <w:t>元</w:t>
            </w:r>
          </w:p>
        </w:tc>
        <w:tc>
          <w:tcPr>
            <w:tcW w:w="2074" w:type="dxa"/>
          </w:tcPr>
          <w:p w14:paraId="2D78ACC0" w14:textId="77777777" w:rsidR="00574C23" w:rsidRDefault="00574C23">
            <w:pPr>
              <w:spacing w:line="360" w:lineRule="auto"/>
              <w:rPr>
                <w:szCs w:val="21"/>
              </w:rPr>
            </w:pPr>
          </w:p>
        </w:tc>
      </w:tr>
      <w:tr w:rsidR="00574C23" w14:paraId="3F8AAA05" w14:textId="77777777">
        <w:tc>
          <w:tcPr>
            <w:tcW w:w="2074" w:type="dxa"/>
          </w:tcPr>
          <w:p w14:paraId="43E2552F" w14:textId="77777777" w:rsidR="00574C23" w:rsidRDefault="00947F56">
            <w:pPr>
              <w:spacing w:line="360" w:lineRule="auto"/>
              <w:rPr>
                <w:szCs w:val="21"/>
              </w:rPr>
            </w:pPr>
            <w:r>
              <w:rPr>
                <w:rFonts w:hint="eastAsia"/>
                <w:szCs w:val="21"/>
              </w:rPr>
              <w:t>总计</w:t>
            </w:r>
          </w:p>
        </w:tc>
        <w:tc>
          <w:tcPr>
            <w:tcW w:w="2074" w:type="dxa"/>
          </w:tcPr>
          <w:p w14:paraId="5CEAD20D" w14:textId="77777777" w:rsidR="00574C23" w:rsidRDefault="00947F56">
            <w:pPr>
              <w:spacing w:line="360" w:lineRule="auto"/>
              <w:rPr>
                <w:szCs w:val="21"/>
              </w:rPr>
            </w:pPr>
            <w:r>
              <w:rPr>
                <w:rFonts w:hint="eastAsia"/>
                <w:szCs w:val="21"/>
              </w:rPr>
              <w:t>9490.07</w:t>
            </w:r>
            <w:r>
              <w:rPr>
                <w:rFonts w:hint="eastAsia"/>
                <w:szCs w:val="21"/>
              </w:rPr>
              <w:t>元</w:t>
            </w:r>
          </w:p>
        </w:tc>
        <w:tc>
          <w:tcPr>
            <w:tcW w:w="2074" w:type="dxa"/>
          </w:tcPr>
          <w:p w14:paraId="37891EBB" w14:textId="77777777" w:rsidR="00574C23" w:rsidRDefault="00947F56">
            <w:pPr>
              <w:spacing w:line="360" w:lineRule="auto"/>
              <w:rPr>
                <w:szCs w:val="21"/>
              </w:rPr>
            </w:pPr>
            <w:r>
              <w:rPr>
                <w:rFonts w:hint="eastAsia"/>
                <w:szCs w:val="21"/>
              </w:rPr>
              <w:t>37960.267</w:t>
            </w:r>
            <w:r>
              <w:rPr>
                <w:rFonts w:hint="eastAsia"/>
                <w:szCs w:val="21"/>
              </w:rPr>
              <w:t>元</w:t>
            </w:r>
          </w:p>
        </w:tc>
        <w:tc>
          <w:tcPr>
            <w:tcW w:w="2074" w:type="dxa"/>
          </w:tcPr>
          <w:p w14:paraId="226CB5E4" w14:textId="77777777" w:rsidR="00574C23" w:rsidRDefault="00574C23">
            <w:pPr>
              <w:spacing w:line="360" w:lineRule="auto"/>
              <w:rPr>
                <w:szCs w:val="21"/>
              </w:rPr>
            </w:pPr>
          </w:p>
        </w:tc>
      </w:tr>
    </w:tbl>
    <w:p w14:paraId="45A95284" w14:textId="77777777" w:rsidR="00574C23" w:rsidRDefault="00574C23">
      <w:pPr>
        <w:spacing w:line="360" w:lineRule="auto"/>
      </w:pPr>
    </w:p>
    <w:p w14:paraId="0BCF5D7C" w14:textId="77777777" w:rsidR="00574C23" w:rsidRDefault="00947F56">
      <w:pPr>
        <w:spacing w:line="360" w:lineRule="auto"/>
      </w:pPr>
      <w:r>
        <w:rPr>
          <w:rFonts w:hint="eastAsia"/>
        </w:rPr>
        <w:t>实现</w:t>
      </w:r>
      <w:r>
        <w:t>阶段</w:t>
      </w:r>
    </w:p>
    <w:tbl>
      <w:tblPr>
        <w:tblStyle w:val="af3"/>
        <w:tblW w:w="8296" w:type="dxa"/>
        <w:tblLayout w:type="fixed"/>
        <w:tblLook w:val="04A0" w:firstRow="1" w:lastRow="0" w:firstColumn="1" w:lastColumn="0" w:noHBand="0" w:noVBand="1"/>
      </w:tblPr>
      <w:tblGrid>
        <w:gridCol w:w="2074"/>
        <w:gridCol w:w="2074"/>
        <w:gridCol w:w="2074"/>
        <w:gridCol w:w="2074"/>
      </w:tblGrid>
      <w:tr w:rsidR="00574C23" w14:paraId="6A39E8CE" w14:textId="77777777">
        <w:tc>
          <w:tcPr>
            <w:tcW w:w="2074" w:type="dxa"/>
          </w:tcPr>
          <w:p w14:paraId="2D42151F" w14:textId="77777777" w:rsidR="00574C23" w:rsidRDefault="00947F56">
            <w:pPr>
              <w:spacing w:line="360" w:lineRule="auto"/>
              <w:jc w:val="center"/>
              <w:rPr>
                <w:b/>
                <w:bCs/>
                <w:color w:val="000000"/>
                <w:sz w:val="24"/>
                <w:szCs w:val="21"/>
              </w:rPr>
            </w:pPr>
            <w:r>
              <w:rPr>
                <w:rFonts w:hint="eastAsia"/>
                <w:b/>
                <w:bCs/>
                <w:color w:val="000000"/>
                <w:sz w:val="24"/>
                <w:szCs w:val="21"/>
              </w:rPr>
              <w:lastRenderedPageBreak/>
              <w:t>采购</w:t>
            </w:r>
            <w:r>
              <w:rPr>
                <w:b/>
                <w:bCs/>
                <w:color w:val="000000"/>
                <w:sz w:val="24"/>
                <w:szCs w:val="21"/>
              </w:rPr>
              <w:t>项目</w:t>
            </w:r>
          </w:p>
        </w:tc>
        <w:tc>
          <w:tcPr>
            <w:tcW w:w="2074" w:type="dxa"/>
          </w:tcPr>
          <w:p w14:paraId="5B310D24" w14:textId="77777777" w:rsidR="00574C23" w:rsidRDefault="00947F56">
            <w:pPr>
              <w:spacing w:line="360" w:lineRule="auto"/>
              <w:jc w:val="center"/>
              <w:rPr>
                <w:b/>
                <w:bCs/>
                <w:color w:val="000000"/>
                <w:sz w:val="24"/>
                <w:szCs w:val="21"/>
              </w:rPr>
            </w:pPr>
            <w:r>
              <w:rPr>
                <w:rFonts w:hint="eastAsia"/>
                <w:b/>
                <w:bCs/>
                <w:color w:val="000000"/>
                <w:sz w:val="24"/>
                <w:szCs w:val="21"/>
              </w:rPr>
              <w:t>平均</w:t>
            </w:r>
            <w:proofErr w:type="gramStart"/>
            <w:r>
              <w:rPr>
                <w:b/>
                <w:bCs/>
                <w:color w:val="000000"/>
                <w:sz w:val="24"/>
                <w:szCs w:val="21"/>
              </w:rPr>
              <w:t>月投入</w:t>
            </w:r>
            <w:proofErr w:type="gramEnd"/>
            <w:r>
              <w:rPr>
                <w:rFonts w:hint="eastAsia"/>
                <w:b/>
                <w:bCs/>
                <w:color w:val="000000"/>
                <w:sz w:val="24"/>
                <w:szCs w:val="21"/>
              </w:rPr>
              <w:t>资金</w:t>
            </w:r>
          </w:p>
        </w:tc>
        <w:tc>
          <w:tcPr>
            <w:tcW w:w="2074" w:type="dxa"/>
          </w:tcPr>
          <w:p w14:paraId="03D217D7" w14:textId="77777777" w:rsidR="00574C23" w:rsidRDefault="00947F56">
            <w:pPr>
              <w:spacing w:line="360" w:lineRule="auto"/>
              <w:jc w:val="center"/>
              <w:rPr>
                <w:b/>
                <w:bCs/>
                <w:color w:val="000000"/>
                <w:sz w:val="24"/>
                <w:szCs w:val="21"/>
              </w:rPr>
            </w:pPr>
            <w:r>
              <w:rPr>
                <w:rFonts w:hint="eastAsia"/>
                <w:b/>
                <w:bCs/>
                <w:color w:val="000000"/>
                <w:sz w:val="24"/>
                <w:szCs w:val="21"/>
              </w:rPr>
              <w:t>项目</w:t>
            </w:r>
            <w:r>
              <w:rPr>
                <w:b/>
                <w:bCs/>
                <w:color w:val="000000"/>
                <w:sz w:val="24"/>
                <w:szCs w:val="21"/>
              </w:rPr>
              <w:t>总投入</w:t>
            </w:r>
            <w:r>
              <w:rPr>
                <w:rFonts w:hint="eastAsia"/>
                <w:b/>
                <w:bCs/>
                <w:color w:val="000000"/>
                <w:sz w:val="24"/>
                <w:szCs w:val="21"/>
              </w:rPr>
              <w:t>资金</w:t>
            </w:r>
          </w:p>
        </w:tc>
        <w:tc>
          <w:tcPr>
            <w:tcW w:w="2074" w:type="dxa"/>
          </w:tcPr>
          <w:p w14:paraId="2DE94CF4" w14:textId="77777777" w:rsidR="00574C23" w:rsidRDefault="00947F56">
            <w:pPr>
              <w:spacing w:line="360" w:lineRule="auto"/>
              <w:jc w:val="center"/>
              <w:rPr>
                <w:b/>
                <w:bCs/>
                <w:color w:val="000000"/>
                <w:sz w:val="24"/>
                <w:szCs w:val="21"/>
              </w:rPr>
            </w:pPr>
            <w:r>
              <w:rPr>
                <w:rFonts w:hint="eastAsia"/>
                <w:b/>
                <w:bCs/>
                <w:color w:val="000000"/>
                <w:sz w:val="24"/>
                <w:szCs w:val="21"/>
              </w:rPr>
              <w:t>备注</w:t>
            </w:r>
          </w:p>
        </w:tc>
      </w:tr>
      <w:tr w:rsidR="00574C23" w14:paraId="7640C9EC" w14:textId="77777777">
        <w:tc>
          <w:tcPr>
            <w:tcW w:w="2074" w:type="dxa"/>
          </w:tcPr>
          <w:p w14:paraId="4AA52191" w14:textId="77777777" w:rsidR="00574C23" w:rsidRDefault="00947F56">
            <w:pPr>
              <w:spacing w:line="360" w:lineRule="auto"/>
            </w:pPr>
            <w:r>
              <w:rPr>
                <w:rFonts w:hint="eastAsia"/>
              </w:rPr>
              <w:t>域名</w:t>
            </w:r>
          </w:p>
        </w:tc>
        <w:tc>
          <w:tcPr>
            <w:tcW w:w="2074" w:type="dxa"/>
          </w:tcPr>
          <w:p w14:paraId="3C05A5BF" w14:textId="77777777" w:rsidR="00574C23" w:rsidRDefault="00947F56">
            <w:pPr>
              <w:spacing w:line="360" w:lineRule="auto"/>
            </w:pPr>
            <w:r>
              <w:rPr>
                <w:rFonts w:hint="eastAsia"/>
              </w:rPr>
              <w:t>/</w:t>
            </w:r>
          </w:p>
        </w:tc>
        <w:tc>
          <w:tcPr>
            <w:tcW w:w="2074" w:type="dxa"/>
          </w:tcPr>
          <w:p w14:paraId="3FB463B5" w14:textId="77777777" w:rsidR="00574C23" w:rsidRDefault="00947F56">
            <w:pPr>
              <w:spacing w:line="360" w:lineRule="auto"/>
            </w:pPr>
            <w:r>
              <w:rPr>
                <w:rFonts w:hint="eastAsia"/>
              </w:rPr>
              <w:t>/</w:t>
            </w:r>
          </w:p>
        </w:tc>
        <w:tc>
          <w:tcPr>
            <w:tcW w:w="2074" w:type="dxa"/>
          </w:tcPr>
          <w:p w14:paraId="0661EFFF" w14:textId="77777777" w:rsidR="00574C23" w:rsidRDefault="00574C23">
            <w:pPr>
              <w:spacing w:line="360" w:lineRule="auto"/>
            </w:pPr>
          </w:p>
        </w:tc>
      </w:tr>
      <w:tr w:rsidR="00574C23" w14:paraId="287D560F" w14:textId="77777777">
        <w:tc>
          <w:tcPr>
            <w:tcW w:w="2074" w:type="dxa"/>
          </w:tcPr>
          <w:p w14:paraId="2E8F5D18" w14:textId="77777777" w:rsidR="00574C23" w:rsidRDefault="00947F56">
            <w:pPr>
              <w:spacing w:line="360" w:lineRule="auto"/>
            </w:pPr>
            <w:r>
              <w:rPr>
                <w:rFonts w:hint="eastAsia"/>
              </w:rPr>
              <w:t>服务器</w:t>
            </w:r>
          </w:p>
        </w:tc>
        <w:tc>
          <w:tcPr>
            <w:tcW w:w="2074" w:type="dxa"/>
          </w:tcPr>
          <w:p w14:paraId="4CF32D05" w14:textId="77777777" w:rsidR="00574C23" w:rsidRDefault="00947F56">
            <w:pPr>
              <w:spacing w:line="360" w:lineRule="auto"/>
            </w:pPr>
            <w:r>
              <w:rPr>
                <w:rFonts w:hint="eastAsia"/>
              </w:rPr>
              <w:t>32</w:t>
            </w:r>
            <w:r>
              <w:rPr>
                <w:rFonts w:hint="eastAsia"/>
                <w:szCs w:val="21"/>
              </w:rPr>
              <w:t>元</w:t>
            </w:r>
          </w:p>
        </w:tc>
        <w:tc>
          <w:tcPr>
            <w:tcW w:w="2074" w:type="dxa"/>
          </w:tcPr>
          <w:p w14:paraId="281307B6" w14:textId="77777777" w:rsidR="00574C23" w:rsidRDefault="00947F56">
            <w:pPr>
              <w:spacing w:line="360" w:lineRule="auto"/>
            </w:pPr>
            <w:r>
              <w:rPr>
                <w:rFonts w:hint="eastAsia"/>
              </w:rPr>
              <w:t>128</w:t>
            </w:r>
            <w:r>
              <w:rPr>
                <w:rFonts w:hint="eastAsia"/>
                <w:szCs w:val="21"/>
              </w:rPr>
              <w:t>元</w:t>
            </w:r>
          </w:p>
        </w:tc>
        <w:tc>
          <w:tcPr>
            <w:tcW w:w="2074" w:type="dxa"/>
          </w:tcPr>
          <w:p w14:paraId="7D1BA45C" w14:textId="77777777" w:rsidR="00574C23" w:rsidRDefault="00574C23">
            <w:pPr>
              <w:spacing w:line="360" w:lineRule="auto"/>
            </w:pPr>
          </w:p>
        </w:tc>
      </w:tr>
      <w:tr w:rsidR="00574C23" w14:paraId="06633F1A" w14:textId="77777777">
        <w:tc>
          <w:tcPr>
            <w:tcW w:w="2074" w:type="dxa"/>
          </w:tcPr>
          <w:p w14:paraId="6B5B4202" w14:textId="77777777" w:rsidR="00574C23" w:rsidRDefault="00947F56">
            <w:pPr>
              <w:spacing w:line="360" w:lineRule="auto"/>
            </w:pPr>
            <w:r>
              <w:rPr>
                <w:rFonts w:hint="eastAsia"/>
              </w:rPr>
              <w:t>总计</w:t>
            </w:r>
          </w:p>
        </w:tc>
        <w:tc>
          <w:tcPr>
            <w:tcW w:w="2074" w:type="dxa"/>
          </w:tcPr>
          <w:p w14:paraId="27002849" w14:textId="77777777" w:rsidR="00574C23" w:rsidRDefault="00947F56">
            <w:pPr>
              <w:spacing w:line="360" w:lineRule="auto"/>
            </w:pPr>
            <w:r>
              <w:rPr>
                <w:rFonts w:hint="eastAsia"/>
              </w:rPr>
              <w:t>32</w:t>
            </w:r>
            <w:r>
              <w:rPr>
                <w:rFonts w:hint="eastAsia"/>
                <w:szCs w:val="21"/>
              </w:rPr>
              <w:t>元</w:t>
            </w:r>
          </w:p>
        </w:tc>
        <w:tc>
          <w:tcPr>
            <w:tcW w:w="2074" w:type="dxa"/>
          </w:tcPr>
          <w:p w14:paraId="4C163F2D" w14:textId="77777777" w:rsidR="00574C23" w:rsidRDefault="00947F56">
            <w:pPr>
              <w:spacing w:line="360" w:lineRule="auto"/>
            </w:pPr>
            <w:r>
              <w:rPr>
                <w:rFonts w:hint="eastAsia"/>
              </w:rPr>
              <w:t>128</w:t>
            </w:r>
            <w:r>
              <w:rPr>
                <w:rFonts w:hint="eastAsia"/>
                <w:szCs w:val="21"/>
              </w:rPr>
              <w:t>元</w:t>
            </w:r>
          </w:p>
        </w:tc>
        <w:tc>
          <w:tcPr>
            <w:tcW w:w="2074" w:type="dxa"/>
          </w:tcPr>
          <w:p w14:paraId="0C828634" w14:textId="77777777" w:rsidR="00574C23" w:rsidRDefault="00574C23">
            <w:pPr>
              <w:spacing w:line="360" w:lineRule="auto"/>
            </w:pPr>
          </w:p>
        </w:tc>
      </w:tr>
    </w:tbl>
    <w:p w14:paraId="2878837E" w14:textId="77777777" w:rsidR="00574C23" w:rsidRDefault="00947F56">
      <w:pPr>
        <w:pStyle w:val="2"/>
        <w:spacing w:line="360" w:lineRule="auto"/>
      </w:pPr>
      <w:bookmarkStart w:id="78" w:name="_Toc529733559"/>
      <w:r>
        <w:rPr>
          <w:rFonts w:hint="eastAsia"/>
        </w:rPr>
        <w:t>3.5</w:t>
      </w:r>
      <w:r>
        <w:t xml:space="preserve"> </w:t>
      </w:r>
      <w:r>
        <w:rPr>
          <w:rFonts w:hint="eastAsia"/>
        </w:rPr>
        <w:t>关键问题</w:t>
      </w:r>
      <w:bookmarkStart w:id="79" w:name="_Toc525938484"/>
      <w:bookmarkEnd w:id="78"/>
    </w:p>
    <w:p w14:paraId="32593158" w14:textId="77777777" w:rsidR="00574C23" w:rsidRDefault="00947F56">
      <w:pPr>
        <w:spacing w:line="360" w:lineRule="auto"/>
        <w:rPr>
          <w:sz w:val="24"/>
          <w:szCs w:val="24"/>
        </w:rPr>
      </w:pPr>
      <w:r>
        <w:tab/>
      </w:r>
    </w:p>
    <w:tbl>
      <w:tblPr>
        <w:tblStyle w:val="af3"/>
        <w:tblW w:w="8522" w:type="dxa"/>
        <w:tblLayout w:type="fixed"/>
        <w:tblLook w:val="04A0" w:firstRow="1" w:lastRow="0" w:firstColumn="1" w:lastColumn="0" w:noHBand="0" w:noVBand="1"/>
      </w:tblPr>
      <w:tblGrid>
        <w:gridCol w:w="4261"/>
        <w:gridCol w:w="4261"/>
      </w:tblGrid>
      <w:tr w:rsidR="00574C23" w14:paraId="558266A3" w14:textId="77777777">
        <w:tc>
          <w:tcPr>
            <w:tcW w:w="4261" w:type="dxa"/>
          </w:tcPr>
          <w:p w14:paraId="22C6DC21" w14:textId="77777777" w:rsidR="00574C23" w:rsidRDefault="00947F56">
            <w:pPr>
              <w:spacing w:line="360" w:lineRule="auto"/>
              <w:rPr>
                <w:b/>
                <w:bCs/>
                <w:sz w:val="24"/>
                <w:szCs w:val="24"/>
              </w:rPr>
            </w:pPr>
            <w:r>
              <w:rPr>
                <w:rFonts w:hint="eastAsia"/>
                <w:b/>
                <w:bCs/>
                <w:sz w:val="24"/>
                <w:szCs w:val="24"/>
              </w:rPr>
              <w:t>关键问题</w:t>
            </w:r>
          </w:p>
        </w:tc>
        <w:tc>
          <w:tcPr>
            <w:tcW w:w="4261" w:type="dxa"/>
          </w:tcPr>
          <w:p w14:paraId="41F7ABB0" w14:textId="77777777" w:rsidR="00574C23" w:rsidRDefault="00947F56">
            <w:pPr>
              <w:spacing w:line="360" w:lineRule="auto"/>
              <w:rPr>
                <w:b/>
                <w:bCs/>
                <w:sz w:val="24"/>
                <w:szCs w:val="24"/>
              </w:rPr>
            </w:pPr>
            <w:r>
              <w:rPr>
                <w:rFonts w:hint="eastAsia"/>
                <w:b/>
                <w:bCs/>
                <w:sz w:val="24"/>
                <w:szCs w:val="24"/>
              </w:rPr>
              <w:t>对项目的影响</w:t>
            </w:r>
          </w:p>
        </w:tc>
      </w:tr>
      <w:tr w:rsidR="00574C23" w14:paraId="393F6500" w14:textId="77777777">
        <w:tc>
          <w:tcPr>
            <w:tcW w:w="4261" w:type="dxa"/>
          </w:tcPr>
          <w:p w14:paraId="06A8640B" w14:textId="77777777" w:rsidR="00574C23" w:rsidRDefault="00947F56">
            <w:pPr>
              <w:spacing w:line="360" w:lineRule="auto"/>
              <w:rPr>
                <w:sz w:val="24"/>
                <w:szCs w:val="24"/>
              </w:rPr>
            </w:pPr>
            <w:r>
              <w:rPr>
                <w:rFonts w:hint="eastAsia"/>
                <w:szCs w:val="21"/>
              </w:rPr>
              <w:t>无法通过评审</w:t>
            </w:r>
          </w:p>
        </w:tc>
        <w:tc>
          <w:tcPr>
            <w:tcW w:w="4261" w:type="dxa"/>
          </w:tcPr>
          <w:p w14:paraId="0512B1E6" w14:textId="77777777" w:rsidR="00574C23" w:rsidRDefault="00947F56">
            <w:pPr>
              <w:spacing w:line="360" w:lineRule="auto"/>
              <w:rPr>
                <w:sz w:val="24"/>
                <w:szCs w:val="24"/>
              </w:rPr>
            </w:pPr>
            <w:r>
              <w:rPr>
                <w:rFonts w:hint="eastAsia"/>
                <w:sz w:val="24"/>
                <w:szCs w:val="24"/>
              </w:rPr>
              <w:t>项目无法进行</w:t>
            </w:r>
          </w:p>
        </w:tc>
      </w:tr>
    </w:tbl>
    <w:p w14:paraId="50127D6D" w14:textId="77777777" w:rsidR="00574C23" w:rsidRDefault="00574C23">
      <w:pPr>
        <w:spacing w:line="360" w:lineRule="auto"/>
        <w:rPr>
          <w:sz w:val="24"/>
          <w:szCs w:val="24"/>
        </w:rPr>
      </w:pPr>
    </w:p>
    <w:tbl>
      <w:tblPr>
        <w:tblStyle w:val="af3"/>
        <w:tblW w:w="8522" w:type="dxa"/>
        <w:tblLayout w:type="fixed"/>
        <w:tblLook w:val="04A0" w:firstRow="1" w:lastRow="0" w:firstColumn="1" w:lastColumn="0" w:noHBand="0" w:noVBand="1"/>
      </w:tblPr>
      <w:tblGrid>
        <w:gridCol w:w="4261"/>
        <w:gridCol w:w="4261"/>
      </w:tblGrid>
      <w:tr w:rsidR="00574C23" w14:paraId="17DAD5A8" w14:textId="77777777">
        <w:tc>
          <w:tcPr>
            <w:tcW w:w="4261" w:type="dxa"/>
          </w:tcPr>
          <w:p w14:paraId="7062A2ED" w14:textId="77777777" w:rsidR="00574C23" w:rsidRDefault="00947F56">
            <w:pPr>
              <w:spacing w:line="360" w:lineRule="auto"/>
              <w:rPr>
                <w:b/>
                <w:bCs/>
                <w:sz w:val="24"/>
                <w:szCs w:val="24"/>
              </w:rPr>
            </w:pPr>
            <w:r>
              <w:rPr>
                <w:rFonts w:hint="eastAsia"/>
                <w:b/>
                <w:bCs/>
                <w:sz w:val="24"/>
                <w:szCs w:val="24"/>
              </w:rPr>
              <w:t>技术难点</w:t>
            </w:r>
          </w:p>
        </w:tc>
        <w:tc>
          <w:tcPr>
            <w:tcW w:w="4261" w:type="dxa"/>
          </w:tcPr>
          <w:p w14:paraId="13114042" w14:textId="77777777" w:rsidR="00574C23" w:rsidRDefault="00947F56">
            <w:pPr>
              <w:spacing w:line="360" w:lineRule="auto"/>
              <w:rPr>
                <w:b/>
                <w:bCs/>
                <w:sz w:val="24"/>
                <w:szCs w:val="24"/>
              </w:rPr>
            </w:pPr>
            <w:r>
              <w:rPr>
                <w:rFonts w:hint="eastAsia"/>
                <w:b/>
                <w:bCs/>
                <w:sz w:val="24"/>
                <w:szCs w:val="24"/>
              </w:rPr>
              <w:t>对项目的影响</w:t>
            </w:r>
          </w:p>
        </w:tc>
      </w:tr>
      <w:tr w:rsidR="00574C23" w14:paraId="7B3A8BFF" w14:textId="77777777">
        <w:tc>
          <w:tcPr>
            <w:tcW w:w="4261" w:type="dxa"/>
          </w:tcPr>
          <w:p w14:paraId="414351EB" w14:textId="77777777" w:rsidR="00574C23" w:rsidRDefault="00947F56">
            <w:pPr>
              <w:spacing w:line="360" w:lineRule="auto"/>
              <w:rPr>
                <w:szCs w:val="21"/>
              </w:rPr>
            </w:pPr>
            <w:r>
              <w:rPr>
                <w:rFonts w:hint="eastAsia"/>
                <w:szCs w:val="21"/>
              </w:rPr>
              <w:t>不知道相关文档的具体规范</w:t>
            </w:r>
          </w:p>
        </w:tc>
        <w:tc>
          <w:tcPr>
            <w:tcW w:w="4261" w:type="dxa"/>
          </w:tcPr>
          <w:p w14:paraId="4EAA6D93" w14:textId="77777777" w:rsidR="00574C23" w:rsidRDefault="00947F56">
            <w:pPr>
              <w:spacing w:line="360" w:lineRule="auto"/>
              <w:rPr>
                <w:sz w:val="24"/>
                <w:szCs w:val="24"/>
              </w:rPr>
            </w:pPr>
            <w:r>
              <w:rPr>
                <w:rFonts w:hint="eastAsia"/>
                <w:sz w:val="24"/>
                <w:szCs w:val="24"/>
              </w:rPr>
              <w:t>项目无法进行</w:t>
            </w:r>
          </w:p>
        </w:tc>
      </w:tr>
    </w:tbl>
    <w:p w14:paraId="1019AF8C" w14:textId="77777777" w:rsidR="00574C23" w:rsidRDefault="00574C23">
      <w:pPr>
        <w:spacing w:line="360" w:lineRule="auto"/>
        <w:rPr>
          <w:sz w:val="24"/>
          <w:szCs w:val="24"/>
        </w:rPr>
      </w:pPr>
    </w:p>
    <w:p w14:paraId="447055B7" w14:textId="77777777" w:rsidR="00574C23" w:rsidRDefault="00947F56">
      <w:pPr>
        <w:pStyle w:val="1"/>
        <w:spacing w:line="360" w:lineRule="auto"/>
        <w:rPr>
          <w:rFonts w:asciiTheme="majorEastAsia" w:hAnsiTheme="majorEastAsia"/>
        </w:rPr>
      </w:pPr>
      <w:bookmarkStart w:id="80" w:name="_Toc529733560"/>
      <w:r>
        <w:rPr>
          <w:rFonts w:asciiTheme="majorEastAsia" w:hAnsiTheme="majorEastAsia" w:hint="eastAsia"/>
        </w:rPr>
        <w:t>4</w:t>
      </w:r>
      <w:r>
        <w:rPr>
          <w:rFonts w:asciiTheme="majorEastAsia" w:hAnsiTheme="majorEastAsia"/>
        </w:rPr>
        <w:t xml:space="preserve"> </w:t>
      </w:r>
      <w:r>
        <w:rPr>
          <w:rFonts w:asciiTheme="majorEastAsia" w:hAnsiTheme="majorEastAsia" w:hint="eastAsia"/>
        </w:rPr>
        <w:t>支持条件</w:t>
      </w:r>
      <w:bookmarkEnd w:id="80"/>
    </w:p>
    <w:p w14:paraId="24952EBD" w14:textId="77777777" w:rsidR="00574C23" w:rsidRDefault="00947F56">
      <w:pPr>
        <w:pStyle w:val="2"/>
        <w:spacing w:line="360" w:lineRule="auto"/>
      </w:pPr>
      <w:bookmarkStart w:id="81" w:name="_Toc529733561"/>
      <w:bookmarkEnd w:id="79"/>
      <w:r>
        <w:rPr>
          <w:rFonts w:hint="eastAsia"/>
        </w:rPr>
        <w:t>4.1</w:t>
      </w:r>
      <w:r>
        <w:t xml:space="preserve"> </w:t>
      </w:r>
      <w:r>
        <w:rPr>
          <w:rFonts w:hint="eastAsia"/>
        </w:rPr>
        <w:t>计算机系统</w:t>
      </w:r>
      <w:r>
        <w:t>支持</w:t>
      </w:r>
      <w:bookmarkEnd w:id="81"/>
    </w:p>
    <w:p w14:paraId="0A2ED9A9" w14:textId="77777777" w:rsidR="00574C23" w:rsidRDefault="00947F56">
      <w:pPr>
        <w:spacing w:line="360" w:lineRule="auto"/>
        <w:ind w:firstLineChars="180" w:firstLine="378"/>
        <w:rPr>
          <w:szCs w:val="21"/>
        </w:rPr>
      </w:pPr>
      <w:r>
        <w:rPr>
          <w:szCs w:val="21"/>
        </w:rPr>
        <w:t>WIN7/10</w:t>
      </w:r>
      <w:r>
        <w:rPr>
          <w:rFonts w:hint="eastAsia"/>
          <w:szCs w:val="21"/>
        </w:rPr>
        <w:t>操作系统电脑（已配置）</w:t>
      </w:r>
    </w:p>
    <w:p w14:paraId="4260E96F" w14:textId="77777777" w:rsidR="00574C23" w:rsidRDefault="00947F56">
      <w:pPr>
        <w:spacing w:line="360" w:lineRule="auto"/>
        <w:ind w:firstLineChars="180" w:firstLine="378"/>
        <w:rPr>
          <w:szCs w:val="21"/>
        </w:rPr>
      </w:pPr>
      <w:r>
        <w:rPr>
          <w:szCs w:val="21"/>
        </w:rPr>
        <w:t>E</w:t>
      </w:r>
      <w:r>
        <w:rPr>
          <w:rFonts w:hint="eastAsia"/>
          <w:szCs w:val="21"/>
        </w:rPr>
        <w:t>clipse</w:t>
      </w:r>
      <w:r>
        <w:rPr>
          <w:rFonts w:hint="eastAsia"/>
          <w:szCs w:val="21"/>
        </w:rPr>
        <w:t>开发环境（已配置）</w:t>
      </w:r>
    </w:p>
    <w:p w14:paraId="1AE81447" w14:textId="77777777" w:rsidR="00574C23" w:rsidRDefault="00947F56">
      <w:pPr>
        <w:spacing w:line="360" w:lineRule="auto"/>
        <w:ind w:firstLineChars="180" w:firstLine="378"/>
        <w:rPr>
          <w:szCs w:val="21"/>
        </w:rPr>
      </w:pPr>
      <w:r>
        <w:rPr>
          <w:szCs w:val="21"/>
        </w:rPr>
        <w:t>A</w:t>
      </w:r>
      <w:r>
        <w:rPr>
          <w:rFonts w:hint="eastAsia"/>
          <w:szCs w:val="21"/>
        </w:rPr>
        <w:t>xure</w:t>
      </w:r>
      <w:r>
        <w:rPr>
          <w:szCs w:val="21"/>
        </w:rPr>
        <w:t xml:space="preserve"> RP</w:t>
      </w:r>
      <w:r>
        <w:rPr>
          <w:rFonts w:hint="eastAsia"/>
          <w:szCs w:val="21"/>
        </w:rPr>
        <w:t>8</w:t>
      </w:r>
      <w:r>
        <w:rPr>
          <w:rFonts w:hint="eastAsia"/>
          <w:szCs w:val="21"/>
        </w:rPr>
        <w:t>（已配置）</w:t>
      </w:r>
    </w:p>
    <w:p w14:paraId="545EB02C" w14:textId="77777777" w:rsidR="00574C23" w:rsidRDefault="00947F56">
      <w:pPr>
        <w:spacing w:line="360" w:lineRule="auto"/>
        <w:ind w:firstLineChars="180" w:firstLine="378"/>
        <w:rPr>
          <w:szCs w:val="21"/>
        </w:rPr>
      </w:pPr>
      <w:r>
        <w:rPr>
          <w:szCs w:val="21"/>
        </w:rPr>
        <w:t>G</w:t>
      </w:r>
      <w:r>
        <w:rPr>
          <w:rFonts w:hint="eastAsia"/>
          <w:szCs w:val="21"/>
        </w:rPr>
        <w:t>it</w:t>
      </w:r>
      <w:r>
        <w:rPr>
          <w:szCs w:val="21"/>
        </w:rPr>
        <w:t xml:space="preserve"> </w:t>
      </w:r>
      <w:r>
        <w:rPr>
          <w:rFonts w:hint="eastAsia"/>
          <w:szCs w:val="21"/>
        </w:rPr>
        <w:t>Hub</w:t>
      </w:r>
      <w:r>
        <w:rPr>
          <w:rFonts w:hint="eastAsia"/>
          <w:szCs w:val="21"/>
        </w:rPr>
        <w:t>配置管理工具（已配置）</w:t>
      </w:r>
    </w:p>
    <w:p w14:paraId="4F9973A8" w14:textId="77777777" w:rsidR="00574C23" w:rsidRDefault="00947F56">
      <w:pPr>
        <w:spacing w:line="360" w:lineRule="auto"/>
        <w:ind w:firstLineChars="180" w:firstLine="378"/>
        <w:rPr>
          <w:szCs w:val="21"/>
        </w:rPr>
      </w:pPr>
      <w:r>
        <w:rPr>
          <w:szCs w:val="21"/>
        </w:rPr>
        <w:t>M</w:t>
      </w:r>
      <w:r>
        <w:rPr>
          <w:rFonts w:hint="eastAsia"/>
          <w:szCs w:val="21"/>
        </w:rPr>
        <w:t>ic</w:t>
      </w:r>
      <w:r>
        <w:rPr>
          <w:szCs w:val="21"/>
        </w:rPr>
        <w:t>rosoft office</w:t>
      </w:r>
      <w:r>
        <w:rPr>
          <w:rFonts w:hint="eastAsia"/>
          <w:szCs w:val="21"/>
        </w:rPr>
        <w:t xml:space="preserve"> </w:t>
      </w:r>
      <w:r>
        <w:rPr>
          <w:rFonts w:hint="eastAsia"/>
          <w:szCs w:val="21"/>
        </w:rPr>
        <w:t>文档</w:t>
      </w:r>
      <w:r>
        <w:rPr>
          <w:szCs w:val="21"/>
        </w:rPr>
        <w:t>编写工具</w:t>
      </w:r>
      <w:r>
        <w:rPr>
          <w:rFonts w:hint="eastAsia"/>
          <w:szCs w:val="21"/>
        </w:rPr>
        <w:t>（已配置）</w:t>
      </w:r>
    </w:p>
    <w:p w14:paraId="4CF6CE8B" w14:textId="77777777" w:rsidR="00574C23" w:rsidRDefault="00947F56">
      <w:pPr>
        <w:spacing w:line="360" w:lineRule="auto"/>
        <w:ind w:firstLineChars="180" w:firstLine="378"/>
        <w:rPr>
          <w:szCs w:val="21"/>
        </w:rPr>
      </w:pPr>
      <w:r>
        <w:rPr>
          <w:szCs w:val="21"/>
        </w:rPr>
        <w:t>M</w:t>
      </w:r>
      <w:r>
        <w:rPr>
          <w:rFonts w:hint="eastAsia"/>
          <w:szCs w:val="21"/>
        </w:rPr>
        <w:t>ic</w:t>
      </w:r>
      <w:r>
        <w:rPr>
          <w:szCs w:val="21"/>
        </w:rPr>
        <w:t>rosoft Project</w:t>
      </w:r>
      <w:r>
        <w:rPr>
          <w:rFonts w:hint="eastAsia"/>
          <w:szCs w:val="21"/>
        </w:rPr>
        <w:t>项目管理工具（部分人员</w:t>
      </w:r>
      <w:r>
        <w:rPr>
          <w:szCs w:val="21"/>
        </w:rPr>
        <w:t>已</w:t>
      </w:r>
      <w:r>
        <w:rPr>
          <w:rFonts w:hint="eastAsia"/>
          <w:szCs w:val="21"/>
        </w:rPr>
        <w:t>配置）</w:t>
      </w:r>
    </w:p>
    <w:p w14:paraId="335E9485" w14:textId="77777777" w:rsidR="00574C23" w:rsidRDefault="00947F56">
      <w:pPr>
        <w:spacing w:line="360" w:lineRule="auto"/>
        <w:ind w:firstLineChars="180" w:firstLine="378"/>
        <w:rPr>
          <w:szCs w:val="21"/>
        </w:rPr>
      </w:pPr>
      <w:proofErr w:type="spellStart"/>
      <w:r>
        <w:rPr>
          <w:szCs w:val="21"/>
        </w:rPr>
        <w:t>StarUML</w:t>
      </w:r>
      <w:proofErr w:type="spellEnd"/>
      <w:r>
        <w:rPr>
          <w:rFonts w:hint="eastAsia"/>
          <w:szCs w:val="21"/>
        </w:rPr>
        <w:t>分析与建模工具（已配置）</w:t>
      </w:r>
    </w:p>
    <w:p w14:paraId="4E748CFB" w14:textId="77777777" w:rsidR="00574C23" w:rsidRDefault="00947F56">
      <w:pPr>
        <w:spacing w:line="360" w:lineRule="auto"/>
        <w:ind w:firstLineChars="180" w:firstLine="378"/>
        <w:rPr>
          <w:szCs w:val="21"/>
        </w:rPr>
      </w:pPr>
      <w:r>
        <w:rPr>
          <w:szCs w:val="21"/>
        </w:rPr>
        <w:t>IBM R</w:t>
      </w:r>
      <w:r>
        <w:rPr>
          <w:rFonts w:hint="eastAsia"/>
          <w:szCs w:val="21"/>
        </w:rPr>
        <w:t>ational</w:t>
      </w:r>
      <w:r>
        <w:rPr>
          <w:szCs w:val="21"/>
        </w:rPr>
        <w:t xml:space="preserve"> </w:t>
      </w:r>
      <w:proofErr w:type="spellStart"/>
      <w:r>
        <w:rPr>
          <w:szCs w:val="21"/>
        </w:rPr>
        <w:t>R</w:t>
      </w:r>
      <w:r>
        <w:rPr>
          <w:rFonts w:hint="eastAsia"/>
          <w:szCs w:val="21"/>
        </w:rPr>
        <w:t>equ</w:t>
      </w:r>
      <w:r>
        <w:rPr>
          <w:szCs w:val="21"/>
        </w:rPr>
        <w:t>isitePro</w:t>
      </w:r>
      <w:proofErr w:type="spellEnd"/>
      <w:r>
        <w:rPr>
          <w:szCs w:val="21"/>
        </w:rPr>
        <w:t xml:space="preserve"> </w:t>
      </w:r>
      <w:r>
        <w:rPr>
          <w:rFonts w:hint="eastAsia"/>
          <w:szCs w:val="21"/>
        </w:rPr>
        <w:t>软件需求管理工具（未配置，</w:t>
      </w:r>
      <w:r>
        <w:rPr>
          <w:szCs w:val="21"/>
        </w:rPr>
        <w:t>正在寻找替换工具</w:t>
      </w:r>
      <w:r>
        <w:rPr>
          <w:rFonts w:hint="eastAsia"/>
          <w:szCs w:val="21"/>
        </w:rPr>
        <w:t>）</w:t>
      </w:r>
    </w:p>
    <w:p w14:paraId="68514AC7" w14:textId="77777777" w:rsidR="00574C23" w:rsidRDefault="00574C23">
      <w:pPr>
        <w:spacing w:line="360" w:lineRule="auto"/>
      </w:pPr>
    </w:p>
    <w:p w14:paraId="11AEAD15" w14:textId="77777777" w:rsidR="00574C23" w:rsidRDefault="00947F56">
      <w:pPr>
        <w:pStyle w:val="2"/>
        <w:spacing w:line="360" w:lineRule="auto"/>
      </w:pPr>
      <w:bookmarkStart w:id="82" w:name="_Toc529733562"/>
      <w:r>
        <w:rPr>
          <w:rFonts w:hint="eastAsia"/>
        </w:rPr>
        <w:lastRenderedPageBreak/>
        <w:t>4.2</w:t>
      </w:r>
      <w:r>
        <w:t xml:space="preserve"> </w:t>
      </w:r>
      <w:r>
        <w:rPr>
          <w:rFonts w:hint="eastAsia"/>
        </w:rPr>
        <w:t>需由</w:t>
      </w:r>
      <w:r>
        <w:t>用户承担的工作</w:t>
      </w:r>
      <w:bookmarkEnd w:id="82"/>
    </w:p>
    <w:p w14:paraId="7532AA9C" w14:textId="77777777" w:rsidR="00574C23" w:rsidRDefault="00947F56">
      <w:pPr>
        <w:spacing w:line="360" w:lineRule="auto"/>
        <w:ind w:firstLineChars="180" w:firstLine="378"/>
        <w:rPr>
          <w:szCs w:val="21"/>
        </w:rPr>
      </w:pPr>
      <w:r>
        <w:rPr>
          <w:rFonts w:hint="eastAsia"/>
          <w:szCs w:val="21"/>
        </w:rPr>
        <w:t>用户需要与开发人员进行多次的需求访谈（进行中）</w:t>
      </w:r>
    </w:p>
    <w:p w14:paraId="33C8146A" w14:textId="77777777" w:rsidR="00574C23" w:rsidRDefault="00947F56">
      <w:pPr>
        <w:spacing w:line="360" w:lineRule="auto"/>
        <w:ind w:firstLineChars="180" w:firstLine="378"/>
        <w:rPr>
          <w:szCs w:val="21"/>
        </w:rPr>
      </w:pPr>
      <w:r>
        <w:rPr>
          <w:rFonts w:hint="eastAsia"/>
          <w:szCs w:val="21"/>
        </w:rPr>
        <w:t>用户需积极配合开发人员的工作，保持联系</w:t>
      </w:r>
    </w:p>
    <w:p w14:paraId="1DC3F629" w14:textId="77777777" w:rsidR="00574C23" w:rsidRDefault="00947F56">
      <w:pPr>
        <w:spacing w:line="360" w:lineRule="auto"/>
        <w:ind w:firstLineChars="180" w:firstLine="378"/>
        <w:rPr>
          <w:szCs w:val="21"/>
        </w:rPr>
      </w:pPr>
      <w:r>
        <w:rPr>
          <w:rFonts w:hint="eastAsia"/>
          <w:szCs w:val="21"/>
        </w:rPr>
        <w:t>当用户需求发生变更应及时通知开发人员</w:t>
      </w:r>
    </w:p>
    <w:p w14:paraId="01C73999" w14:textId="77777777" w:rsidR="00574C23" w:rsidRDefault="00947F56">
      <w:pPr>
        <w:pStyle w:val="2"/>
        <w:spacing w:line="360" w:lineRule="auto"/>
      </w:pPr>
      <w:bookmarkStart w:id="83" w:name="_Toc529733563"/>
      <w:r>
        <w:rPr>
          <w:rFonts w:hint="eastAsia"/>
        </w:rPr>
        <w:t>4.3</w:t>
      </w:r>
      <w:r>
        <w:t xml:space="preserve"> </w:t>
      </w:r>
      <w:r>
        <w:rPr>
          <w:rFonts w:hint="eastAsia"/>
        </w:rPr>
        <w:t>外界提供条件</w:t>
      </w:r>
      <w:bookmarkStart w:id="84" w:name="_Toc525938485"/>
      <w:bookmarkEnd w:id="83"/>
    </w:p>
    <w:p w14:paraId="52F9469F" w14:textId="77777777" w:rsidR="00574C23" w:rsidRDefault="00947F56">
      <w:pPr>
        <w:spacing w:line="360" w:lineRule="auto"/>
        <w:ind w:firstLineChars="180" w:firstLine="378"/>
        <w:rPr>
          <w:szCs w:val="21"/>
        </w:rPr>
      </w:pPr>
      <w:r>
        <w:rPr>
          <w:rFonts w:hint="eastAsia"/>
          <w:szCs w:val="21"/>
        </w:rPr>
        <w:t>运行环境：在校园内</w:t>
      </w:r>
      <w:proofErr w:type="gramStart"/>
      <w:r>
        <w:rPr>
          <w:rFonts w:hint="eastAsia"/>
          <w:szCs w:val="21"/>
        </w:rPr>
        <w:t>网环境</w:t>
      </w:r>
      <w:proofErr w:type="gramEnd"/>
      <w:r>
        <w:rPr>
          <w:rFonts w:hint="eastAsia"/>
          <w:szCs w:val="21"/>
        </w:rPr>
        <w:t>内运行的服务器</w:t>
      </w:r>
      <w:r>
        <w:rPr>
          <w:rFonts w:hint="eastAsia"/>
          <w:szCs w:val="21"/>
        </w:rPr>
        <w:t xml:space="preserve">*1 </w:t>
      </w:r>
      <w:r>
        <w:rPr>
          <w:rFonts w:hint="eastAsia"/>
          <w:szCs w:val="21"/>
        </w:rPr>
        <w:t>计算机</w:t>
      </w:r>
      <w:r>
        <w:rPr>
          <w:rFonts w:hint="eastAsia"/>
          <w:szCs w:val="21"/>
        </w:rPr>
        <w:t>*4</w:t>
      </w:r>
      <w:r>
        <w:rPr>
          <w:rFonts w:hint="eastAsia"/>
          <w:szCs w:val="21"/>
        </w:rPr>
        <w:t>；百兆光纤宽带</w:t>
      </w:r>
    </w:p>
    <w:p w14:paraId="401729C4" w14:textId="77777777" w:rsidR="00574C23" w:rsidRDefault="00574C23">
      <w:pPr>
        <w:spacing w:line="360" w:lineRule="auto"/>
        <w:ind w:firstLineChars="180" w:firstLine="378"/>
        <w:rPr>
          <w:szCs w:val="21"/>
        </w:rPr>
      </w:pPr>
    </w:p>
    <w:p w14:paraId="53AA132D" w14:textId="77777777" w:rsidR="00574C23" w:rsidRDefault="00947F56">
      <w:pPr>
        <w:pStyle w:val="1"/>
      </w:pPr>
      <w:bookmarkStart w:id="85" w:name="_Toc529733564"/>
      <w:r>
        <w:rPr>
          <w:rFonts w:hint="eastAsia"/>
        </w:rPr>
        <w:t xml:space="preserve">5 </w:t>
      </w:r>
      <w:r>
        <w:rPr>
          <w:rFonts w:hint="eastAsia"/>
        </w:rPr>
        <w:t>质量管理计划</w:t>
      </w:r>
      <w:bookmarkEnd w:id="85"/>
    </w:p>
    <w:p w14:paraId="3EAE906C" w14:textId="2CAC1B21" w:rsidR="00574C23" w:rsidRDefault="00947F56">
      <w:pPr>
        <w:pStyle w:val="1"/>
      </w:pPr>
      <w:bookmarkStart w:id="86" w:name="_Toc529733565"/>
      <w:r>
        <w:rPr>
          <w:rFonts w:hint="eastAsia"/>
        </w:rPr>
        <w:t>6</w:t>
      </w:r>
      <w:r>
        <w:t xml:space="preserve"> </w:t>
      </w:r>
      <w:r>
        <w:rPr>
          <w:rFonts w:hint="eastAsia"/>
        </w:rPr>
        <w:t>人力资源管理计划</w:t>
      </w:r>
      <w:bookmarkEnd w:id="84"/>
      <w:bookmarkEnd w:id="86"/>
    </w:p>
    <w:p w14:paraId="61997A75" w14:textId="04B990C7" w:rsidR="008447ED" w:rsidRPr="00BC4203" w:rsidRDefault="008447ED" w:rsidP="003F1F9C">
      <w:pPr>
        <w:pStyle w:val="2"/>
        <w:rPr>
          <w:rFonts w:hint="eastAsia"/>
        </w:rPr>
      </w:pPr>
      <w:bookmarkStart w:id="87" w:name="_Toc529733566"/>
      <w:r w:rsidRPr="00BC4203">
        <w:rPr>
          <w:rFonts w:hint="eastAsia"/>
        </w:rPr>
        <w:t>6.1</w:t>
      </w:r>
      <w:r w:rsidRPr="00BC4203">
        <w:t xml:space="preserve"> </w:t>
      </w:r>
      <w:r w:rsidRPr="00BC4203">
        <w:rPr>
          <w:rFonts w:hint="eastAsia"/>
        </w:rPr>
        <w:t>角色和职责</w:t>
      </w:r>
      <w:bookmarkEnd w:id="87"/>
    </w:p>
    <w:p w14:paraId="794E826F" w14:textId="0C353416" w:rsidR="008447ED" w:rsidRPr="00BC4203" w:rsidRDefault="008447ED" w:rsidP="003F1F9C">
      <w:pPr>
        <w:pStyle w:val="3"/>
      </w:pPr>
      <w:bookmarkStart w:id="88" w:name="_Toc529733567"/>
      <w:r w:rsidRPr="00BC4203">
        <w:t>6.1</w:t>
      </w:r>
      <w:r w:rsidRPr="00BC4203">
        <w:rPr>
          <w:rFonts w:hint="eastAsia"/>
        </w:rPr>
        <w:t xml:space="preserve">.1 </w:t>
      </w:r>
      <w:r w:rsidRPr="00BC4203">
        <w:rPr>
          <w:rFonts w:hint="eastAsia"/>
        </w:rPr>
        <w:t>项目经理</w:t>
      </w:r>
      <w:bookmarkEnd w:id="88"/>
    </w:p>
    <w:p w14:paraId="7956DFBC" w14:textId="77777777" w:rsidR="008447ED" w:rsidRDefault="008447ED" w:rsidP="008447ED">
      <w:pPr>
        <w:spacing w:line="360" w:lineRule="auto"/>
        <w:ind w:firstLineChars="180" w:firstLine="378"/>
        <w:rPr>
          <w:szCs w:val="21"/>
        </w:rPr>
      </w:pPr>
      <w:r>
        <w:rPr>
          <w:rFonts w:hint="eastAsia"/>
          <w:szCs w:val="21"/>
        </w:rPr>
        <w:t>职位描述</w:t>
      </w:r>
      <w:r>
        <w:rPr>
          <w:szCs w:val="21"/>
        </w:rPr>
        <w:t>：</w:t>
      </w:r>
    </w:p>
    <w:p w14:paraId="14D23858" w14:textId="77777777" w:rsidR="008447ED" w:rsidRDefault="008447ED" w:rsidP="008447ED">
      <w:pPr>
        <w:spacing w:line="360" w:lineRule="auto"/>
        <w:ind w:firstLineChars="180" w:firstLine="378"/>
        <w:rPr>
          <w:szCs w:val="21"/>
        </w:rPr>
      </w:pPr>
      <w:r>
        <w:rPr>
          <w:rFonts w:hint="eastAsia"/>
          <w:szCs w:val="21"/>
        </w:rPr>
        <w:t>负责</w:t>
      </w:r>
      <w:r>
        <w:rPr>
          <w:szCs w:val="21"/>
        </w:rPr>
        <w:t>整体项目规划，</w:t>
      </w:r>
      <w:r>
        <w:rPr>
          <w:rFonts w:hint="eastAsia"/>
          <w:szCs w:val="21"/>
        </w:rPr>
        <w:t>分配</w:t>
      </w:r>
      <w:r>
        <w:rPr>
          <w:szCs w:val="21"/>
        </w:rPr>
        <w:t>任务，统合组内各成员分工</w:t>
      </w:r>
      <w:r>
        <w:rPr>
          <w:rFonts w:hint="eastAsia"/>
          <w:szCs w:val="21"/>
        </w:rPr>
        <w:t>，协调</w:t>
      </w:r>
      <w:r>
        <w:rPr>
          <w:szCs w:val="21"/>
        </w:rPr>
        <w:t>各成员之间的关系，指定成员工作目标及时间规划。</w:t>
      </w:r>
      <w:r>
        <w:rPr>
          <w:rFonts w:hint="eastAsia"/>
          <w:szCs w:val="21"/>
        </w:rPr>
        <w:t>对</w:t>
      </w:r>
      <w:r>
        <w:rPr>
          <w:szCs w:val="21"/>
        </w:rPr>
        <w:t>项目资源进行管理及分配</w:t>
      </w:r>
      <w:r>
        <w:rPr>
          <w:rFonts w:hint="eastAsia"/>
          <w:szCs w:val="21"/>
        </w:rPr>
        <w:t>，</w:t>
      </w:r>
      <w:r>
        <w:rPr>
          <w:szCs w:val="21"/>
        </w:rPr>
        <w:t>对项目情况进行宏观把控</w:t>
      </w:r>
      <w:r>
        <w:rPr>
          <w:rFonts w:hint="eastAsia"/>
          <w:szCs w:val="21"/>
        </w:rPr>
        <w:t>，</w:t>
      </w:r>
      <w:r>
        <w:rPr>
          <w:szCs w:val="21"/>
        </w:rPr>
        <w:t>规避风险</w:t>
      </w:r>
      <w:r>
        <w:rPr>
          <w:rFonts w:hint="eastAsia"/>
          <w:szCs w:val="21"/>
        </w:rPr>
        <w:t>，</w:t>
      </w:r>
      <w:r>
        <w:rPr>
          <w:szCs w:val="21"/>
        </w:rPr>
        <w:t>保证项目在客户要求下完成，符号客户要求，完成项目目标。有权召开例会</w:t>
      </w:r>
      <w:r>
        <w:rPr>
          <w:rFonts w:hint="eastAsia"/>
          <w:szCs w:val="21"/>
        </w:rPr>
        <w:t>并</w:t>
      </w:r>
      <w:r>
        <w:rPr>
          <w:szCs w:val="21"/>
        </w:rPr>
        <w:t>指定</w:t>
      </w:r>
      <w:r>
        <w:rPr>
          <w:rFonts w:hint="eastAsia"/>
          <w:szCs w:val="21"/>
        </w:rPr>
        <w:t>例会时间</w:t>
      </w:r>
      <w:r>
        <w:rPr>
          <w:szCs w:val="21"/>
        </w:rPr>
        <w:t>，有权在规范内调整成员工作以应对突发状况（</w:t>
      </w:r>
      <w:r>
        <w:rPr>
          <w:rFonts w:hint="eastAsia"/>
          <w:szCs w:val="21"/>
        </w:rPr>
        <w:t>成员</w:t>
      </w:r>
      <w:r>
        <w:rPr>
          <w:szCs w:val="21"/>
        </w:rPr>
        <w:t>请假、临时退出小组、</w:t>
      </w:r>
      <w:r>
        <w:rPr>
          <w:rFonts w:hint="eastAsia"/>
          <w:szCs w:val="21"/>
        </w:rPr>
        <w:t>顾客</w:t>
      </w:r>
      <w:r>
        <w:rPr>
          <w:szCs w:val="21"/>
        </w:rPr>
        <w:t>提出要求，等等）</w:t>
      </w:r>
      <w:r>
        <w:rPr>
          <w:rFonts w:hint="eastAsia"/>
          <w:szCs w:val="21"/>
        </w:rPr>
        <w:t>，</w:t>
      </w:r>
      <w:r>
        <w:rPr>
          <w:szCs w:val="21"/>
        </w:rPr>
        <w:t>有权对不符合规范的操作或成员行为进行批评惩罚</w:t>
      </w:r>
      <w:r>
        <w:rPr>
          <w:rFonts w:hint="eastAsia"/>
          <w:szCs w:val="21"/>
        </w:rPr>
        <w:t>。</w:t>
      </w:r>
      <w:r>
        <w:rPr>
          <w:szCs w:val="21"/>
        </w:rPr>
        <w:t>项目</w:t>
      </w:r>
      <w:r>
        <w:rPr>
          <w:rFonts w:hint="eastAsia"/>
          <w:szCs w:val="21"/>
        </w:rPr>
        <w:t>出现</w:t>
      </w:r>
      <w:r>
        <w:rPr>
          <w:szCs w:val="21"/>
        </w:rPr>
        <w:t>整体问题时承担主要责任</w:t>
      </w:r>
      <w:r>
        <w:rPr>
          <w:rFonts w:hint="eastAsia"/>
          <w:szCs w:val="21"/>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55F6A6E1" w14:textId="77777777" w:rsidTr="00025031">
        <w:tc>
          <w:tcPr>
            <w:tcW w:w="616" w:type="dxa"/>
          </w:tcPr>
          <w:p w14:paraId="5FC843FC"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14:paraId="20E50758"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0D578AEC"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72792BF0"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2D979CD6"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2C6880F4"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4027E7DC"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68B72900" w14:textId="77777777" w:rsidTr="00025031">
        <w:tc>
          <w:tcPr>
            <w:tcW w:w="616" w:type="dxa"/>
          </w:tcPr>
          <w:p w14:paraId="726CFC46" w14:textId="77777777" w:rsidR="008447ED" w:rsidRDefault="008447ED" w:rsidP="00025031">
            <w:pPr>
              <w:spacing w:line="360" w:lineRule="auto"/>
              <w:rPr>
                <w:szCs w:val="21"/>
              </w:rPr>
            </w:pPr>
            <w:r>
              <w:rPr>
                <w:rFonts w:hint="eastAsia"/>
                <w:szCs w:val="21"/>
              </w:rPr>
              <w:t>项</w:t>
            </w:r>
            <w:r>
              <w:rPr>
                <w:rFonts w:hint="eastAsia"/>
                <w:szCs w:val="21"/>
              </w:rPr>
              <w:lastRenderedPageBreak/>
              <w:t>目经理</w:t>
            </w:r>
          </w:p>
        </w:tc>
        <w:tc>
          <w:tcPr>
            <w:tcW w:w="616" w:type="dxa"/>
          </w:tcPr>
          <w:p w14:paraId="5A16F0E8" w14:textId="77777777" w:rsidR="008447ED" w:rsidRDefault="008447ED" w:rsidP="00025031">
            <w:pPr>
              <w:spacing w:line="360" w:lineRule="auto"/>
              <w:rPr>
                <w:szCs w:val="21"/>
              </w:rPr>
            </w:pPr>
            <w:r>
              <w:rPr>
                <w:rFonts w:hint="eastAsia"/>
                <w:szCs w:val="21"/>
              </w:rPr>
              <w:lastRenderedPageBreak/>
              <w:t>沈</w:t>
            </w:r>
            <w:r>
              <w:rPr>
                <w:rFonts w:hint="eastAsia"/>
                <w:szCs w:val="21"/>
              </w:rPr>
              <w:lastRenderedPageBreak/>
              <w:t>启航</w:t>
            </w:r>
          </w:p>
        </w:tc>
        <w:tc>
          <w:tcPr>
            <w:tcW w:w="799" w:type="dxa"/>
          </w:tcPr>
          <w:p w14:paraId="3D24C847" w14:textId="77777777" w:rsidR="008447ED" w:rsidRDefault="008447ED" w:rsidP="00025031">
            <w:pPr>
              <w:spacing w:line="360" w:lineRule="auto"/>
              <w:rPr>
                <w:szCs w:val="21"/>
              </w:rPr>
            </w:pPr>
            <w:r>
              <w:rPr>
                <w:rFonts w:hint="eastAsia"/>
                <w:szCs w:val="21"/>
              </w:rPr>
              <w:lastRenderedPageBreak/>
              <w:t>软件</w:t>
            </w:r>
            <w:r>
              <w:rPr>
                <w:rFonts w:hint="eastAsia"/>
                <w:szCs w:val="21"/>
              </w:rPr>
              <w:lastRenderedPageBreak/>
              <w:t>工程</w:t>
            </w:r>
            <w:r>
              <w:rPr>
                <w:rFonts w:hint="eastAsia"/>
                <w:szCs w:val="21"/>
              </w:rPr>
              <w:t>1602</w:t>
            </w:r>
          </w:p>
        </w:tc>
        <w:tc>
          <w:tcPr>
            <w:tcW w:w="1159" w:type="dxa"/>
          </w:tcPr>
          <w:p w14:paraId="47241705" w14:textId="77777777" w:rsidR="008447ED" w:rsidRDefault="008447ED" w:rsidP="00025031">
            <w:pPr>
              <w:spacing w:line="360" w:lineRule="auto"/>
              <w:rPr>
                <w:szCs w:val="21"/>
              </w:rPr>
            </w:pPr>
            <w:r>
              <w:rPr>
                <w:rFonts w:hint="eastAsia"/>
                <w:szCs w:val="21"/>
              </w:rPr>
              <w:lastRenderedPageBreak/>
              <w:t>31601404</w:t>
            </w:r>
          </w:p>
        </w:tc>
        <w:tc>
          <w:tcPr>
            <w:tcW w:w="1429" w:type="dxa"/>
          </w:tcPr>
          <w:p w14:paraId="4E9402BE" w14:textId="77777777" w:rsidR="008447ED" w:rsidRDefault="008447ED" w:rsidP="00025031">
            <w:pPr>
              <w:spacing w:line="360" w:lineRule="auto"/>
              <w:rPr>
                <w:szCs w:val="21"/>
              </w:rPr>
            </w:pPr>
            <w:r>
              <w:rPr>
                <w:rFonts w:hint="eastAsia"/>
                <w:szCs w:val="21"/>
              </w:rPr>
              <w:t>15988122404</w:t>
            </w:r>
          </w:p>
        </w:tc>
        <w:tc>
          <w:tcPr>
            <w:tcW w:w="2570" w:type="dxa"/>
          </w:tcPr>
          <w:p w14:paraId="1F3A0A64" w14:textId="77777777" w:rsidR="008447ED" w:rsidRDefault="008447ED" w:rsidP="00025031">
            <w:pPr>
              <w:spacing w:line="360" w:lineRule="auto"/>
              <w:rPr>
                <w:szCs w:val="21"/>
              </w:rPr>
            </w:pPr>
            <w:r>
              <w:rPr>
                <w:rFonts w:hint="eastAsia"/>
                <w:szCs w:val="21"/>
              </w:rPr>
              <w:t>31601404</w:t>
            </w:r>
            <w:r>
              <w:rPr>
                <w:szCs w:val="21"/>
              </w:rPr>
              <w:t>@stu.zucc.edu.cn</w:t>
            </w:r>
          </w:p>
        </w:tc>
        <w:tc>
          <w:tcPr>
            <w:tcW w:w="1107" w:type="dxa"/>
          </w:tcPr>
          <w:p w14:paraId="10AD703A" w14:textId="77777777" w:rsidR="008447ED" w:rsidRDefault="008447ED" w:rsidP="00025031">
            <w:pPr>
              <w:spacing w:line="360" w:lineRule="auto"/>
              <w:rPr>
                <w:szCs w:val="21"/>
              </w:rPr>
            </w:pPr>
            <w:r>
              <w:rPr>
                <w:rFonts w:hint="eastAsia"/>
                <w:szCs w:val="21"/>
              </w:rPr>
              <w:t>弘毅</w:t>
            </w:r>
            <w:r>
              <w:rPr>
                <w:szCs w:val="21"/>
              </w:rPr>
              <w:lastRenderedPageBreak/>
              <w:t>B1-614</w:t>
            </w:r>
          </w:p>
        </w:tc>
      </w:tr>
    </w:tbl>
    <w:p w14:paraId="35CE191D" w14:textId="0ABE149F" w:rsidR="008447ED" w:rsidRDefault="008447ED" w:rsidP="003F1F9C">
      <w:pPr>
        <w:pStyle w:val="3"/>
      </w:pPr>
      <w:bookmarkStart w:id="89" w:name="_Toc529733568"/>
      <w:r w:rsidRPr="008447ED">
        <w:lastRenderedPageBreak/>
        <w:t>6.1</w:t>
      </w:r>
      <w:r w:rsidRPr="008447ED">
        <w:rPr>
          <w:rFonts w:hint="eastAsia"/>
        </w:rPr>
        <w:t>.2</w:t>
      </w:r>
      <w:r>
        <w:t xml:space="preserve"> </w:t>
      </w:r>
      <w:r w:rsidRPr="008447ED">
        <w:rPr>
          <w:rFonts w:hint="eastAsia"/>
        </w:rPr>
        <w:t>任务审核员</w:t>
      </w:r>
      <w:bookmarkEnd w:id="89"/>
    </w:p>
    <w:p w14:paraId="147D884A" w14:textId="77777777" w:rsidR="008447ED" w:rsidRDefault="008447ED" w:rsidP="008447ED">
      <w:pPr>
        <w:pStyle w:val="afe"/>
        <w:spacing w:line="360" w:lineRule="auto"/>
      </w:pPr>
      <w:r>
        <w:rPr>
          <w:rFonts w:hint="eastAsia"/>
        </w:rPr>
        <w:t>职位描述</w:t>
      </w:r>
      <w:r>
        <w:t>：</w:t>
      </w:r>
    </w:p>
    <w:p w14:paraId="2EE2482A" w14:textId="77777777" w:rsidR="008447ED" w:rsidRDefault="008447ED" w:rsidP="008447ED">
      <w:pPr>
        <w:pStyle w:val="afe"/>
        <w:spacing w:line="360" w:lineRule="auto"/>
      </w:pPr>
      <w:r>
        <w:tab/>
      </w:r>
      <w:r>
        <w:rPr>
          <w:rFonts w:hint="eastAsia"/>
        </w:rPr>
        <w:t>负责</w:t>
      </w:r>
      <w:r>
        <w:t>审核各阶段任务完成情况，</w:t>
      </w:r>
      <w:r>
        <w:rPr>
          <w:rFonts w:hint="eastAsia"/>
        </w:rPr>
        <w:t>形成</w:t>
      </w:r>
      <w:r>
        <w:t>每日汇总</w:t>
      </w:r>
      <w:r>
        <w:rPr>
          <w:rFonts w:hint="eastAsia"/>
        </w:rPr>
        <w:t>并</w:t>
      </w:r>
      <w:r>
        <w:t>评价个人工作完成情况。有权对不符合规范的操作或成员行为进行批评惩罚</w:t>
      </w:r>
      <w:r>
        <w:rPr>
          <w:rFonts w:hint="eastAsia"/>
        </w:rPr>
        <w:t>。没有</w:t>
      </w:r>
      <w:r>
        <w:t>及时提醒项目人员工作进度，没有按时统计个人工作完成情况，或</w:t>
      </w:r>
      <w:r>
        <w:rPr>
          <w:rFonts w:hint="eastAsia"/>
        </w:rPr>
        <w:t>项目</w:t>
      </w:r>
      <w:r>
        <w:t>人员伙同审核员欺瞒项目经理时承担主要责任。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5"/>
        <w:gridCol w:w="594"/>
        <w:gridCol w:w="777"/>
        <w:gridCol w:w="1145"/>
        <w:gridCol w:w="1421"/>
        <w:gridCol w:w="2736"/>
        <w:gridCol w:w="1028"/>
      </w:tblGrid>
      <w:tr w:rsidR="008447ED" w14:paraId="1C5F4787" w14:textId="77777777" w:rsidTr="00025031">
        <w:tc>
          <w:tcPr>
            <w:tcW w:w="595" w:type="dxa"/>
          </w:tcPr>
          <w:p w14:paraId="39F73F76"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594" w:type="dxa"/>
          </w:tcPr>
          <w:p w14:paraId="5D4A614A"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77" w:type="dxa"/>
          </w:tcPr>
          <w:p w14:paraId="09834268"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45" w:type="dxa"/>
          </w:tcPr>
          <w:p w14:paraId="0B974030"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1" w:type="dxa"/>
          </w:tcPr>
          <w:p w14:paraId="448631F3"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736" w:type="dxa"/>
          </w:tcPr>
          <w:p w14:paraId="6B37202D"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028" w:type="dxa"/>
          </w:tcPr>
          <w:p w14:paraId="3CDA4394"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16F6922D" w14:textId="77777777" w:rsidTr="00025031">
        <w:tc>
          <w:tcPr>
            <w:tcW w:w="595" w:type="dxa"/>
          </w:tcPr>
          <w:p w14:paraId="0E47D9D1" w14:textId="77777777" w:rsidR="008447ED" w:rsidRDefault="008447ED" w:rsidP="00025031">
            <w:pPr>
              <w:spacing w:line="360" w:lineRule="auto"/>
              <w:rPr>
                <w:rFonts w:asciiTheme="minorEastAsia" w:hAnsiTheme="minorEastAsia"/>
                <w:szCs w:val="21"/>
              </w:rPr>
            </w:pPr>
            <w:r>
              <w:rPr>
                <w:rFonts w:asciiTheme="minorEastAsia" w:hAnsiTheme="minorEastAsia" w:hint="eastAsia"/>
                <w:szCs w:val="21"/>
              </w:rPr>
              <w:t>任务审核</w:t>
            </w:r>
            <w:r>
              <w:rPr>
                <w:rFonts w:asciiTheme="minorEastAsia" w:hAnsiTheme="minorEastAsia"/>
                <w:szCs w:val="21"/>
              </w:rPr>
              <w:t>员</w:t>
            </w:r>
          </w:p>
        </w:tc>
        <w:tc>
          <w:tcPr>
            <w:tcW w:w="594" w:type="dxa"/>
          </w:tcPr>
          <w:p w14:paraId="757BDD3F" w14:textId="77777777" w:rsidR="008447ED" w:rsidRDefault="008447ED" w:rsidP="00025031">
            <w:pPr>
              <w:spacing w:line="360" w:lineRule="auto"/>
              <w:rPr>
                <w:rFonts w:asciiTheme="minorEastAsia" w:hAnsiTheme="minorEastAsia"/>
                <w:szCs w:val="21"/>
              </w:rPr>
            </w:pPr>
            <w:r>
              <w:rPr>
                <w:rFonts w:asciiTheme="minorEastAsia" w:hAnsiTheme="minorEastAsia" w:hint="eastAsia"/>
                <w:szCs w:val="21"/>
              </w:rPr>
              <w:t>杨以恒</w:t>
            </w:r>
          </w:p>
        </w:tc>
        <w:tc>
          <w:tcPr>
            <w:tcW w:w="777" w:type="dxa"/>
          </w:tcPr>
          <w:p w14:paraId="2BE3AE2D" w14:textId="77777777" w:rsidR="008447ED" w:rsidRDefault="008447ED" w:rsidP="00025031">
            <w:pPr>
              <w:spacing w:line="360" w:lineRule="auto"/>
              <w:rPr>
                <w:rFonts w:asciiTheme="minorEastAsia" w:hAnsiTheme="minorEastAsia"/>
                <w:szCs w:val="21"/>
              </w:rPr>
            </w:pPr>
            <w:r>
              <w:rPr>
                <w:rFonts w:asciiTheme="minorEastAsia" w:hAnsiTheme="minorEastAsia" w:hint="eastAsia"/>
                <w:szCs w:val="21"/>
              </w:rPr>
              <w:t>软件工程1602</w:t>
            </w:r>
          </w:p>
        </w:tc>
        <w:tc>
          <w:tcPr>
            <w:tcW w:w="1145" w:type="dxa"/>
          </w:tcPr>
          <w:p w14:paraId="589DCA97" w14:textId="77777777" w:rsidR="008447ED" w:rsidRDefault="008447ED" w:rsidP="00025031">
            <w:pPr>
              <w:spacing w:line="360" w:lineRule="auto"/>
              <w:rPr>
                <w:rFonts w:asciiTheme="minorEastAsia" w:hAnsiTheme="minorEastAsia"/>
                <w:szCs w:val="21"/>
              </w:rPr>
            </w:pPr>
            <w:r>
              <w:rPr>
                <w:rFonts w:asciiTheme="minorEastAsia" w:hAnsiTheme="minorEastAsia"/>
                <w:szCs w:val="21"/>
              </w:rPr>
              <w:t>31601410</w:t>
            </w:r>
          </w:p>
        </w:tc>
        <w:tc>
          <w:tcPr>
            <w:tcW w:w="1421" w:type="dxa"/>
          </w:tcPr>
          <w:p w14:paraId="3871DF51" w14:textId="77777777" w:rsidR="008447ED" w:rsidRDefault="008447ED" w:rsidP="00025031">
            <w:pPr>
              <w:spacing w:line="360" w:lineRule="auto"/>
              <w:rPr>
                <w:rFonts w:asciiTheme="minorEastAsia" w:hAnsiTheme="minorEastAsia"/>
                <w:szCs w:val="21"/>
              </w:rPr>
            </w:pPr>
            <w:r>
              <w:rPr>
                <w:rFonts w:asciiTheme="minorEastAsia" w:hAnsiTheme="minorEastAsia"/>
                <w:szCs w:val="21"/>
              </w:rPr>
              <w:t>18989678901</w:t>
            </w:r>
          </w:p>
        </w:tc>
        <w:tc>
          <w:tcPr>
            <w:tcW w:w="2736" w:type="dxa"/>
          </w:tcPr>
          <w:p w14:paraId="039105D0" w14:textId="77777777" w:rsidR="008447ED" w:rsidRDefault="008447ED" w:rsidP="00025031">
            <w:pPr>
              <w:spacing w:line="360" w:lineRule="auto"/>
              <w:rPr>
                <w:rFonts w:asciiTheme="minorEastAsia" w:hAnsiTheme="minorEastAsia"/>
                <w:szCs w:val="21"/>
              </w:rPr>
            </w:pPr>
            <w:r>
              <w:rPr>
                <w:rFonts w:asciiTheme="minorEastAsia" w:hAnsiTheme="minorEastAsia"/>
                <w:szCs w:val="21"/>
              </w:rPr>
              <w:t>31601410@stu.zucc.edu.cn</w:t>
            </w:r>
          </w:p>
        </w:tc>
        <w:tc>
          <w:tcPr>
            <w:tcW w:w="1028" w:type="dxa"/>
          </w:tcPr>
          <w:p w14:paraId="6D98B8CD" w14:textId="77777777" w:rsidR="008447ED" w:rsidRDefault="008447ED" w:rsidP="00025031">
            <w:pPr>
              <w:spacing w:line="360" w:lineRule="auto"/>
              <w:rPr>
                <w:rFonts w:asciiTheme="minorEastAsia" w:hAnsiTheme="minorEastAsia"/>
                <w:szCs w:val="21"/>
              </w:rPr>
            </w:pPr>
            <w:r>
              <w:rPr>
                <w:rFonts w:asciiTheme="minorEastAsia" w:hAnsiTheme="minorEastAsia" w:hint="eastAsia"/>
                <w:szCs w:val="21"/>
              </w:rPr>
              <w:t>弘毅B1-615</w:t>
            </w:r>
          </w:p>
        </w:tc>
      </w:tr>
    </w:tbl>
    <w:p w14:paraId="0907B132" w14:textId="3CAA7E16" w:rsidR="008447ED" w:rsidRDefault="008447ED" w:rsidP="003F1F9C">
      <w:pPr>
        <w:pStyle w:val="3"/>
      </w:pPr>
      <w:bookmarkStart w:id="90" w:name="_Toc529733569"/>
      <w:r w:rsidRPr="008447ED">
        <w:t>6.1</w:t>
      </w:r>
      <w:r w:rsidRPr="008447ED">
        <w:rPr>
          <w:rFonts w:hint="eastAsia"/>
        </w:rPr>
        <w:t>.3</w:t>
      </w:r>
      <w:r>
        <w:t xml:space="preserve"> </w:t>
      </w:r>
      <w:r w:rsidRPr="008447ED">
        <w:rPr>
          <w:rFonts w:hint="eastAsia"/>
        </w:rPr>
        <w:t>文档编写员</w:t>
      </w:r>
      <w:bookmarkEnd w:id="90"/>
    </w:p>
    <w:p w14:paraId="573D49A1" w14:textId="77777777" w:rsidR="008447ED" w:rsidRDefault="008447ED" w:rsidP="008447ED">
      <w:pPr>
        <w:pStyle w:val="afe"/>
        <w:spacing w:line="360" w:lineRule="auto"/>
      </w:pPr>
      <w:r>
        <w:rPr>
          <w:rFonts w:hint="eastAsia"/>
        </w:rPr>
        <w:t>职位描述</w:t>
      </w:r>
      <w:r>
        <w:t>：</w:t>
      </w:r>
    </w:p>
    <w:p w14:paraId="653E89AA" w14:textId="77777777" w:rsidR="008447ED" w:rsidRDefault="008447ED" w:rsidP="008447ED">
      <w:pPr>
        <w:pStyle w:val="afe"/>
        <w:spacing w:line="360" w:lineRule="auto"/>
      </w:pPr>
      <w:r>
        <w:tab/>
      </w:r>
      <w:r>
        <w:rPr>
          <w:rFonts w:hint="eastAsia"/>
        </w:rPr>
        <w:t>负责</w:t>
      </w:r>
      <w:r>
        <w:t>文档</w:t>
      </w:r>
      <w:r>
        <w:rPr>
          <w:rFonts w:hint="eastAsia"/>
        </w:rPr>
        <w:t>模板</w:t>
      </w:r>
      <w:r>
        <w:t>查找及</w:t>
      </w:r>
      <w:r>
        <w:rPr>
          <w:rFonts w:hint="eastAsia"/>
        </w:rPr>
        <w:t>正文</w:t>
      </w:r>
      <w:r>
        <w:t>编写</w:t>
      </w:r>
      <w:r>
        <w:rPr>
          <w:rFonts w:hint="eastAsia"/>
        </w:rPr>
        <w:t>。没有</w:t>
      </w:r>
      <w:r>
        <w:t>按时完成自己所负责的</w:t>
      </w:r>
      <w:proofErr w:type="gramStart"/>
      <w:r>
        <w:t>版块</w:t>
      </w:r>
      <w:proofErr w:type="gramEnd"/>
      <w:r>
        <w:rPr>
          <w:rFonts w:hint="eastAsia"/>
        </w:rPr>
        <w:t>，</w:t>
      </w:r>
      <w:r>
        <w:t>或完成状态较差</w:t>
      </w:r>
      <w:r>
        <w:rPr>
          <w:rFonts w:hint="eastAsia"/>
        </w:rPr>
        <w:t>时</w:t>
      </w:r>
      <w: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680F985A" w14:textId="77777777" w:rsidTr="00025031">
        <w:tc>
          <w:tcPr>
            <w:tcW w:w="616" w:type="dxa"/>
          </w:tcPr>
          <w:p w14:paraId="2B343958"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14:paraId="0D889EBE"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4D3E9439"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74C92732"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63F196DB"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46354CC4"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05CEC2B0"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62D07B59" w14:textId="77777777" w:rsidTr="00025031">
        <w:tc>
          <w:tcPr>
            <w:tcW w:w="616" w:type="dxa"/>
          </w:tcPr>
          <w:p w14:paraId="39549A4C" w14:textId="77777777" w:rsidR="008447ED" w:rsidRDefault="008447ED" w:rsidP="00025031">
            <w:pPr>
              <w:spacing w:line="360" w:lineRule="auto"/>
              <w:rPr>
                <w:szCs w:val="21"/>
              </w:rPr>
            </w:pPr>
            <w:r>
              <w:rPr>
                <w:rFonts w:hint="eastAsia"/>
                <w:szCs w:val="21"/>
              </w:rPr>
              <w:t>文档编</w:t>
            </w:r>
            <w:r>
              <w:rPr>
                <w:rFonts w:hint="eastAsia"/>
                <w:szCs w:val="21"/>
              </w:rPr>
              <w:lastRenderedPageBreak/>
              <w:t>写组组长</w:t>
            </w:r>
          </w:p>
        </w:tc>
        <w:tc>
          <w:tcPr>
            <w:tcW w:w="616" w:type="dxa"/>
          </w:tcPr>
          <w:p w14:paraId="7DB03B22" w14:textId="77777777" w:rsidR="008447ED" w:rsidRDefault="008447ED" w:rsidP="00025031">
            <w:pPr>
              <w:spacing w:line="360" w:lineRule="auto"/>
              <w:rPr>
                <w:szCs w:val="21"/>
              </w:rPr>
            </w:pPr>
            <w:r>
              <w:rPr>
                <w:rFonts w:hint="eastAsia"/>
                <w:szCs w:val="21"/>
              </w:rPr>
              <w:lastRenderedPageBreak/>
              <w:t>沈启航</w:t>
            </w:r>
          </w:p>
        </w:tc>
        <w:tc>
          <w:tcPr>
            <w:tcW w:w="799" w:type="dxa"/>
          </w:tcPr>
          <w:p w14:paraId="6CD98C46"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70E73C42" w14:textId="77777777" w:rsidR="008447ED" w:rsidRDefault="008447ED" w:rsidP="00025031">
            <w:pPr>
              <w:spacing w:line="360" w:lineRule="auto"/>
              <w:rPr>
                <w:szCs w:val="21"/>
              </w:rPr>
            </w:pPr>
            <w:r>
              <w:rPr>
                <w:rFonts w:hint="eastAsia"/>
                <w:szCs w:val="21"/>
              </w:rPr>
              <w:t>31601404</w:t>
            </w:r>
          </w:p>
        </w:tc>
        <w:tc>
          <w:tcPr>
            <w:tcW w:w="1429" w:type="dxa"/>
          </w:tcPr>
          <w:p w14:paraId="71FFA04B" w14:textId="77777777" w:rsidR="008447ED" w:rsidRDefault="008447ED" w:rsidP="00025031">
            <w:pPr>
              <w:spacing w:line="360" w:lineRule="auto"/>
              <w:rPr>
                <w:szCs w:val="21"/>
              </w:rPr>
            </w:pPr>
            <w:r>
              <w:rPr>
                <w:rFonts w:hint="eastAsia"/>
                <w:szCs w:val="21"/>
              </w:rPr>
              <w:t>15988122404</w:t>
            </w:r>
          </w:p>
        </w:tc>
        <w:tc>
          <w:tcPr>
            <w:tcW w:w="2570" w:type="dxa"/>
          </w:tcPr>
          <w:p w14:paraId="76B541DF" w14:textId="77777777" w:rsidR="008447ED" w:rsidRDefault="008447ED" w:rsidP="00025031">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22AD061E" w14:textId="77777777" w:rsidR="008447ED" w:rsidRDefault="008447ED" w:rsidP="00025031">
            <w:pPr>
              <w:spacing w:line="360" w:lineRule="auto"/>
              <w:rPr>
                <w:szCs w:val="21"/>
              </w:rPr>
            </w:pPr>
            <w:r>
              <w:rPr>
                <w:rFonts w:hint="eastAsia"/>
                <w:szCs w:val="21"/>
              </w:rPr>
              <w:t>弘毅</w:t>
            </w:r>
            <w:r>
              <w:rPr>
                <w:szCs w:val="21"/>
              </w:rPr>
              <w:t>B1-614</w:t>
            </w:r>
          </w:p>
        </w:tc>
      </w:tr>
      <w:tr w:rsidR="008447ED" w14:paraId="10D78AAB" w14:textId="77777777" w:rsidTr="00025031">
        <w:tc>
          <w:tcPr>
            <w:tcW w:w="616" w:type="dxa"/>
          </w:tcPr>
          <w:p w14:paraId="7318E5FD" w14:textId="77777777" w:rsidR="008447ED" w:rsidRDefault="008447ED" w:rsidP="00025031">
            <w:pPr>
              <w:spacing w:line="360" w:lineRule="auto"/>
              <w:rPr>
                <w:szCs w:val="21"/>
              </w:rPr>
            </w:pPr>
            <w:r>
              <w:rPr>
                <w:rFonts w:hint="eastAsia"/>
                <w:szCs w:val="21"/>
              </w:rPr>
              <w:t>文档编写员</w:t>
            </w:r>
          </w:p>
        </w:tc>
        <w:tc>
          <w:tcPr>
            <w:tcW w:w="616" w:type="dxa"/>
          </w:tcPr>
          <w:p w14:paraId="1D3C00E4" w14:textId="77777777" w:rsidR="008447ED" w:rsidRDefault="008447ED" w:rsidP="00025031">
            <w:pPr>
              <w:spacing w:line="360" w:lineRule="auto"/>
              <w:rPr>
                <w:szCs w:val="21"/>
              </w:rPr>
            </w:pPr>
            <w:r>
              <w:rPr>
                <w:rFonts w:hint="eastAsia"/>
                <w:szCs w:val="21"/>
              </w:rPr>
              <w:t>叶柏成</w:t>
            </w:r>
          </w:p>
        </w:tc>
        <w:tc>
          <w:tcPr>
            <w:tcW w:w="799" w:type="dxa"/>
          </w:tcPr>
          <w:p w14:paraId="21FAE68C"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316B59C8" w14:textId="77777777" w:rsidR="008447ED" w:rsidRDefault="008447ED" w:rsidP="00025031">
            <w:pPr>
              <w:spacing w:line="360" w:lineRule="auto"/>
              <w:rPr>
                <w:szCs w:val="21"/>
              </w:rPr>
            </w:pPr>
            <w:r>
              <w:rPr>
                <w:szCs w:val="21"/>
              </w:rPr>
              <w:t>31601411</w:t>
            </w:r>
          </w:p>
        </w:tc>
        <w:tc>
          <w:tcPr>
            <w:tcW w:w="1429" w:type="dxa"/>
          </w:tcPr>
          <w:p w14:paraId="7E602E16" w14:textId="77777777" w:rsidR="008447ED" w:rsidRDefault="008447ED" w:rsidP="00025031">
            <w:pPr>
              <w:spacing w:line="360" w:lineRule="auto"/>
              <w:rPr>
                <w:szCs w:val="21"/>
              </w:rPr>
            </w:pPr>
            <w:r>
              <w:rPr>
                <w:szCs w:val="21"/>
              </w:rPr>
              <w:t>13588025779</w:t>
            </w:r>
          </w:p>
        </w:tc>
        <w:tc>
          <w:tcPr>
            <w:tcW w:w="2570" w:type="dxa"/>
          </w:tcPr>
          <w:p w14:paraId="4AD4F96D" w14:textId="77777777" w:rsidR="008447ED" w:rsidRDefault="008447ED" w:rsidP="00025031">
            <w:pPr>
              <w:spacing w:line="360" w:lineRule="auto"/>
              <w:rPr>
                <w:szCs w:val="21"/>
              </w:rPr>
            </w:pPr>
            <w:r>
              <w:rPr>
                <w:szCs w:val="21"/>
              </w:rPr>
              <w:t>31601411@stu.zucc.edu.cn</w:t>
            </w:r>
          </w:p>
        </w:tc>
        <w:tc>
          <w:tcPr>
            <w:tcW w:w="1107" w:type="dxa"/>
          </w:tcPr>
          <w:p w14:paraId="6771B91D"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2EAA49E4" w14:textId="77777777" w:rsidTr="00025031">
        <w:tc>
          <w:tcPr>
            <w:tcW w:w="616" w:type="dxa"/>
          </w:tcPr>
          <w:p w14:paraId="37EF82A3" w14:textId="77777777" w:rsidR="008447ED" w:rsidRDefault="008447ED" w:rsidP="00025031">
            <w:pPr>
              <w:spacing w:line="360" w:lineRule="auto"/>
              <w:rPr>
                <w:szCs w:val="21"/>
              </w:rPr>
            </w:pPr>
            <w:r>
              <w:rPr>
                <w:rFonts w:hint="eastAsia"/>
                <w:szCs w:val="21"/>
              </w:rPr>
              <w:t>文档编写员</w:t>
            </w:r>
          </w:p>
        </w:tc>
        <w:tc>
          <w:tcPr>
            <w:tcW w:w="616" w:type="dxa"/>
          </w:tcPr>
          <w:p w14:paraId="7A7369BF" w14:textId="77777777" w:rsidR="008447ED" w:rsidRDefault="008447ED" w:rsidP="00025031">
            <w:pPr>
              <w:spacing w:line="360" w:lineRule="auto"/>
              <w:rPr>
                <w:szCs w:val="21"/>
              </w:rPr>
            </w:pPr>
            <w:r>
              <w:rPr>
                <w:rFonts w:hint="eastAsia"/>
                <w:szCs w:val="21"/>
              </w:rPr>
              <w:t>杨以恒</w:t>
            </w:r>
          </w:p>
        </w:tc>
        <w:tc>
          <w:tcPr>
            <w:tcW w:w="799" w:type="dxa"/>
          </w:tcPr>
          <w:p w14:paraId="38ACCFFB"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58B392F2" w14:textId="77777777" w:rsidR="008447ED" w:rsidRDefault="008447ED" w:rsidP="00025031">
            <w:pPr>
              <w:spacing w:line="360" w:lineRule="auto"/>
              <w:rPr>
                <w:szCs w:val="21"/>
              </w:rPr>
            </w:pPr>
            <w:r>
              <w:rPr>
                <w:szCs w:val="21"/>
              </w:rPr>
              <w:t>31601410</w:t>
            </w:r>
          </w:p>
        </w:tc>
        <w:tc>
          <w:tcPr>
            <w:tcW w:w="1429" w:type="dxa"/>
          </w:tcPr>
          <w:p w14:paraId="7C1921AE" w14:textId="77777777" w:rsidR="008447ED" w:rsidRDefault="008447ED" w:rsidP="00025031">
            <w:pPr>
              <w:spacing w:line="360" w:lineRule="auto"/>
              <w:rPr>
                <w:szCs w:val="21"/>
              </w:rPr>
            </w:pPr>
            <w:r>
              <w:rPr>
                <w:szCs w:val="21"/>
              </w:rPr>
              <w:t>18989678901</w:t>
            </w:r>
          </w:p>
        </w:tc>
        <w:tc>
          <w:tcPr>
            <w:tcW w:w="2570" w:type="dxa"/>
          </w:tcPr>
          <w:p w14:paraId="6B2E1342" w14:textId="77777777" w:rsidR="008447ED" w:rsidRDefault="008447ED" w:rsidP="00025031">
            <w:pPr>
              <w:spacing w:line="360" w:lineRule="auto"/>
              <w:rPr>
                <w:szCs w:val="21"/>
              </w:rPr>
            </w:pPr>
            <w:r>
              <w:rPr>
                <w:szCs w:val="21"/>
              </w:rPr>
              <w:t>31601410@stu.zucc.edu.cn</w:t>
            </w:r>
          </w:p>
        </w:tc>
        <w:tc>
          <w:tcPr>
            <w:tcW w:w="1107" w:type="dxa"/>
          </w:tcPr>
          <w:p w14:paraId="61A5BF57"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1EE76CB1" w14:textId="77777777" w:rsidTr="00025031">
        <w:tc>
          <w:tcPr>
            <w:tcW w:w="616" w:type="dxa"/>
          </w:tcPr>
          <w:p w14:paraId="55E18F23" w14:textId="77777777" w:rsidR="008447ED" w:rsidRDefault="008447ED" w:rsidP="00025031">
            <w:pPr>
              <w:spacing w:line="360" w:lineRule="auto"/>
              <w:rPr>
                <w:szCs w:val="21"/>
              </w:rPr>
            </w:pPr>
            <w:r>
              <w:rPr>
                <w:rFonts w:hint="eastAsia"/>
                <w:szCs w:val="21"/>
              </w:rPr>
              <w:t>文档编写员</w:t>
            </w:r>
          </w:p>
        </w:tc>
        <w:tc>
          <w:tcPr>
            <w:tcW w:w="616" w:type="dxa"/>
          </w:tcPr>
          <w:p w14:paraId="493D0D5A" w14:textId="77777777" w:rsidR="008447ED" w:rsidRDefault="008447ED" w:rsidP="00025031">
            <w:pPr>
              <w:spacing w:line="360" w:lineRule="auto"/>
              <w:rPr>
                <w:szCs w:val="21"/>
              </w:rPr>
            </w:pPr>
            <w:r>
              <w:rPr>
                <w:rFonts w:hint="eastAsia"/>
                <w:szCs w:val="21"/>
              </w:rPr>
              <w:t>徐哲远</w:t>
            </w:r>
          </w:p>
        </w:tc>
        <w:tc>
          <w:tcPr>
            <w:tcW w:w="799" w:type="dxa"/>
          </w:tcPr>
          <w:p w14:paraId="4636152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23D662BE" w14:textId="77777777" w:rsidR="008447ED" w:rsidRDefault="008447ED" w:rsidP="00025031">
            <w:pPr>
              <w:spacing w:line="360" w:lineRule="auto"/>
              <w:rPr>
                <w:szCs w:val="21"/>
              </w:rPr>
            </w:pPr>
            <w:r>
              <w:rPr>
                <w:szCs w:val="21"/>
              </w:rPr>
              <w:t>31601409</w:t>
            </w:r>
          </w:p>
        </w:tc>
        <w:tc>
          <w:tcPr>
            <w:tcW w:w="1429" w:type="dxa"/>
          </w:tcPr>
          <w:p w14:paraId="7296EA3D" w14:textId="77777777" w:rsidR="008447ED" w:rsidRDefault="008447ED" w:rsidP="00025031">
            <w:pPr>
              <w:spacing w:line="360" w:lineRule="auto"/>
              <w:rPr>
                <w:szCs w:val="21"/>
              </w:rPr>
            </w:pPr>
            <w:r>
              <w:rPr>
                <w:szCs w:val="21"/>
              </w:rPr>
              <w:t>15968805302</w:t>
            </w:r>
          </w:p>
        </w:tc>
        <w:tc>
          <w:tcPr>
            <w:tcW w:w="2570" w:type="dxa"/>
          </w:tcPr>
          <w:p w14:paraId="22A5107C" w14:textId="77777777" w:rsidR="008447ED" w:rsidRDefault="008447ED" w:rsidP="00025031">
            <w:pPr>
              <w:spacing w:line="360" w:lineRule="auto"/>
              <w:rPr>
                <w:szCs w:val="21"/>
              </w:rPr>
            </w:pPr>
            <w:r>
              <w:rPr>
                <w:szCs w:val="21"/>
              </w:rPr>
              <w:t>31601409@stu.zucc.edu.cn</w:t>
            </w:r>
          </w:p>
        </w:tc>
        <w:tc>
          <w:tcPr>
            <w:tcW w:w="1107" w:type="dxa"/>
          </w:tcPr>
          <w:p w14:paraId="3176354C"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7DE883AF" w14:textId="77777777" w:rsidTr="00025031">
        <w:tc>
          <w:tcPr>
            <w:tcW w:w="616" w:type="dxa"/>
          </w:tcPr>
          <w:p w14:paraId="2F41921A" w14:textId="77777777" w:rsidR="008447ED" w:rsidRDefault="008447ED" w:rsidP="00025031">
            <w:pPr>
              <w:spacing w:line="360" w:lineRule="auto"/>
              <w:rPr>
                <w:szCs w:val="21"/>
              </w:rPr>
            </w:pPr>
            <w:r>
              <w:rPr>
                <w:rFonts w:hint="eastAsia"/>
                <w:szCs w:val="21"/>
              </w:rPr>
              <w:t>文档编写</w:t>
            </w:r>
            <w:r>
              <w:rPr>
                <w:szCs w:val="21"/>
              </w:rPr>
              <w:t>员</w:t>
            </w:r>
          </w:p>
        </w:tc>
        <w:tc>
          <w:tcPr>
            <w:tcW w:w="616" w:type="dxa"/>
          </w:tcPr>
          <w:p w14:paraId="018EB415" w14:textId="77777777" w:rsidR="008447ED" w:rsidRDefault="008447ED" w:rsidP="00025031">
            <w:pPr>
              <w:spacing w:line="360" w:lineRule="auto"/>
              <w:rPr>
                <w:szCs w:val="21"/>
              </w:rPr>
            </w:pPr>
            <w:r>
              <w:rPr>
                <w:rFonts w:hint="eastAsia"/>
                <w:szCs w:val="21"/>
              </w:rPr>
              <w:t>骆佳俊</w:t>
            </w:r>
          </w:p>
        </w:tc>
        <w:tc>
          <w:tcPr>
            <w:tcW w:w="799" w:type="dxa"/>
          </w:tcPr>
          <w:p w14:paraId="5A9F4BCA" w14:textId="77777777" w:rsidR="008447ED" w:rsidRDefault="008447ED" w:rsidP="00025031">
            <w:pPr>
              <w:spacing w:line="360" w:lineRule="auto"/>
              <w:rPr>
                <w:szCs w:val="21"/>
              </w:rPr>
            </w:pPr>
            <w:r>
              <w:rPr>
                <w:rFonts w:hint="eastAsia"/>
                <w:szCs w:val="21"/>
              </w:rPr>
              <w:t>软件工程</w:t>
            </w:r>
            <w:r>
              <w:rPr>
                <w:rFonts w:hint="eastAsia"/>
                <w:szCs w:val="21"/>
              </w:rPr>
              <w:t>160</w:t>
            </w:r>
            <w:r>
              <w:rPr>
                <w:szCs w:val="21"/>
              </w:rPr>
              <w:t>1</w:t>
            </w:r>
          </w:p>
        </w:tc>
        <w:tc>
          <w:tcPr>
            <w:tcW w:w="1159" w:type="dxa"/>
          </w:tcPr>
          <w:p w14:paraId="2C2B6D23" w14:textId="77777777" w:rsidR="008447ED" w:rsidRDefault="008447ED" w:rsidP="00025031">
            <w:pPr>
              <w:spacing w:line="360" w:lineRule="auto"/>
              <w:rPr>
                <w:szCs w:val="21"/>
              </w:rPr>
            </w:pPr>
            <w:r>
              <w:rPr>
                <w:szCs w:val="21"/>
              </w:rPr>
              <w:t>31601215</w:t>
            </w:r>
          </w:p>
        </w:tc>
        <w:tc>
          <w:tcPr>
            <w:tcW w:w="1429" w:type="dxa"/>
          </w:tcPr>
          <w:p w14:paraId="1906941C" w14:textId="77777777" w:rsidR="008447ED" w:rsidRDefault="008447ED" w:rsidP="00025031">
            <w:pPr>
              <w:spacing w:line="360" w:lineRule="auto"/>
              <w:rPr>
                <w:szCs w:val="21"/>
              </w:rPr>
            </w:pPr>
            <w:r>
              <w:rPr>
                <w:szCs w:val="21"/>
              </w:rPr>
              <w:t>18058735546</w:t>
            </w:r>
          </w:p>
        </w:tc>
        <w:tc>
          <w:tcPr>
            <w:tcW w:w="2570" w:type="dxa"/>
          </w:tcPr>
          <w:p w14:paraId="2C6CB916" w14:textId="77777777" w:rsidR="008447ED" w:rsidRDefault="008447ED" w:rsidP="00025031">
            <w:pPr>
              <w:spacing w:line="360" w:lineRule="auto"/>
              <w:rPr>
                <w:szCs w:val="21"/>
              </w:rPr>
            </w:pPr>
            <w:r>
              <w:rPr>
                <w:szCs w:val="21"/>
              </w:rPr>
              <w:t>31601215@stu.zucc.edu.cn</w:t>
            </w:r>
          </w:p>
        </w:tc>
        <w:tc>
          <w:tcPr>
            <w:tcW w:w="1107" w:type="dxa"/>
          </w:tcPr>
          <w:p w14:paraId="62053C55" w14:textId="77777777" w:rsidR="008447ED" w:rsidRDefault="008447ED" w:rsidP="00025031">
            <w:pPr>
              <w:spacing w:line="360" w:lineRule="auto"/>
              <w:rPr>
                <w:szCs w:val="21"/>
              </w:rPr>
            </w:pPr>
            <w:r>
              <w:rPr>
                <w:rFonts w:hint="eastAsia"/>
                <w:szCs w:val="21"/>
              </w:rPr>
              <w:t>弘毅</w:t>
            </w:r>
            <w:r>
              <w:rPr>
                <w:rFonts w:hint="eastAsia"/>
                <w:szCs w:val="21"/>
              </w:rPr>
              <w:t>B2-206</w:t>
            </w:r>
          </w:p>
        </w:tc>
      </w:tr>
    </w:tbl>
    <w:p w14:paraId="21135CF8" w14:textId="60F89C8D" w:rsidR="008447ED" w:rsidRPr="00BC4203" w:rsidRDefault="008447ED" w:rsidP="003F1F9C">
      <w:pPr>
        <w:pStyle w:val="3"/>
      </w:pPr>
      <w:bookmarkStart w:id="91" w:name="_Toc529733570"/>
      <w:r w:rsidRPr="00BC4203">
        <w:t>6.1</w:t>
      </w:r>
      <w:r w:rsidRPr="00BC4203">
        <w:rPr>
          <w:rFonts w:hint="eastAsia"/>
        </w:rPr>
        <w:t>.4</w:t>
      </w:r>
      <w:r w:rsidRPr="00BC4203">
        <w:t xml:space="preserve"> </w:t>
      </w:r>
      <w:r w:rsidRPr="00BC4203">
        <w:rPr>
          <w:rFonts w:hint="eastAsia"/>
        </w:rPr>
        <w:t>文档整合员</w:t>
      </w:r>
      <w:bookmarkEnd w:id="91"/>
    </w:p>
    <w:p w14:paraId="17663BB0" w14:textId="77777777" w:rsidR="008447ED" w:rsidRDefault="008447ED" w:rsidP="008447ED">
      <w:pPr>
        <w:pStyle w:val="afe"/>
        <w:spacing w:line="360" w:lineRule="auto"/>
      </w:pPr>
      <w:r>
        <w:rPr>
          <w:rFonts w:hint="eastAsia"/>
        </w:rPr>
        <w:t>职位描述</w:t>
      </w:r>
      <w:r>
        <w:t>：</w:t>
      </w:r>
    </w:p>
    <w:p w14:paraId="480C9FA3" w14:textId="77777777" w:rsidR="008447ED" w:rsidRDefault="008447ED" w:rsidP="008447ED">
      <w:pPr>
        <w:pStyle w:val="afe"/>
        <w:spacing w:line="360" w:lineRule="auto"/>
      </w:pPr>
      <w:r>
        <w:tab/>
      </w:r>
      <w:r>
        <w:rPr>
          <w:rFonts w:hint="eastAsia"/>
        </w:rPr>
        <w:t>负责</w:t>
      </w:r>
      <w:r>
        <w:t>整合文档并与各</w:t>
      </w:r>
      <w:proofErr w:type="gramStart"/>
      <w:r>
        <w:t>版块</w:t>
      </w:r>
      <w:proofErr w:type="gramEnd"/>
      <w:r>
        <w:t>负责人</w:t>
      </w:r>
      <w:r>
        <w:rPr>
          <w:rFonts w:hint="eastAsia"/>
        </w:rPr>
        <w:t>核实</w:t>
      </w:r>
      <w:r>
        <w:t>，</w:t>
      </w:r>
      <w:r>
        <w:rPr>
          <w:rFonts w:hint="eastAsia"/>
        </w:rPr>
        <w:t>与任务</w:t>
      </w:r>
      <w:r>
        <w:t>审核员和项目经理审核，上传至</w:t>
      </w:r>
      <w:r>
        <w:t>Git</w:t>
      </w:r>
      <w:r>
        <w:t>工作目录。</w:t>
      </w:r>
      <w:r>
        <w:rPr>
          <w:rFonts w:hint="eastAsia"/>
        </w:rPr>
        <w:t>没有</w:t>
      </w:r>
      <w:r>
        <w:t>与模块负责人沟通</w:t>
      </w:r>
      <w:r>
        <w:rPr>
          <w:rFonts w:hint="eastAsia"/>
        </w:rPr>
        <w:t>，</w:t>
      </w:r>
      <w:r>
        <w:t>或及时</w:t>
      </w:r>
      <w:r>
        <w:rPr>
          <w:rFonts w:hint="eastAsia"/>
        </w:rPr>
        <w:t>整合</w:t>
      </w:r>
      <w:r>
        <w:t>文</w:t>
      </w:r>
      <w:r>
        <w:rPr>
          <w:rFonts w:hint="eastAsia"/>
        </w:rPr>
        <w:t>档</w:t>
      </w:r>
      <w:r>
        <w:t>上传至</w:t>
      </w:r>
      <w:proofErr w:type="spellStart"/>
      <w:r>
        <w:t>GIt</w:t>
      </w:r>
      <w:proofErr w:type="spellEnd"/>
      <w:r>
        <w:rPr>
          <w:rFonts w:hint="eastAsia"/>
        </w:rPr>
        <w:t>时承担</w:t>
      </w:r>
      <w:r>
        <w:t>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0AD67C7F" w14:textId="77777777" w:rsidTr="00025031">
        <w:tc>
          <w:tcPr>
            <w:tcW w:w="616" w:type="dxa"/>
          </w:tcPr>
          <w:p w14:paraId="2754FBBF" w14:textId="77777777" w:rsidR="008447ED" w:rsidRDefault="008447ED" w:rsidP="00025031">
            <w:pPr>
              <w:spacing w:line="360" w:lineRule="auto"/>
              <w:jc w:val="center"/>
              <w:rPr>
                <w:b/>
                <w:bCs/>
                <w:color w:val="000000"/>
                <w:sz w:val="24"/>
                <w:szCs w:val="21"/>
              </w:rPr>
            </w:pPr>
            <w:r>
              <w:rPr>
                <w:rFonts w:hint="eastAsia"/>
                <w:b/>
                <w:bCs/>
                <w:color w:val="000000"/>
                <w:sz w:val="24"/>
                <w:szCs w:val="21"/>
              </w:rPr>
              <w:lastRenderedPageBreak/>
              <w:t>职务</w:t>
            </w:r>
          </w:p>
        </w:tc>
        <w:tc>
          <w:tcPr>
            <w:tcW w:w="616" w:type="dxa"/>
          </w:tcPr>
          <w:p w14:paraId="024A8577"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7FEEC6BF"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064B8727"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1A8C8DA8"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1D231923"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6688028B"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5EB4D404" w14:textId="77777777" w:rsidTr="00025031">
        <w:tc>
          <w:tcPr>
            <w:tcW w:w="616" w:type="dxa"/>
          </w:tcPr>
          <w:p w14:paraId="6172BA20" w14:textId="77777777" w:rsidR="008447ED" w:rsidRDefault="008447ED" w:rsidP="00025031">
            <w:pPr>
              <w:spacing w:line="360" w:lineRule="auto"/>
              <w:rPr>
                <w:szCs w:val="21"/>
              </w:rPr>
            </w:pPr>
            <w:r>
              <w:rPr>
                <w:rFonts w:hint="eastAsia"/>
                <w:szCs w:val="21"/>
              </w:rPr>
              <w:t>文档</w:t>
            </w:r>
            <w:proofErr w:type="gramStart"/>
            <w:r>
              <w:rPr>
                <w:rFonts w:hint="eastAsia"/>
                <w:szCs w:val="21"/>
              </w:rPr>
              <w:t>整合组</w:t>
            </w:r>
            <w:proofErr w:type="gramEnd"/>
            <w:r>
              <w:rPr>
                <w:rFonts w:hint="eastAsia"/>
                <w:szCs w:val="21"/>
              </w:rPr>
              <w:t>组长</w:t>
            </w:r>
          </w:p>
        </w:tc>
        <w:tc>
          <w:tcPr>
            <w:tcW w:w="616" w:type="dxa"/>
          </w:tcPr>
          <w:p w14:paraId="095B3AFD" w14:textId="77777777" w:rsidR="008447ED" w:rsidRDefault="008447ED" w:rsidP="00025031">
            <w:pPr>
              <w:spacing w:line="360" w:lineRule="auto"/>
              <w:rPr>
                <w:szCs w:val="21"/>
              </w:rPr>
            </w:pPr>
            <w:r>
              <w:rPr>
                <w:rFonts w:hint="eastAsia"/>
                <w:szCs w:val="21"/>
              </w:rPr>
              <w:t>叶柏成</w:t>
            </w:r>
          </w:p>
        </w:tc>
        <w:tc>
          <w:tcPr>
            <w:tcW w:w="799" w:type="dxa"/>
          </w:tcPr>
          <w:p w14:paraId="0BF2BBD4"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7A1C652A" w14:textId="77777777" w:rsidR="008447ED" w:rsidRDefault="008447ED" w:rsidP="00025031">
            <w:pPr>
              <w:spacing w:line="360" w:lineRule="auto"/>
              <w:rPr>
                <w:szCs w:val="21"/>
              </w:rPr>
            </w:pPr>
            <w:r>
              <w:rPr>
                <w:szCs w:val="21"/>
              </w:rPr>
              <w:t>31601411</w:t>
            </w:r>
          </w:p>
        </w:tc>
        <w:tc>
          <w:tcPr>
            <w:tcW w:w="1429" w:type="dxa"/>
          </w:tcPr>
          <w:p w14:paraId="2E620275" w14:textId="77777777" w:rsidR="008447ED" w:rsidRDefault="008447ED" w:rsidP="00025031">
            <w:pPr>
              <w:spacing w:line="360" w:lineRule="auto"/>
              <w:rPr>
                <w:szCs w:val="21"/>
              </w:rPr>
            </w:pPr>
            <w:r>
              <w:rPr>
                <w:szCs w:val="21"/>
              </w:rPr>
              <w:t>13588025779</w:t>
            </w:r>
          </w:p>
        </w:tc>
        <w:tc>
          <w:tcPr>
            <w:tcW w:w="2570" w:type="dxa"/>
          </w:tcPr>
          <w:p w14:paraId="01050246" w14:textId="77777777" w:rsidR="008447ED" w:rsidRDefault="008447ED" w:rsidP="00025031">
            <w:pPr>
              <w:spacing w:line="360" w:lineRule="auto"/>
              <w:rPr>
                <w:szCs w:val="21"/>
              </w:rPr>
            </w:pPr>
            <w:r>
              <w:rPr>
                <w:szCs w:val="21"/>
              </w:rPr>
              <w:t>31601411@stu.zucc.edu.cn</w:t>
            </w:r>
          </w:p>
        </w:tc>
        <w:tc>
          <w:tcPr>
            <w:tcW w:w="1107" w:type="dxa"/>
          </w:tcPr>
          <w:p w14:paraId="3834DAA6"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53A27954" w14:textId="77777777" w:rsidTr="00025031">
        <w:tc>
          <w:tcPr>
            <w:tcW w:w="616" w:type="dxa"/>
          </w:tcPr>
          <w:p w14:paraId="5A368E38" w14:textId="77777777" w:rsidR="008447ED" w:rsidRDefault="008447ED" w:rsidP="00025031">
            <w:pPr>
              <w:spacing w:line="360" w:lineRule="auto"/>
              <w:rPr>
                <w:szCs w:val="21"/>
              </w:rPr>
            </w:pPr>
            <w:r>
              <w:rPr>
                <w:rFonts w:hint="eastAsia"/>
                <w:szCs w:val="21"/>
              </w:rPr>
              <w:t>文档</w:t>
            </w:r>
            <w:proofErr w:type="gramStart"/>
            <w:r>
              <w:rPr>
                <w:rFonts w:hint="eastAsia"/>
                <w:szCs w:val="21"/>
              </w:rPr>
              <w:t>整合员</w:t>
            </w:r>
            <w:proofErr w:type="gramEnd"/>
          </w:p>
        </w:tc>
        <w:tc>
          <w:tcPr>
            <w:tcW w:w="616" w:type="dxa"/>
          </w:tcPr>
          <w:p w14:paraId="79FAE257" w14:textId="77777777" w:rsidR="008447ED" w:rsidRDefault="008447ED" w:rsidP="00025031">
            <w:pPr>
              <w:spacing w:line="360" w:lineRule="auto"/>
              <w:rPr>
                <w:szCs w:val="21"/>
              </w:rPr>
            </w:pPr>
            <w:r>
              <w:rPr>
                <w:rFonts w:hint="eastAsia"/>
                <w:szCs w:val="21"/>
              </w:rPr>
              <w:t>沈启航</w:t>
            </w:r>
          </w:p>
        </w:tc>
        <w:tc>
          <w:tcPr>
            <w:tcW w:w="799" w:type="dxa"/>
          </w:tcPr>
          <w:p w14:paraId="28CA284E" w14:textId="77777777" w:rsidR="008447ED" w:rsidRDefault="008447ED" w:rsidP="00025031">
            <w:pPr>
              <w:spacing w:line="360" w:lineRule="auto"/>
              <w:rPr>
                <w:szCs w:val="21"/>
              </w:rPr>
            </w:pPr>
            <w:r>
              <w:rPr>
                <w:rFonts w:hint="eastAsia"/>
                <w:szCs w:val="21"/>
              </w:rPr>
              <w:t>软件工程</w:t>
            </w:r>
            <w:r>
              <w:rPr>
                <w:rFonts w:hint="eastAsia"/>
                <w:szCs w:val="21"/>
              </w:rPr>
              <w:t>160</w:t>
            </w:r>
            <w:r>
              <w:rPr>
                <w:szCs w:val="21"/>
              </w:rPr>
              <w:t>1</w:t>
            </w:r>
          </w:p>
        </w:tc>
        <w:tc>
          <w:tcPr>
            <w:tcW w:w="1159" w:type="dxa"/>
          </w:tcPr>
          <w:p w14:paraId="6E79062F" w14:textId="77777777" w:rsidR="008447ED" w:rsidRDefault="008447ED" w:rsidP="00025031">
            <w:pPr>
              <w:spacing w:line="360" w:lineRule="auto"/>
              <w:rPr>
                <w:szCs w:val="21"/>
              </w:rPr>
            </w:pPr>
            <w:r>
              <w:rPr>
                <w:rFonts w:hint="eastAsia"/>
                <w:szCs w:val="21"/>
              </w:rPr>
              <w:t>31601404</w:t>
            </w:r>
          </w:p>
        </w:tc>
        <w:tc>
          <w:tcPr>
            <w:tcW w:w="1429" w:type="dxa"/>
          </w:tcPr>
          <w:p w14:paraId="33EF2EB6" w14:textId="77777777" w:rsidR="008447ED" w:rsidRDefault="008447ED" w:rsidP="00025031">
            <w:pPr>
              <w:spacing w:line="360" w:lineRule="auto"/>
              <w:rPr>
                <w:szCs w:val="21"/>
              </w:rPr>
            </w:pPr>
            <w:r>
              <w:rPr>
                <w:rFonts w:hint="eastAsia"/>
                <w:szCs w:val="21"/>
              </w:rPr>
              <w:t>15988122404</w:t>
            </w:r>
          </w:p>
        </w:tc>
        <w:tc>
          <w:tcPr>
            <w:tcW w:w="2570" w:type="dxa"/>
          </w:tcPr>
          <w:p w14:paraId="79DFDCD9" w14:textId="77777777" w:rsidR="008447ED" w:rsidRDefault="008447ED" w:rsidP="00025031">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1C285DC8" w14:textId="77777777" w:rsidR="008447ED" w:rsidRDefault="008447ED" w:rsidP="00025031">
            <w:pPr>
              <w:spacing w:line="360" w:lineRule="auto"/>
              <w:rPr>
                <w:szCs w:val="21"/>
              </w:rPr>
            </w:pPr>
            <w:r>
              <w:rPr>
                <w:rFonts w:hint="eastAsia"/>
                <w:szCs w:val="21"/>
              </w:rPr>
              <w:t>弘毅</w:t>
            </w:r>
            <w:r>
              <w:rPr>
                <w:szCs w:val="21"/>
              </w:rPr>
              <w:t>B1-614</w:t>
            </w:r>
          </w:p>
        </w:tc>
      </w:tr>
    </w:tbl>
    <w:p w14:paraId="1B1563C9" w14:textId="4A06E381" w:rsidR="008447ED" w:rsidRDefault="00C846A5" w:rsidP="003F1F9C">
      <w:pPr>
        <w:pStyle w:val="3"/>
      </w:pPr>
      <w:bookmarkStart w:id="92" w:name="_Toc529483123"/>
      <w:bookmarkStart w:id="93" w:name="_Toc529647076"/>
      <w:bookmarkStart w:id="94" w:name="_Toc529647387"/>
      <w:bookmarkStart w:id="95" w:name="_Toc529733571"/>
      <w:r>
        <w:rPr>
          <w:rFonts w:hint="eastAsia"/>
        </w:rPr>
        <w:t>6.</w:t>
      </w:r>
      <w:r w:rsidR="008447ED">
        <w:rPr>
          <w:rFonts w:hint="eastAsia"/>
        </w:rPr>
        <w:t>1.</w:t>
      </w:r>
      <w:r w:rsidR="008447ED">
        <w:t>5 PPT</w:t>
      </w:r>
      <w:r w:rsidR="008447ED">
        <w:rPr>
          <w:rFonts w:hint="eastAsia"/>
        </w:rPr>
        <w:t>编写员</w:t>
      </w:r>
      <w:bookmarkEnd w:id="92"/>
      <w:bookmarkEnd w:id="93"/>
      <w:bookmarkEnd w:id="94"/>
      <w:bookmarkEnd w:id="95"/>
    </w:p>
    <w:p w14:paraId="1EA1C873" w14:textId="77777777" w:rsidR="008447ED" w:rsidRDefault="008447ED" w:rsidP="008447ED">
      <w:pPr>
        <w:pStyle w:val="afe"/>
        <w:spacing w:line="360" w:lineRule="auto"/>
        <w:rPr>
          <w:rFonts w:asciiTheme="minorEastAsia" w:hAnsiTheme="minorEastAsia"/>
        </w:rPr>
      </w:pPr>
      <w:r>
        <w:rPr>
          <w:rFonts w:asciiTheme="minorEastAsia" w:hAnsiTheme="minorEastAsia" w:hint="eastAsia"/>
        </w:rPr>
        <w:t>职位描述:</w:t>
      </w:r>
    </w:p>
    <w:p w14:paraId="3F93A09F" w14:textId="77777777" w:rsidR="008447ED" w:rsidRDefault="008447ED" w:rsidP="008447ED">
      <w:pPr>
        <w:pStyle w:val="afe"/>
        <w:spacing w:line="360" w:lineRule="auto"/>
        <w:rPr>
          <w:rFonts w:asciiTheme="minorEastAsia" w:hAnsiTheme="minorEastAsia"/>
        </w:rPr>
      </w:pPr>
      <w:r>
        <w:rPr>
          <w:rFonts w:asciiTheme="minorEastAsia" w:hAnsiTheme="minorEastAsia"/>
        </w:rPr>
        <w:tab/>
      </w:r>
      <w:r>
        <w:rPr>
          <w:rFonts w:asciiTheme="minorEastAsia" w:hAnsiTheme="minorEastAsia" w:hint="eastAsia"/>
        </w:rPr>
        <w:t>负责P</w:t>
      </w:r>
      <w:r>
        <w:rPr>
          <w:rFonts w:asciiTheme="minorEastAsia" w:hAnsiTheme="minorEastAsia"/>
        </w:rPr>
        <w:t>PT</w:t>
      </w:r>
      <w:r>
        <w:rPr>
          <w:rFonts w:asciiTheme="minorEastAsia" w:hAnsiTheme="minorEastAsia" w:hint="eastAsia"/>
        </w:rPr>
        <w:t>模板</w:t>
      </w:r>
      <w:r>
        <w:rPr>
          <w:rFonts w:asciiTheme="minorEastAsia" w:hAnsiTheme="minorEastAsia"/>
        </w:rPr>
        <w:t>查找及</w:t>
      </w:r>
      <w:r>
        <w:rPr>
          <w:rFonts w:asciiTheme="minorEastAsia" w:hAnsiTheme="minorEastAsia" w:hint="eastAsia"/>
        </w:rPr>
        <w:t>正文</w:t>
      </w:r>
      <w:r>
        <w:rPr>
          <w:rFonts w:asciiTheme="minorEastAsia" w:hAnsiTheme="minorEastAsia"/>
        </w:rPr>
        <w:t>编写</w:t>
      </w:r>
      <w:r>
        <w:rPr>
          <w:rFonts w:asciiTheme="minorEastAsia" w:hAnsiTheme="minorEastAsia" w:hint="eastAsia"/>
        </w:rPr>
        <w:t>。没有</w:t>
      </w:r>
      <w:r>
        <w:rPr>
          <w:rFonts w:asciiTheme="minorEastAsia" w:hAnsiTheme="minorEastAsia"/>
        </w:rPr>
        <w:t>按时完成自己所负责的</w:t>
      </w:r>
      <w:proofErr w:type="gramStart"/>
      <w:r>
        <w:rPr>
          <w:rFonts w:asciiTheme="minorEastAsia" w:hAnsiTheme="minorEastAsia"/>
        </w:rPr>
        <w:t>版块</w:t>
      </w:r>
      <w:proofErr w:type="gramEnd"/>
      <w:r>
        <w:rPr>
          <w:rFonts w:asciiTheme="minorEastAsia" w:hAnsiTheme="minorEastAsia" w:hint="eastAsia"/>
        </w:rPr>
        <w:t>，</w:t>
      </w:r>
      <w:r>
        <w:rPr>
          <w:rFonts w:asciiTheme="minorEastAsia" w:hAnsiTheme="minorEastAsia"/>
        </w:rPr>
        <w:t>或完成状态较差</w:t>
      </w:r>
      <w:r>
        <w:rPr>
          <w:rFonts w:asciiTheme="minorEastAsia" w:hAnsiTheme="minorEastAsia" w:hint="eastAsia"/>
        </w:rPr>
        <w:t>时</w:t>
      </w:r>
      <w:r>
        <w:rPr>
          <w:rFonts w:asciiTheme="minorEastAsia" w:hAnsiTheme="minorEastAsia"/>
        </w:rP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4B70F108" w14:textId="77777777" w:rsidTr="00025031">
        <w:tc>
          <w:tcPr>
            <w:tcW w:w="616" w:type="dxa"/>
          </w:tcPr>
          <w:p w14:paraId="1D85BA1F"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14:paraId="2E42003E"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35102137"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46D71AE3"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452F637C"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460870E6"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4CE01420"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5BB08136" w14:textId="77777777" w:rsidTr="00025031">
        <w:tc>
          <w:tcPr>
            <w:tcW w:w="616" w:type="dxa"/>
          </w:tcPr>
          <w:p w14:paraId="46DB9ED7" w14:textId="77777777" w:rsidR="008447ED" w:rsidRDefault="008447ED" w:rsidP="00025031">
            <w:pPr>
              <w:spacing w:line="360" w:lineRule="auto"/>
              <w:rPr>
                <w:szCs w:val="21"/>
              </w:rPr>
            </w:pPr>
            <w:r>
              <w:rPr>
                <w:rFonts w:hint="eastAsia"/>
                <w:szCs w:val="21"/>
              </w:rPr>
              <w:t>PPT</w:t>
            </w:r>
            <w:r>
              <w:rPr>
                <w:rFonts w:hint="eastAsia"/>
                <w:szCs w:val="21"/>
              </w:rPr>
              <w:t>编写组组长</w:t>
            </w:r>
          </w:p>
        </w:tc>
        <w:tc>
          <w:tcPr>
            <w:tcW w:w="616" w:type="dxa"/>
          </w:tcPr>
          <w:p w14:paraId="72697D43" w14:textId="77777777" w:rsidR="008447ED" w:rsidRDefault="008447ED" w:rsidP="00025031">
            <w:pPr>
              <w:spacing w:line="360" w:lineRule="auto"/>
              <w:rPr>
                <w:szCs w:val="21"/>
              </w:rPr>
            </w:pPr>
            <w:r>
              <w:rPr>
                <w:rFonts w:hint="eastAsia"/>
                <w:szCs w:val="21"/>
              </w:rPr>
              <w:t>沈启航</w:t>
            </w:r>
          </w:p>
        </w:tc>
        <w:tc>
          <w:tcPr>
            <w:tcW w:w="799" w:type="dxa"/>
          </w:tcPr>
          <w:p w14:paraId="53F7676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5546C231" w14:textId="77777777" w:rsidR="008447ED" w:rsidRDefault="008447ED" w:rsidP="00025031">
            <w:pPr>
              <w:spacing w:line="360" w:lineRule="auto"/>
              <w:rPr>
                <w:szCs w:val="21"/>
              </w:rPr>
            </w:pPr>
            <w:r>
              <w:rPr>
                <w:rFonts w:hint="eastAsia"/>
                <w:szCs w:val="21"/>
              </w:rPr>
              <w:t>31601404</w:t>
            </w:r>
          </w:p>
        </w:tc>
        <w:tc>
          <w:tcPr>
            <w:tcW w:w="1429" w:type="dxa"/>
          </w:tcPr>
          <w:p w14:paraId="1694C199" w14:textId="77777777" w:rsidR="008447ED" w:rsidRDefault="008447ED" w:rsidP="00025031">
            <w:pPr>
              <w:spacing w:line="360" w:lineRule="auto"/>
              <w:rPr>
                <w:szCs w:val="21"/>
              </w:rPr>
            </w:pPr>
            <w:r>
              <w:rPr>
                <w:rFonts w:hint="eastAsia"/>
                <w:szCs w:val="21"/>
              </w:rPr>
              <w:t>15988122404</w:t>
            </w:r>
          </w:p>
        </w:tc>
        <w:tc>
          <w:tcPr>
            <w:tcW w:w="2570" w:type="dxa"/>
          </w:tcPr>
          <w:p w14:paraId="63D3BE5B" w14:textId="77777777" w:rsidR="008447ED" w:rsidRDefault="008447ED" w:rsidP="00025031">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4D3A969A" w14:textId="77777777" w:rsidR="008447ED" w:rsidRDefault="008447ED" w:rsidP="00025031">
            <w:pPr>
              <w:spacing w:line="360" w:lineRule="auto"/>
              <w:rPr>
                <w:szCs w:val="21"/>
              </w:rPr>
            </w:pPr>
            <w:r>
              <w:rPr>
                <w:rFonts w:hint="eastAsia"/>
                <w:szCs w:val="21"/>
              </w:rPr>
              <w:t>弘毅</w:t>
            </w:r>
            <w:r>
              <w:rPr>
                <w:szCs w:val="21"/>
              </w:rPr>
              <w:t>B1-614</w:t>
            </w:r>
          </w:p>
        </w:tc>
      </w:tr>
      <w:tr w:rsidR="008447ED" w14:paraId="7A9CBFE2" w14:textId="77777777" w:rsidTr="00025031">
        <w:tc>
          <w:tcPr>
            <w:tcW w:w="616" w:type="dxa"/>
          </w:tcPr>
          <w:p w14:paraId="1D59EAB5" w14:textId="77777777" w:rsidR="008447ED" w:rsidRDefault="008447ED" w:rsidP="00025031">
            <w:pPr>
              <w:spacing w:line="360" w:lineRule="auto"/>
              <w:rPr>
                <w:szCs w:val="21"/>
              </w:rPr>
            </w:pPr>
            <w:r>
              <w:rPr>
                <w:rFonts w:hint="eastAsia"/>
                <w:szCs w:val="21"/>
              </w:rPr>
              <w:lastRenderedPageBreak/>
              <w:t>PPT</w:t>
            </w:r>
            <w:r>
              <w:rPr>
                <w:rFonts w:hint="eastAsia"/>
                <w:szCs w:val="21"/>
              </w:rPr>
              <w:t>编写员</w:t>
            </w:r>
          </w:p>
        </w:tc>
        <w:tc>
          <w:tcPr>
            <w:tcW w:w="616" w:type="dxa"/>
          </w:tcPr>
          <w:p w14:paraId="1D8DDF6C" w14:textId="77777777" w:rsidR="008447ED" w:rsidRDefault="008447ED" w:rsidP="00025031">
            <w:pPr>
              <w:spacing w:line="360" w:lineRule="auto"/>
              <w:rPr>
                <w:szCs w:val="21"/>
              </w:rPr>
            </w:pPr>
            <w:r>
              <w:rPr>
                <w:rFonts w:hint="eastAsia"/>
                <w:szCs w:val="21"/>
              </w:rPr>
              <w:t>叶柏成</w:t>
            </w:r>
          </w:p>
        </w:tc>
        <w:tc>
          <w:tcPr>
            <w:tcW w:w="799" w:type="dxa"/>
          </w:tcPr>
          <w:p w14:paraId="66C0F884"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140AC855" w14:textId="77777777" w:rsidR="008447ED" w:rsidRDefault="008447ED" w:rsidP="00025031">
            <w:pPr>
              <w:spacing w:line="360" w:lineRule="auto"/>
              <w:rPr>
                <w:szCs w:val="21"/>
              </w:rPr>
            </w:pPr>
            <w:r>
              <w:rPr>
                <w:szCs w:val="21"/>
              </w:rPr>
              <w:t>31601411</w:t>
            </w:r>
          </w:p>
        </w:tc>
        <w:tc>
          <w:tcPr>
            <w:tcW w:w="1429" w:type="dxa"/>
          </w:tcPr>
          <w:p w14:paraId="7CB41953" w14:textId="77777777" w:rsidR="008447ED" w:rsidRDefault="008447ED" w:rsidP="00025031">
            <w:pPr>
              <w:spacing w:line="360" w:lineRule="auto"/>
              <w:rPr>
                <w:szCs w:val="21"/>
              </w:rPr>
            </w:pPr>
            <w:r>
              <w:rPr>
                <w:szCs w:val="21"/>
              </w:rPr>
              <w:t>13588025779</w:t>
            </w:r>
          </w:p>
        </w:tc>
        <w:tc>
          <w:tcPr>
            <w:tcW w:w="2570" w:type="dxa"/>
          </w:tcPr>
          <w:p w14:paraId="243C8B0D" w14:textId="77777777" w:rsidR="008447ED" w:rsidRDefault="008447ED" w:rsidP="00025031">
            <w:pPr>
              <w:spacing w:line="360" w:lineRule="auto"/>
              <w:rPr>
                <w:szCs w:val="21"/>
              </w:rPr>
            </w:pPr>
            <w:r>
              <w:rPr>
                <w:szCs w:val="21"/>
              </w:rPr>
              <w:t>31601411@stu.zucc.edu.cn</w:t>
            </w:r>
          </w:p>
        </w:tc>
        <w:tc>
          <w:tcPr>
            <w:tcW w:w="1107" w:type="dxa"/>
          </w:tcPr>
          <w:p w14:paraId="41AF3BFA"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05CF2B0B" w14:textId="77777777" w:rsidTr="00025031">
        <w:tc>
          <w:tcPr>
            <w:tcW w:w="616" w:type="dxa"/>
          </w:tcPr>
          <w:p w14:paraId="6A7A27AD" w14:textId="77777777" w:rsidR="008447ED" w:rsidRDefault="008447ED" w:rsidP="00025031">
            <w:pPr>
              <w:spacing w:line="360" w:lineRule="auto"/>
              <w:rPr>
                <w:szCs w:val="21"/>
              </w:rPr>
            </w:pPr>
            <w:r>
              <w:rPr>
                <w:rFonts w:hint="eastAsia"/>
                <w:szCs w:val="21"/>
              </w:rPr>
              <w:t>PPT</w:t>
            </w:r>
            <w:r>
              <w:rPr>
                <w:rFonts w:hint="eastAsia"/>
                <w:szCs w:val="21"/>
              </w:rPr>
              <w:t>编写员</w:t>
            </w:r>
          </w:p>
        </w:tc>
        <w:tc>
          <w:tcPr>
            <w:tcW w:w="616" w:type="dxa"/>
          </w:tcPr>
          <w:p w14:paraId="6B510B4F" w14:textId="77777777" w:rsidR="008447ED" w:rsidRDefault="008447ED" w:rsidP="00025031">
            <w:pPr>
              <w:spacing w:line="360" w:lineRule="auto"/>
              <w:rPr>
                <w:szCs w:val="21"/>
              </w:rPr>
            </w:pPr>
            <w:r>
              <w:rPr>
                <w:rFonts w:hint="eastAsia"/>
                <w:szCs w:val="21"/>
              </w:rPr>
              <w:t>杨以恒</w:t>
            </w:r>
          </w:p>
        </w:tc>
        <w:tc>
          <w:tcPr>
            <w:tcW w:w="799" w:type="dxa"/>
          </w:tcPr>
          <w:p w14:paraId="1F2BD262"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6F32B6AA" w14:textId="77777777" w:rsidR="008447ED" w:rsidRDefault="008447ED" w:rsidP="00025031">
            <w:pPr>
              <w:spacing w:line="360" w:lineRule="auto"/>
              <w:rPr>
                <w:szCs w:val="21"/>
              </w:rPr>
            </w:pPr>
            <w:r>
              <w:rPr>
                <w:szCs w:val="21"/>
              </w:rPr>
              <w:t>31601410</w:t>
            </w:r>
          </w:p>
        </w:tc>
        <w:tc>
          <w:tcPr>
            <w:tcW w:w="1429" w:type="dxa"/>
          </w:tcPr>
          <w:p w14:paraId="07969963" w14:textId="77777777" w:rsidR="008447ED" w:rsidRDefault="008447ED" w:rsidP="00025031">
            <w:pPr>
              <w:spacing w:line="360" w:lineRule="auto"/>
              <w:rPr>
                <w:szCs w:val="21"/>
              </w:rPr>
            </w:pPr>
            <w:r>
              <w:rPr>
                <w:szCs w:val="21"/>
              </w:rPr>
              <w:t>18989678901</w:t>
            </w:r>
          </w:p>
        </w:tc>
        <w:tc>
          <w:tcPr>
            <w:tcW w:w="2570" w:type="dxa"/>
          </w:tcPr>
          <w:p w14:paraId="378727BC" w14:textId="77777777" w:rsidR="008447ED" w:rsidRDefault="008447ED" w:rsidP="00025031">
            <w:pPr>
              <w:spacing w:line="360" w:lineRule="auto"/>
              <w:rPr>
                <w:szCs w:val="21"/>
              </w:rPr>
            </w:pPr>
            <w:r>
              <w:rPr>
                <w:szCs w:val="21"/>
              </w:rPr>
              <w:t>31601410@stu.zucc.edu.cn</w:t>
            </w:r>
          </w:p>
        </w:tc>
        <w:tc>
          <w:tcPr>
            <w:tcW w:w="1107" w:type="dxa"/>
          </w:tcPr>
          <w:p w14:paraId="570C16AF"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0AEA0A56" w14:textId="77777777" w:rsidTr="00025031">
        <w:tc>
          <w:tcPr>
            <w:tcW w:w="616" w:type="dxa"/>
          </w:tcPr>
          <w:p w14:paraId="77B2F4F2" w14:textId="77777777" w:rsidR="008447ED" w:rsidRDefault="008447ED" w:rsidP="00025031">
            <w:pPr>
              <w:spacing w:line="360" w:lineRule="auto"/>
              <w:rPr>
                <w:szCs w:val="21"/>
              </w:rPr>
            </w:pPr>
            <w:r>
              <w:rPr>
                <w:rFonts w:hint="eastAsia"/>
                <w:szCs w:val="21"/>
              </w:rPr>
              <w:t>PPT</w:t>
            </w:r>
            <w:r>
              <w:rPr>
                <w:rFonts w:hint="eastAsia"/>
                <w:szCs w:val="21"/>
              </w:rPr>
              <w:t>编写员</w:t>
            </w:r>
          </w:p>
        </w:tc>
        <w:tc>
          <w:tcPr>
            <w:tcW w:w="616" w:type="dxa"/>
          </w:tcPr>
          <w:p w14:paraId="276BF1B6" w14:textId="77777777" w:rsidR="008447ED" w:rsidRDefault="008447ED" w:rsidP="00025031">
            <w:pPr>
              <w:spacing w:line="360" w:lineRule="auto"/>
              <w:rPr>
                <w:szCs w:val="21"/>
              </w:rPr>
            </w:pPr>
            <w:r>
              <w:rPr>
                <w:rFonts w:hint="eastAsia"/>
                <w:szCs w:val="21"/>
              </w:rPr>
              <w:t>徐哲远</w:t>
            </w:r>
          </w:p>
        </w:tc>
        <w:tc>
          <w:tcPr>
            <w:tcW w:w="799" w:type="dxa"/>
          </w:tcPr>
          <w:p w14:paraId="7324881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5B85C44D" w14:textId="77777777" w:rsidR="008447ED" w:rsidRDefault="008447ED" w:rsidP="00025031">
            <w:pPr>
              <w:spacing w:line="360" w:lineRule="auto"/>
              <w:rPr>
                <w:szCs w:val="21"/>
              </w:rPr>
            </w:pPr>
            <w:r>
              <w:rPr>
                <w:szCs w:val="21"/>
              </w:rPr>
              <w:t>31601409</w:t>
            </w:r>
          </w:p>
        </w:tc>
        <w:tc>
          <w:tcPr>
            <w:tcW w:w="1429" w:type="dxa"/>
          </w:tcPr>
          <w:p w14:paraId="35C8B82F" w14:textId="77777777" w:rsidR="008447ED" w:rsidRDefault="008447ED" w:rsidP="00025031">
            <w:pPr>
              <w:spacing w:line="360" w:lineRule="auto"/>
              <w:rPr>
                <w:szCs w:val="21"/>
              </w:rPr>
            </w:pPr>
            <w:r>
              <w:rPr>
                <w:szCs w:val="21"/>
              </w:rPr>
              <w:t>15968805302</w:t>
            </w:r>
          </w:p>
        </w:tc>
        <w:tc>
          <w:tcPr>
            <w:tcW w:w="2570" w:type="dxa"/>
          </w:tcPr>
          <w:p w14:paraId="704EA05D" w14:textId="77777777" w:rsidR="008447ED" w:rsidRDefault="008447ED" w:rsidP="00025031">
            <w:pPr>
              <w:spacing w:line="360" w:lineRule="auto"/>
              <w:rPr>
                <w:szCs w:val="21"/>
              </w:rPr>
            </w:pPr>
            <w:r>
              <w:rPr>
                <w:szCs w:val="21"/>
              </w:rPr>
              <w:t>31601409@stu.zucc.edu.cn</w:t>
            </w:r>
          </w:p>
        </w:tc>
        <w:tc>
          <w:tcPr>
            <w:tcW w:w="1107" w:type="dxa"/>
          </w:tcPr>
          <w:p w14:paraId="136AFFF5"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5C225345" w14:textId="77777777" w:rsidTr="00025031">
        <w:tc>
          <w:tcPr>
            <w:tcW w:w="616" w:type="dxa"/>
          </w:tcPr>
          <w:p w14:paraId="4F9B3EC9" w14:textId="77777777" w:rsidR="008447ED" w:rsidRDefault="008447ED" w:rsidP="00025031">
            <w:pPr>
              <w:spacing w:line="360" w:lineRule="auto"/>
              <w:rPr>
                <w:szCs w:val="21"/>
              </w:rPr>
            </w:pPr>
            <w:r>
              <w:rPr>
                <w:rFonts w:hint="eastAsia"/>
                <w:szCs w:val="21"/>
              </w:rPr>
              <w:t>PPT</w:t>
            </w:r>
            <w:r>
              <w:rPr>
                <w:rFonts w:hint="eastAsia"/>
                <w:szCs w:val="21"/>
              </w:rPr>
              <w:t>编写员</w:t>
            </w:r>
          </w:p>
        </w:tc>
        <w:tc>
          <w:tcPr>
            <w:tcW w:w="616" w:type="dxa"/>
          </w:tcPr>
          <w:p w14:paraId="11C4920B" w14:textId="77777777" w:rsidR="008447ED" w:rsidRDefault="008447ED" w:rsidP="00025031">
            <w:pPr>
              <w:spacing w:line="360" w:lineRule="auto"/>
              <w:rPr>
                <w:szCs w:val="21"/>
              </w:rPr>
            </w:pPr>
            <w:r>
              <w:rPr>
                <w:rFonts w:hint="eastAsia"/>
                <w:szCs w:val="21"/>
              </w:rPr>
              <w:t>骆佳俊</w:t>
            </w:r>
          </w:p>
        </w:tc>
        <w:tc>
          <w:tcPr>
            <w:tcW w:w="799" w:type="dxa"/>
          </w:tcPr>
          <w:p w14:paraId="3D236E7D" w14:textId="77777777" w:rsidR="008447ED" w:rsidRDefault="008447ED" w:rsidP="00025031">
            <w:pPr>
              <w:spacing w:line="360" w:lineRule="auto"/>
              <w:rPr>
                <w:szCs w:val="21"/>
              </w:rPr>
            </w:pPr>
            <w:r>
              <w:rPr>
                <w:rFonts w:hint="eastAsia"/>
                <w:szCs w:val="21"/>
              </w:rPr>
              <w:t>软件工程</w:t>
            </w:r>
            <w:r>
              <w:rPr>
                <w:rFonts w:hint="eastAsia"/>
                <w:szCs w:val="21"/>
              </w:rPr>
              <w:t>160</w:t>
            </w:r>
            <w:r>
              <w:rPr>
                <w:szCs w:val="21"/>
              </w:rPr>
              <w:t>1</w:t>
            </w:r>
          </w:p>
        </w:tc>
        <w:tc>
          <w:tcPr>
            <w:tcW w:w="1159" w:type="dxa"/>
          </w:tcPr>
          <w:p w14:paraId="1352779F" w14:textId="77777777" w:rsidR="008447ED" w:rsidRDefault="008447ED" w:rsidP="00025031">
            <w:pPr>
              <w:spacing w:line="360" w:lineRule="auto"/>
              <w:rPr>
                <w:szCs w:val="21"/>
              </w:rPr>
            </w:pPr>
            <w:r>
              <w:rPr>
                <w:szCs w:val="21"/>
              </w:rPr>
              <w:t>31601215</w:t>
            </w:r>
          </w:p>
        </w:tc>
        <w:tc>
          <w:tcPr>
            <w:tcW w:w="1429" w:type="dxa"/>
          </w:tcPr>
          <w:p w14:paraId="5DC3C9CE" w14:textId="77777777" w:rsidR="008447ED" w:rsidRDefault="008447ED" w:rsidP="00025031">
            <w:pPr>
              <w:spacing w:line="360" w:lineRule="auto"/>
              <w:rPr>
                <w:szCs w:val="21"/>
              </w:rPr>
            </w:pPr>
            <w:r>
              <w:rPr>
                <w:szCs w:val="21"/>
              </w:rPr>
              <w:t>18058735546</w:t>
            </w:r>
          </w:p>
        </w:tc>
        <w:tc>
          <w:tcPr>
            <w:tcW w:w="2570" w:type="dxa"/>
          </w:tcPr>
          <w:p w14:paraId="3B21C2C5" w14:textId="77777777" w:rsidR="008447ED" w:rsidRDefault="008447ED" w:rsidP="00025031">
            <w:pPr>
              <w:spacing w:line="360" w:lineRule="auto"/>
              <w:rPr>
                <w:szCs w:val="21"/>
              </w:rPr>
            </w:pPr>
            <w:r>
              <w:rPr>
                <w:szCs w:val="21"/>
              </w:rPr>
              <w:t>31601215@stu.zucc.edu.cn</w:t>
            </w:r>
          </w:p>
        </w:tc>
        <w:tc>
          <w:tcPr>
            <w:tcW w:w="1107" w:type="dxa"/>
          </w:tcPr>
          <w:p w14:paraId="1939DEBA" w14:textId="77777777" w:rsidR="008447ED" w:rsidRDefault="008447ED" w:rsidP="00025031">
            <w:pPr>
              <w:spacing w:line="360" w:lineRule="auto"/>
              <w:rPr>
                <w:szCs w:val="21"/>
              </w:rPr>
            </w:pPr>
            <w:r>
              <w:rPr>
                <w:rFonts w:hint="eastAsia"/>
                <w:szCs w:val="21"/>
              </w:rPr>
              <w:t>弘毅</w:t>
            </w:r>
            <w:r>
              <w:rPr>
                <w:rFonts w:hint="eastAsia"/>
                <w:szCs w:val="21"/>
              </w:rPr>
              <w:t>B2-206</w:t>
            </w:r>
          </w:p>
        </w:tc>
      </w:tr>
    </w:tbl>
    <w:p w14:paraId="51ECD883" w14:textId="4118C7A1" w:rsidR="008447ED" w:rsidRDefault="008447ED" w:rsidP="003F1F9C">
      <w:pPr>
        <w:pStyle w:val="3"/>
      </w:pPr>
      <w:bookmarkStart w:id="96" w:name="_Toc529733572"/>
      <w:r w:rsidRPr="008447ED">
        <w:t>6.1</w:t>
      </w:r>
      <w:r w:rsidRPr="008447ED">
        <w:rPr>
          <w:rFonts w:hint="eastAsia"/>
        </w:rPr>
        <w:t>.6</w:t>
      </w:r>
      <w:r>
        <w:t xml:space="preserve"> </w:t>
      </w:r>
      <w:r w:rsidRPr="008447ED">
        <w:rPr>
          <w:rFonts w:hint="eastAsia"/>
        </w:rPr>
        <w:t>PPT</w:t>
      </w:r>
      <w:r w:rsidRPr="008447ED">
        <w:rPr>
          <w:rFonts w:hint="eastAsia"/>
        </w:rPr>
        <w:t>整合员</w:t>
      </w:r>
      <w:bookmarkEnd w:id="96"/>
    </w:p>
    <w:p w14:paraId="7F007828" w14:textId="77777777" w:rsidR="008447ED" w:rsidRPr="008447ED" w:rsidRDefault="008447ED" w:rsidP="008447ED">
      <w:pPr>
        <w:spacing w:line="360" w:lineRule="auto"/>
        <w:rPr>
          <w:rFonts w:asciiTheme="minorEastAsia" w:hAnsiTheme="minorEastAsia"/>
        </w:rPr>
      </w:pPr>
      <w:r w:rsidRPr="008447ED">
        <w:rPr>
          <w:rFonts w:asciiTheme="minorEastAsia" w:hAnsiTheme="minorEastAsia" w:hint="eastAsia"/>
        </w:rPr>
        <w:t>职位描述</w:t>
      </w:r>
      <w:r w:rsidRPr="008447ED">
        <w:rPr>
          <w:rFonts w:asciiTheme="minorEastAsia" w:hAnsiTheme="minorEastAsia"/>
        </w:rPr>
        <w:t>：</w:t>
      </w:r>
    </w:p>
    <w:p w14:paraId="500E8054" w14:textId="77777777" w:rsidR="008447ED" w:rsidRPr="008447ED" w:rsidRDefault="008447ED" w:rsidP="008447ED">
      <w:pPr>
        <w:spacing w:line="360" w:lineRule="auto"/>
        <w:rPr>
          <w:rFonts w:asciiTheme="minorEastAsia" w:hAnsiTheme="minorEastAsia"/>
        </w:rPr>
      </w:pPr>
      <w:r w:rsidRPr="008447ED">
        <w:rPr>
          <w:rFonts w:asciiTheme="minorEastAsia" w:hAnsiTheme="minorEastAsia"/>
        </w:rPr>
        <w:tab/>
      </w:r>
      <w:r w:rsidRPr="008447ED">
        <w:rPr>
          <w:rFonts w:asciiTheme="minorEastAsia" w:hAnsiTheme="minorEastAsia" w:hint="eastAsia"/>
        </w:rPr>
        <w:t>负责</w:t>
      </w:r>
      <w:r w:rsidRPr="008447ED">
        <w:rPr>
          <w:rFonts w:asciiTheme="minorEastAsia" w:hAnsiTheme="minorEastAsia"/>
        </w:rPr>
        <w:t>整合</w:t>
      </w:r>
      <w:r w:rsidRPr="008447ED">
        <w:rPr>
          <w:rFonts w:asciiTheme="minorEastAsia" w:hAnsiTheme="minorEastAsia" w:hint="eastAsia"/>
        </w:rPr>
        <w:t>PPT</w:t>
      </w:r>
      <w:r w:rsidRPr="008447ED">
        <w:rPr>
          <w:rFonts w:asciiTheme="minorEastAsia" w:hAnsiTheme="minorEastAsia"/>
        </w:rPr>
        <w:t>并与各</w:t>
      </w:r>
      <w:proofErr w:type="gramStart"/>
      <w:r w:rsidRPr="008447ED">
        <w:rPr>
          <w:rFonts w:asciiTheme="minorEastAsia" w:hAnsiTheme="minorEastAsia"/>
        </w:rPr>
        <w:t>版块</w:t>
      </w:r>
      <w:proofErr w:type="gramEnd"/>
      <w:r w:rsidRPr="008447ED">
        <w:rPr>
          <w:rFonts w:asciiTheme="minorEastAsia" w:hAnsiTheme="minorEastAsia"/>
        </w:rPr>
        <w:t>负责人</w:t>
      </w:r>
      <w:r w:rsidRPr="008447ED">
        <w:rPr>
          <w:rFonts w:asciiTheme="minorEastAsia" w:hAnsiTheme="minorEastAsia" w:hint="eastAsia"/>
        </w:rPr>
        <w:t>核实</w:t>
      </w:r>
      <w:r w:rsidRPr="008447ED">
        <w:rPr>
          <w:rFonts w:asciiTheme="minorEastAsia" w:hAnsiTheme="minorEastAsia"/>
        </w:rPr>
        <w:t>，</w:t>
      </w:r>
      <w:r w:rsidRPr="008447ED">
        <w:rPr>
          <w:rFonts w:asciiTheme="minorEastAsia" w:hAnsiTheme="minorEastAsia" w:hint="eastAsia"/>
        </w:rPr>
        <w:t>与任务</w:t>
      </w:r>
      <w:r w:rsidRPr="008447ED">
        <w:rPr>
          <w:rFonts w:asciiTheme="minorEastAsia" w:hAnsiTheme="minorEastAsia"/>
        </w:rPr>
        <w:t>审核员和项目经理审核，上传至Git工作目录。</w:t>
      </w:r>
      <w:r w:rsidRPr="008447ED">
        <w:rPr>
          <w:rFonts w:asciiTheme="minorEastAsia" w:hAnsiTheme="minorEastAsia" w:hint="eastAsia"/>
        </w:rPr>
        <w:t>没有</w:t>
      </w:r>
      <w:r w:rsidRPr="008447ED">
        <w:rPr>
          <w:rFonts w:asciiTheme="minorEastAsia" w:hAnsiTheme="minorEastAsia"/>
        </w:rPr>
        <w:t>与模块负责人沟通</w:t>
      </w:r>
      <w:r w:rsidRPr="008447ED">
        <w:rPr>
          <w:rFonts w:asciiTheme="minorEastAsia" w:hAnsiTheme="minorEastAsia" w:hint="eastAsia"/>
        </w:rPr>
        <w:t>，</w:t>
      </w:r>
      <w:r w:rsidRPr="008447ED">
        <w:rPr>
          <w:rFonts w:asciiTheme="minorEastAsia" w:hAnsiTheme="minorEastAsia"/>
        </w:rPr>
        <w:t>或及时</w:t>
      </w:r>
      <w:r w:rsidRPr="008447ED">
        <w:rPr>
          <w:rFonts w:asciiTheme="minorEastAsia" w:hAnsiTheme="minorEastAsia" w:hint="eastAsia"/>
        </w:rPr>
        <w:t>整合</w:t>
      </w:r>
      <w:r w:rsidRPr="008447ED">
        <w:rPr>
          <w:rFonts w:asciiTheme="minorEastAsia" w:hAnsiTheme="minorEastAsia"/>
        </w:rPr>
        <w:t>文</w:t>
      </w:r>
      <w:r w:rsidRPr="008447ED">
        <w:rPr>
          <w:rFonts w:asciiTheme="minorEastAsia" w:hAnsiTheme="minorEastAsia" w:hint="eastAsia"/>
        </w:rPr>
        <w:t>档</w:t>
      </w:r>
      <w:r w:rsidRPr="008447ED">
        <w:rPr>
          <w:rFonts w:asciiTheme="minorEastAsia" w:hAnsiTheme="minorEastAsia"/>
        </w:rPr>
        <w:t>上传至</w:t>
      </w:r>
      <w:proofErr w:type="spellStart"/>
      <w:r w:rsidRPr="008447ED">
        <w:rPr>
          <w:rFonts w:asciiTheme="minorEastAsia" w:hAnsiTheme="minorEastAsia"/>
        </w:rPr>
        <w:t>GIt</w:t>
      </w:r>
      <w:proofErr w:type="spellEnd"/>
      <w:r w:rsidRPr="008447ED">
        <w:rPr>
          <w:rFonts w:asciiTheme="minorEastAsia" w:hAnsiTheme="minorEastAsia" w:hint="eastAsia"/>
        </w:rPr>
        <w:t>时承担</w:t>
      </w:r>
      <w:r w:rsidRPr="008447ED">
        <w:rPr>
          <w:rFonts w:asciiTheme="minorEastAsia" w:hAnsiTheme="minorEastAsia"/>
        </w:rPr>
        <w:t>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rsidRPr="008447ED" w14:paraId="3B883500" w14:textId="77777777" w:rsidTr="00025031">
        <w:tc>
          <w:tcPr>
            <w:tcW w:w="616" w:type="dxa"/>
          </w:tcPr>
          <w:p w14:paraId="575E02A3"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职务</w:t>
            </w:r>
          </w:p>
        </w:tc>
        <w:tc>
          <w:tcPr>
            <w:tcW w:w="616" w:type="dxa"/>
          </w:tcPr>
          <w:p w14:paraId="4C98052D"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负责人</w:t>
            </w:r>
          </w:p>
        </w:tc>
        <w:tc>
          <w:tcPr>
            <w:tcW w:w="799" w:type="dxa"/>
          </w:tcPr>
          <w:p w14:paraId="7F0B60A4"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班级</w:t>
            </w:r>
          </w:p>
        </w:tc>
        <w:tc>
          <w:tcPr>
            <w:tcW w:w="1159" w:type="dxa"/>
          </w:tcPr>
          <w:p w14:paraId="728776DA"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学号</w:t>
            </w:r>
          </w:p>
        </w:tc>
        <w:tc>
          <w:tcPr>
            <w:tcW w:w="1429" w:type="dxa"/>
          </w:tcPr>
          <w:p w14:paraId="51E76C06"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联系电话</w:t>
            </w:r>
          </w:p>
        </w:tc>
        <w:tc>
          <w:tcPr>
            <w:tcW w:w="2570" w:type="dxa"/>
          </w:tcPr>
          <w:p w14:paraId="36281280"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邮箱</w:t>
            </w:r>
          </w:p>
        </w:tc>
        <w:tc>
          <w:tcPr>
            <w:tcW w:w="1107" w:type="dxa"/>
          </w:tcPr>
          <w:p w14:paraId="3A5A76B1"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寝室号</w:t>
            </w:r>
          </w:p>
        </w:tc>
      </w:tr>
      <w:tr w:rsidR="008447ED" w:rsidRPr="008447ED" w14:paraId="75CCF8A3" w14:textId="77777777" w:rsidTr="00025031">
        <w:tc>
          <w:tcPr>
            <w:tcW w:w="616" w:type="dxa"/>
          </w:tcPr>
          <w:p w14:paraId="73660C86" w14:textId="77777777" w:rsidR="008447ED" w:rsidRPr="008447ED" w:rsidRDefault="008447ED" w:rsidP="008447ED">
            <w:pPr>
              <w:spacing w:line="360" w:lineRule="auto"/>
              <w:rPr>
                <w:szCs w:val="21"/>
              </w:rPr>
            </w:pPr>
            <w:r w:rsidRPr="008447ED">
              <w:rPr>
                <w:rFonts w:hint="eastAsia"/>
                <w:szCs w:val="21"/>
              </w:rPr>
              <w:t>PPT</w:t>
            </w:r>
            <w:proofErr w:type="gramStart"/>
            <w:r w:rsidRPr="008447ED">
              <w:rPr>
                <w:rFonts w:hint="eastAsia"/>
                <w:szCs w:val="21"/>
              </w:rPr>
              <w:t>整合组</w:t>
            </w:r>
            <w:proofErr w:type="gramEnd"/>
            <w:r w:rsidRPr="008447ED">
              <w:rPr>
                <w:rFonts w:hint="eastAsia"/>
                <w:szCs w:val="21"/>
              </w:rPr>
              <w:t>组</w:t>
            </w:r>
            <w:r w:rsidRPr="008447ED">
              <w:rPr>
                <w:rFonts w:hint="eastAsia"/>
                <w:szCs w:val="21"/>
              </w:rPr>
              <w:lastRenderedPageBreak/>
              <w:t>长</w:t>
            </w:r>
          </w:p>
        </w:tc>
        <w:tc>
          <w:tcPr>
            <w:tcW w:w="616" w:type="dxa"/>
          </w:tcPr>
          <w:p w14:paraId="2CFB747B" w14:textId="77777777" w:rsidR="008447ED" w:rsidRPr="008447ED" w:rsidRDefault="008447ED" w:rsidP="008447ED">
            <w:pPr>
              <w:spacing w:line="360" w:lineRule="auto"/>
              <w:rPr>
                <w:szCs w:val="21"/>
              </w:rPr>
            </w:pPr>
            <w:r w:rsidRPr="008447ED">
              <w:rPr>
                <w:rFonts w:hint="eastAsia"/>
                <w:szCs w:val="21"/>
              </w:rPr>
              <w:lastRenderedPageBreak/>
              <w:t>叶柏成</w:t>
            </w:r>
          </w:p>
        </w:tc>
        <w:tc>
          <w:tcPr>
            <w:tcW w:w="799" w:type="dxa"/>
          </w:tcPr>
          <w:p w14:paraId="45B059A4" w14:textId="77777777" w:rsidR="008447ED" w:rsidRPr="008447ED" w:rsidRDefault="008447ED" w:rsidP="008447ED">
            <w:pPr>
              <w:spacing w:line="360" w:lineRule="auto"/>
              <w:rPr>
                <w:szCs w:val="21"/>
              </w:rPr>
            </w:pPr>
            <w:r w:rsidRPr="008447ED">
              <w:rPr>
                <w:rFonts w:hint="eastAsia"/>
                <w:szCs w:val="21"/>
              </w:rPr>
              <w:t>软件工程</w:t>
            </w:r>
            <w:r w:rsidRPr="008447ED">
              <w:rPr>
                <w:rFonts w:hint="eastAsia"/>
                <w:szCs w:val="21"/>
              </w:rPr>
              <w:t>1602</w:t>
            </w:r>
          </w:p>
        </w:tc>
        <w:tc>
          <w:tcPr>
            <w:tcW w:w="1159" w:type="dxa"/>
          </w:tcPr>
          <w:p w14:paraId="196BC2F2" w14:textId="77777777" w:rsidR="008447ED" w:rsidRPr="008447ED" w:rsidRDefault="008447ED" w:rsidP="008447ED">
            <w:pPr>
              <w:spacing w:line="360" w:lineRule="auto"/>
              <w:rPr>
                <w:szCs w:val="21"/>
              </w:rPr>
            </w:pPr>
            <w:r w:rsidRPr="008447ED">
              <w:rPr>
                <w:szCs w:val="21"/>
              </w:rPr>
              <w:t>31601411</w:t>
            </w:r>
          </w:p>
        </w:tc>
        <w:tc>
          <w:tcPr>
            <w:tcW w:w="1429" w:type="dxa"/>
          </w:tcPr>
          <w:p w14:paraId="562273A3" w14:textId="77777777" w:rsidR="008447ED" w:rsidRPr="008447ED" w:rsidRDefault="008447ED" w:rsidP="008447ED">
            <w:pPr>
              <w:spacing w:line="360" w:lineRule="auto"/>
              <w:rPr>
                <w:szCs w:val="21"/>
              </w:rPr>
            </w:pPr>
            <w:r w:rsidRPr="008447ED">
              <w:rPr>
                <w:szCs w:val="21"/>
              </w:rPr>
              <w:t>13588025779</w:t>
            </w:r>
          </w:p>
        </w:tc>
        <w:tc>
          <w:tcPr>
            <w:tcW w:w="2570" w:type="dxa"/>
          </w:tcPr>
          <w:p w14:paraId="02BB1720" w14:textId="77777777" w:rsidR="008447ED" w:rsidRPr="008447ED" w:rsidRDefault="008447ED" w:rsidP="008447ED">
            <w:pPr>
              <w:spacing w:line="360" w:lineRule="auto"/>
              <w:rPr>
                <w:szCs w:val="21"/>
              </w:rPr>
            </w:pPr>
            <w:r w:rsidRPr="008447ED">
              <w:rPr>
                <w:szCs w:val="21"/>
              </w:rPr>
              <w:t>31601411@stu.zucc.edu.cn</w:t>
            </w:r>
          </w:p>
        </w:tc>
        <w:tc>
          <w:tcPr>
            <w:tcW w:w="1107" w:type="dxa"/>
          </w:tcPr>
          <w:p w14:paraId="5E72D11C" w14:textId="77777777" w:rsidR="008447ED" w:rsidRPr="008447ED" w:rsidRDefault="008447ED" w:rsidP="008447ED">
            <w:pPr>
              <w:spacing w:line="360" w:lineRule="auto"/>
              <w:rPr>
                <w:szCs w:val="21"/>
              </w:rPr>
            </w:pPr>
            <w:r w:rsidRPr="008447ED">
              <w:rPr>
                <w:rFonts w:hint="eastAsia"/>
                <w:szCs w:val="21"/>
              </w:rPr>
              <w:t>弘毅</w:t>
            </w:r>
            <w:r w:rsidRPr="008447ED">
              <w:rPr>
                <w:rFonts w:hint="eastAsia"/>
                <w:szCs w:val="21"/>
              </w:rPr>
              <w:t>B1-615</w:t>
            </w:r>
          </w:p>
        </w:tc>
      </w:tr>
      <w:tr w:rsidR="008447ED" w:rsidRPr="008447ED" w14:paraId="72874202" w14:textId="77777777" w:rsidTr="00025031">
        <w:tc>
          <w:tcPr>
            <w:tcW w:w="616" w:type="dxa"/>
          </w:tcPr>
          <w:p w14:paraId="536B7169" w14:textId="77777777" w:rsidR="008447ED" w:rsidRPr="008447ED" w:rsidRDefault="008447ED" w:rsidP="008447ED">
            <w:pPr>
              <w:spacing w:line="360" w:lineRule="auto"/>
              <w:rPr>
                <w:szCs w:val="21"/>
              </w:rPr>
            </w:pPr>
            <w:r w:rsidRPr="008447ED">
              <w:rPr>
                <w:rFonts w:hint="eastAsia"/>
                <w:szCs w:val="21"/>
              </w:rPr>
              <w:t>PPT</w:t>
            </w:r>
            <w:proofErr w:type="gramStart"/>
            <w:r w:rsidRPr="008447ED">
              <w:rPr>
                <w:rFonts w:hint="eastAsia"/>
                <w:szCs w:val="21"/>
              </w:rPr>
              <w:t>整合</w:t>
            </w:r>
            <w:r w:rsidRPr="008447ED">
              <w:rPr>
                <w:szCs w:val="21"/>
              </w:rPr>
              <w:t>员</w:t>
            </w:r>
            <w:proofErr w:type="gramEnd"/>
          </w:p>
        </w:tc>
        <w:tc>
          <w:tcPr>
            <w:tcW w:w="616" w:type="dxa"/>
          </w:tcPr>
          <w:p w14:paraId="5BEAAE12" w14:textId="77777777" w:rsidR="008447ED" w:rsidRPr="008447ED" w:rsidRDefault="008447ED" w:rsidP="008447ED">
            <w:pPr>
              <w:spacing w:line="360" w:lineRule="auto"/>
              <w:rPr>
                <w:szCs w:val="21"/>
              </w:rPr>
            </w:pPr>
            <w:r w:rsidRPr="008447ED">
              <w:rPr>
                <w:rFonts w:hint="eastAsia"/>
                <w:szCs w:val="21"/>
              </w:rPr>
              <w:t>沈启航</w:t>
            </w:r>
          </w:p>
        </w:tc>
        <w:tc>
          <w:tcPr>
            <w:tcW w:w="799" w:type="dxa"/>
          </w:tcPr>
          <w:p w14:paraId="5524DC14" w14:textId="77777777" w:rsidR="008447ED" w:rsidRPr="008447ED" w:rsidRDefault="008447ED" w:rsidP="008447ED">
            <w:pPr>
              <w:spacing w:line="360" w:lineRule="auto"/>
              <w:rPr>
                <w:szCs w:val="21"/>
              </w:rPr>
            </w:pPr>
            <w:r w:rsidRPr="008447ED">
              <w:rPr>
                <w:rFonts w:hint="eastAsia"/>
                <w:szCs w:val="21"/>
              </w:rPr>
              <w:t>软件工程</w:t>
            </w:r>
            <w:r w:rsidRPr="008447ED">
              <w:rPr>
                <w:rFonts w:hint="eastAsia"/>
                <w:szCs w:val="21"/>
              </w:rPr>
              <w:t>1602</w:t>
            </w:r>
          </w:p>
        </w:tc>
        <w:tc>
          <w:tcPr>
            <w:tcW w:w="1159" w:type="dxa"/>
          </w:tcPr>
          <w:p w14:paraId="021BC88E" w14:textId="77777777" w:rsidR="008447ED" w:rsidRPr="008447ED" w:rsidRDefault="008447ED" w:rsidP="008447ED">
            <w:pPr>
              <w:spacing w:line="360" w:lineRule="auto"/>
              <w:rPr>
                <w:szCs w:val="21"/>
              </w:rPr>
            </w:pPr>
            <w:r w:rsidRPr="008447ED">
              <w:rPr>
                <w:rFonts w:hint="eastAsia"/>
                <w:szCs w:val="21"/>
              </w:rPr>
              <w:t>31601404</w:t>
            </w:r>
          </w:p>
        </w:tc>
        <w:tc>
          <w:tcPr>
            <w:tcW w:w="1429" w:type="dxa"/>
          </w:tcPr>
          <w:p w14:paraId="7EE9A887" w14:textId="77777777" w:rsidR="008447ED" w:rsidRPr="008447ED" w:rsidRDefault="008447ED" w:rsidP="008447ED">
            <w:pPr>
              <w:spacing w:line="360" w:lineRule="auto"/>
              <w:rPr>
                <w:szCs w:val="21"/>
              </w:rPr>
            </w:pPr>
            <w:r w:rsidRPr="008447ED">
              <w:rPr>
                <w:rFonts w:hint="eastAsia"/>
                <w:szCs w:val="21"/>
              </w:rPr>
              <w:t>15988122404</w:t>
            </w:r>
          </w:p>
        </w:tc>
        <w:tc>
          <w:tcPr>
            <w:tcW w:w="2570" w:type="dxa"/>
          </w:tcPr>
          <w:p w14:paraId="64F3450B" w14:textId="77777777" w:rsidR="008447ED" w:rsidRPr="008447ED" w:rsidRDefault="008447ED" w:rsidP="008447ED">
            <w:pPr>
              <w:spacing w:line="360" w:lineRule="auto"/>
              <w:rPr>
                <w:szCs w:val="21"/>
              </w:rPr>
            </w:pPr>
            <w:r w:rsidRPr="008447ED">
              <w:rPr>
                <w:rFonts w:hint="eastAsia"/>
                <w:szCs w:val="21"/>
              </w:rPr>
              <w:t>31601404</w:t>
            </w:r>
            <w:r w:rsidRPr="008447ED">
              <w:rPr>
                <w:szCs w:val="21"/>
              </w:rPr>
              <w:t>@stu</w:t>
            </w:r>
            <w:r w:rsidRPr="008447ED">
              <w:rPr>
                <w:rFonts w:hint="eastAsia"/>
                <w:szCs w:val="21"/>
              </w:rPr>
              <w:t>.</w:t>
            </w:r>
            <w:r w:rsidRPr="008447ED">
              <w:rPr>
                <w:szCs w:val="21"/>
              </w:rPr>
              <w:t>zucc.edu.cn</w:t>
            </w:r>
          </w:p>
        </w:tc>
        <w:tc>
          <w:tcPr>
            <w:tcW w:w="1107" w:type="dxa"/>
          </w:tcPr>
          <w:p w14:paraId="63ACAD75" w14:textId="77777777" w:rsidR="008447ED" w:rsidRPr="008447ED" w:rsidRDefault="008447ED" w:rsidP="008447ED">
            <w:pPr>
              <w:spacing w:line="360" w:lineRule="auto"/>
              <w:rPr>
                <w:szCs w:val="21"/>
              </w:rPr>
            </w:pPr>
            <w:r w:rsidRPr="008447ED">
              <w:rPr>
                <w:rFonts w:hint="eastAsia"/>
                <w:szCs w:val="21"/>
              </w:rPr>
              <w:t>弘毅</w:t>
            </w:r>
            <w:r w:rsidRPr="008447ED">
              <w:rPr>
                <w:szCs w:val="21"/>
              </w:rPr>
              <w:t>B1-614</w:t>
            </w:r>
          </w:p>
        </w:tc>
      </w:tr>
    </w:tbl>
    <w:p w14:paraId="59B20EC9" w14:textId="0B537D13" w:rsidR="008447ED" w:rsidRDefault="008447ED" w:rsidP="003F1F9C">
      <w:pPr>
        <w:pStyle w:val="3"/>
      </w:pPr>
      <w:bookmarkStart w:id="97" w:name="_Toc529733573"/>
      <w:r w:rsidRPr="008447ED">
        <w:t>6.1</w:t>
      </w:r>
      <w:r w:rsidRPr="008447ED">
        <w:rPr>
          <w:rFonts w:hint="eastAsia"/>
        </w:rPr>
        <w:t>.7</w:t>
      </w:r>
      <w:r>
        <w:t xml:space="preserve"> </w:t>
      </w:r>
      <w:r w:rsidRPr="008447ED">
        <w:rPr>
          <w:rFonts w:hint="eastAsia"/>
        </w:rPr>
        <w:t>会议记录员</w:t>
      </w:r>
      <w:bookmarkEnd w:id="97"/>
    </w:p>
    <w:p w14:paraId="0029D9B4" w14:textId="77777777" w:rsidR="008447ED" w:rsidRPr="008447ED" w:rsidRDefault="008447ED" w:rsidP="008447ED">
      <w:pPr>
        <w:spacing w:line="360" w:lineRule="auto"/>
      </w:pPr>
      <w:r w:rsidRPr="008447ED">
        <w:rPr>
          <w:rFonts w:hint="eastAsia"/>
        </w:rPr>
        <w:t>职位描述</w:t>
      </w:r>
      <w:r w:rsidRPr="008447ED">
        <w:t>：</w:t>
      </w:r>
    </w:p>
    <w:p w14:paraId="60917AAC" w14:textId="77777777" w:rsidR="008447ED" w:rsidRPr="008447ED" w:rsidRDefault="008447ED" w:rsidP="008447ED">
      <w:pPr>
        <w:spacing w:line="360" w:lineRule="auto"/>
      </w:pPr>
      <w:r w:rsidRPr="008447ED">
        <w:tab/>
      </w:r>
      <w:r w:rsidRPr="008447ED">
        <w:rPr>
          <w:rFonts w:hint="eastAsia"/>
        </w:rPr>
        <w:t>负责</w:t>
      </w:r>
      <w:r w:rsidRPr="008447ED">
        <w:t>记录会议情况，包括开会时间、地点、参会人员、会议主要探讨内容</w:t>
      </w:r>
      <w:r w:rsidRPr="008447ED">
        <w:rPr>
          <w:rFonts w:hint="eastAsia"/>
        </w:rPr>
        <w:t>、</w:t>
      </w:r>
      <w:r w:rsidRPr="008447ED">
        <w:t>会议</w:t>
      </w:r>
      <w:r w:rsidRPr="008447ED">
        <w:rPr>
          <w:rFonts w:hint="eastAsia"/>
        </w:rPr>
        <w:t>完成</w:t>
      </w:r>
      <w:r w:rsidRPr="008447ED">
        <w:t>情况，并录音</w:t>
      </w:r>
      <w:r w:rsidRPr="008447ED">
        <w:rPr>
          <w:rFonts w:hint="eastAsia"/>
        </w:rPr>
        <w:t>。会议</w:t>
      </w:r>
      <w:r w:rsidRPr="008447ED">
        <w:t>记录不完善，没有录音时承担主要责任。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rsidRPr="008447ED" w14:paraId="2408B21C" w14:textId="77777777" w:rsidTr="00025031">
        <w:tc>
          <w:tcPr>
            <w:tcW w:w="616" w:type="dxa"/>
          </w:tcPr>
          <w:p w14:paraId="481BFFBD"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职务</w:t>
            </w:r>
          </w:p>
        </w:tc>
        <w:tc>
          <w:tcPr>
            <w:tcW w:w="616" w:type="dxa"/>
          </w:tcPr>
          <w:p w14:paraId="752EC30F"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负责人</w:t>
            </w:r>
          </w:p>
        </w:tc>
        <w:tc>
          <w:tcPr>
            <w:tcW w:w="799" w:type="dxa"/>
          </w:tcPr>
          <w:p w14:paraId="1DFE08A4"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班级</w:t>
            </w:r>
          </w:p>
        </w:tc>
        <w:tc>
          <w:tcPr>
            <w:tcW w:w="1159" w:type="dxa"/>
          </w:tcPr>
          <w:p w14:paraId="359E4E86"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学号</w:t>
            </w:r>
          </w:p>
        </w:tc>
        <w:tc>
          <w:tcPr>
            <w:tcW w:w="1429" w:type="dxa"/>
          </w:tcPr>
          <w:p w14:paraId="15374772"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联系电话</w:t>
            </w:r>
          </w:p>
        </w:tc>
        <w:tc>
          <w:tcPr>
            <w:tcW w:w="2570" w:type="dxa"/>
          </w:tcPr>
          <w:p w14:paraId="04BC8EF3"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邮箱</w:t>
            </w:r>
          </w:p>
        </w:tc>
        <w:tc>
          <w:tcPr>
            <w:tcW w:w="1107" w:type="dxa"/>
          </w:tcPr>
          <w:p w14:paraId="50C4AC09"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寝室号</w:t>
            </w:r>
          </w:p>
        </w:tc>
      </w:tr>
      <w:tr w:rsidR="008447ED" w:rsidRPr="008447ED" w14:paraId="50D3D76D" w14:textId="77777777" w:rsidTr="00025031">
        <w:tc>
          <w:tcPr>
            <w:tcW w:w="616" w:type="dxa"/>
          </w:tcPr>
          <w:p w14:paraId="7CA591AB" w14:textId="77777777" w:rsidR="008447ED" w:rsidRPr="008447ED" w:rsidRDefault="008447ED" w:rsidP="008447ED">
            <w:pPr>
              <w:spacing w:line="360" w:lineRule="auto"/>
              <w:rPr>
                <w:szCs w:val="21"/>
              </w:rPr>
            </w:pPr>
            <w:r w:rsidRPr="008447ED">
              <w:rPr>
                <w:rFonts w:hint="eastAsia"/>
                <w:szCs w:val="21"/>
              </w:rPr>
              <w:t>会议记录员</w:t>
            </w:r>
          </w:p>
        </w:tc>
        <w:tc>
          <w:tcPr>
            <w:tcW w:w="616" w:type="dxa"/>
          </w:tcPr>
          <w:p w14:paraId="76D2417B" w14:textId="77777777" w:rsidR="008447ED" w:rsidRPr="008447ED" w:rsidRDefault="008447ED" w:rsidP="008447ED">
            <w:pPr>
              <w:spacing w:line="360" w:lineRule="auto"/>
              <w:rPr>
                <w:szCs w:val="21"/>
              </w:rPr>
            </w:pPr>
            <w:r w:rsidRPr="008447ED">
              <w:rPr>
                <w:rFonts w:hint="eastAsia"/>
                <w:szCs w:val="21"/>
              </w:rPr>
              <w:t>徐哲远</w:t>
            </w:r>
          </w:p>
        </w:tc>
        <w:tc>
          <w:tcPr>
            <w:tcW w:w="799" w:type="dxa"/>
          </w:tcPr>
          <w:p w14:paraId="7B270F54" w14:textId="77777777" w:rsidR="008447ED" w:rsidRPr="008447ED" w:rsidRDefault="008447ED" w:rsidP="008447ED">
            <w:pPr>
              <w:spacing w:line="360" w:lineRule="auto"/>
              <w:rPr>
                <w:szCs w:val="21"/>
              </w:rPr>
            </w:pPr>
            <w:r w:rsidRPr="008447ED">
              <w:rPr>
                <w:rFonts w:hint="eastAsia"/>
                <w:szCs w:val="21"/>
              </w:rPr>
              <w:t>软件工程</w:t>
            </w:r>
            <w:r w:rsidRPr="008447ED">
              <w:rPr>
                <w:rFonts w:hint="eastAsia"/>
                <w:szCs w:val="21"/>
              </w:rPr>
              <w:t>1602</w:t>
            </w:r>
          </w:p>
        </w:tc>
        <w:tc>
          <w:tcPr>
            <w:tcW w:w="1159" w:type="dxa"/>
          </w:tcPr>
          <w:p w14:paraId="24840F44" w14:textId="77777777" w:rsidR="008447ED" w:rsidRPr="008447ED" w:rsidRDefault="008447ED" w:rsidP="008447ED">
            <w:pPr>
              <w:spacing w:line="360" w:lineRule="auto"/>
              <w:rPr>
                <w:szCs w:val="21"/>
              </w:rPr>
            </w:pPr>
            <w:r w:rsidRPr="008447ED">
              <w:rPr>
                <w:szCs w:val="21"/>
              </w:rPr>
              <w:t>31601409</w:t>
            </w:r>
          </w:p>
        </w:tc>
        <w:tc>
          <w:tcPr>
            <w:tcW w:w="1429" w:type="dxa"/>
          </w:tcPr>
          <w:p w14:paraId="794A6004" w14:textId="77777777" w:rsidR="008447ED" w:rsidRPr="008447ED" w:rsidRDefault="008447ED" w:rsidP="008447ED">
            <w:pPr>
              <w:spacing w:line="360" w:lineRule="auto"/>
              <w:rPr>
                <w:szCs w:val="21"/>
              </w:rPr>
            </w:pPr>
            <w:r w:rsidRPr="008447ED">
              <w:rPr>
                <w:szCs w:val="21"/>
              </w:rPr>
              <w:t>15968805302</w:t>
            </w:r>
          </w:p>
        </w:tc>
        <w:tc>
          <w:tcPr>
            <w:tcW w:w="2570" w:type="dxa"/>
          </w:tcPr>
          <w:p w14:paraId="35528220" w14:textId="77777777" w:rsidR="008447ED" w:rsidRPr="008447ED" w:rsidRDefault="008447ED" w:rsidP="008447ED">
            <w:pPr>
              <w:spacing w:line="360" w:lineRule="auto"/>
              <w:rPr>
                <w:szCs w:val="21"/>
              </w:rPr>
            </w:pPr>
            <w:r w:rsidRPr="008447ED">
              <w:rPr>
                <w:szCs w:val="21"/>
              </w:rPr>
              <w:t>31601409@stu.zucc.edu.cn</w:t>
            </w:r>
          </w:p>
        </w:tc>
        <w:tc>
          <w:tcPr>
            <w:tcW w:w="1107" w:type="dxa"/>
          </w:tcPr>
          <w:p w14:paraId="3956C517" w14:textId="77777777" w:rsidR="008447ED" w:rsidRPr="008447ED" w:rsidRDefault="008447ED" w:rsidP="008447ED">
            <w:pPr>
              <w:spacing w:line="360" w:lineRule="auto"/>
              <w:rPr>
                <w:szCs w:val="21"/>
              </w:rPr>
            </w:pPr>
            <w:r w:rsidRPr="008447ED">
              <w:rPr>
                <w:rFonts w:hint="eastAsia"/>
                <w:szCs w:val="21"/>
              </w:rPr>
              <w:t>弘毅</w:t>
            </w:r>
            <w:r w:rsidRPr="008447ED">
              <w:rPr>
                <w:rFonts w:hint="eastAsia"/>
                <w:szCs w:val="21"/>
              </w:rPr>
              <w:t>B1-615</w:t>
            </w:r>
          </w:p>
        </w:tc>
      </w:tr>
    </w:tbl>
    <w:p w14:paraId="6AE8CA4E" w14:textId="2B1BA95F" w:rsidR="008447ED" w:rsidRDefault="008447ED" w:rsidP="003F1F9C">
      <w:pPr>
        <w:pStyle w:val="3"/>
      </w:pPr>
      <w:bookmarkStart w:id="98" w:name="_Toc529733574"/>
      <w:r w:rsidRPr="008447ED">
        <w:t>6.1</w:t>
      </w:r>
      <w:r w:rsidRPr="008447ED">
        <w:rPr>
          <w:rFonts w:hint="eastAsia"/>
        </w:rPr>
        <w:t>.8</w:t>
      </w:r>
      <w:r>
        <w:t xml:space="preserve"> </w:t>
      </w:r>
      <w:r w:rsidRPr="008447ED">
        <w:rPr>
          <w:rFonts w:hint="eastAsia"/>
        </w:rPr>
        <w:t>设备及配置管理员</w:t>
      </w:r>
      <w:bookmarkEnd w:id="98"/>
    </w:p>
    <w:p w14:paraId="3BFFE434" w14:textId="77777777" w:rsidR="008447ED" w:rsidRDefault="008447ED" w:rsidP="008447ED">
      <w:pPr>
        <w:pStyle w:val="afe"/>
        <w:spacing w:line="360" w:lineRule="auto"/>
      </w:pPr>
      <w:r>
        <w:rPr>
          <w:rFonts w:hint="eastAsia"/>
        </w:rPr>
        <w:t>职位描述</w:t>
      </w:r>
      <w:r>
        <w:t>：</w:t>
      </w:r>
    </w:p>
    <w:p w14:paraId="62E26087" w14:textId="77777777" w:rsidR="008447ED" w:rsidRDefault="008447ED" w:rsidP="008447ED">
      <w:pPr>
        <w:pStyle w:val="afe"/>
        <w:spacing w:line="360" w:lineRule="auto"/>
      </w:pPr>
      <w:r>
        <w:tab/>
      </w:r>
      <w:r>
        <w:rPr>
          <w:rFonts w:hint="eastAsia"/>
        </w:rPr>
        <w:t>负责</w:t>
      </w:r>
      <w:r>
        <w:t>该软件项目所需</w:t>
      </w:r>
      <w:r>
        <w:rPr>
          <w:rFonts w:hint="eastAsia"/>
        </w:rPr>
        <w:t>设备</w:t>
      </w:r>
      <w:r>
        <w:t>工具配置，配置相关虚拟机软件设置</w:t>
      </w:r>
      <w:r>
        <w:rPr>
          <w:rFonts w:hint="eastAsia"/>
        </w:rPr>
        <w:t>，</w:t>
      </w:r>
      <w:r>
        <w:t>建立基线，</w:t>
      </w:r>
      <w:r>
        <w:rPr>
          <w:rFonts w:hint="eastAsia"/>
        </w:rPr>
        <w:t>进行</w:t>
      </w:r>
      <w:r>
        <w:t>版本及配置</w:t>
      </w:r>
      <w:r>
        <w:rPr>
          <w:rFonts w:hint="eastAsia"/>
        </w:rPr>
        <w:t>变更控制，</w:t>
      </w:r>
      <w:r>
        <w:t>使组员能够快速有效</w:t>
      </w:r>
      <w:r>
        <w:rPr>
          <w:rFonts w:hint="eastAsia"/>
        </w:rPr>
        <w:t>的</w:t>
      </w:r>
      <w:r>
        <w:t>使用各种工具</w:t>
      </w:r>
      <w:r>
        <w:rPr>
          <w:rFonts w:hint="eastAsia"/>
        </w:rPr>
        <w:t>。有权要求</w:t>
      </w:r>
      <w:r>
        <w:t>统一组内软件使用情况，有权强制规定组员对软件的使用规范</w:t>
      </w:r>
      <w:r>
        <w:rPr>
          <w:rFonts w:hint="eastAsia"/>
        </w:rPr>
        <w:t>，</w:t>
      </w:r>
      <w:r>
        <w:t>有权要求</w:t>
      </w:r>
      <w:r>
        <w:rPr>
          <w:rFonts w:hint="eastAsia"/>
        </w:rPr>
        <w:t>项目</w:t>
      </w:r>
      <w:r>
        <w:t>经理对需要设备进行筹款。</w:t>
      </w:r>
      <w:r>
        <w:rPr>
          <w:rFonts w:hint="eastAsia"/>
        </w:rPr>
        <w:t>配置</w:t>
      </w:r>
      <w:r>
        <w:t>或版本控制不当，提交错误版本，配置不够完善</w:t>
      </w:r>
      <w:r>
        <w:rPr>
          <w:rFonts w:hint="eastAsia"/>
        </w:rPr>
        <w:t>时</w:t>
      </w:r>
      <w: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708"/>
        <w:gridCol w:w="1134"/>
        <w:gridCol w:w="1276"/>
        <w:gridCol w:w="1418"/>
        <w:gridCol w:w="1665"/>
        <w:gridCol w:w="1107"/>
      </w:tblGrid>
      <w:tr w:rsidR="008447ED" w14:paraId="15238956" w14:textId="77777777" w:rsidTr="00025031">
        <w:tc>
          <w:tcPr>
            <w:tcW w:w="988" w:type="dxa"/>
          </w:tcPr>
          <w:p w14:paraId="219DF961"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708" w:type="dxa"/>
          </w:tcPr>
          <w:p w14:paraId="4474CC04"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1134" w:type="dxa"/>
          </w:tcPr>
          <w:p w14:paraId="4FC37DC2"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276" w:type="dxa"/>
          </w:tcPr>
          <w:p w14:paraId="19BC602F"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18" w:type="dxa"/>
          </w:tcPr>
          <w:p w14:paraId="6AC2A358"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1665" w:type="dxa"/>
          </w:tcPr>
          <w:p w14:paraId="4801509E"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757E9B95"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58E5B91C" w14:textId="77777777" w:rsidTr="00025031">
        <w:tc>
          <w:tcPr>
            <w:tcW w:w="988" w:type="dxa"/>
          </w:tcPr>
          <w:p w14:paraId="0F58526E" w14:textId="77777777" w:rsidR="008447ED" w:rsidRDefault="008447ED" w:rsidP="00025031">
            <w:pPr>
              <w:spacing w:line="360" w:lineRule="auto"/>
              <w:rPr>
                <w:szCs w:val="21"/>
              </w:rPr>
            </w:pPr>
            <w:r>
              <w:rPr>
                <w:rFonts w:hint="eastAsia"/>
                <w:szCs w:val="21"/>
              </w:rPr>
              <w:t>设备及</w:t>
            </w:r>
            <w:r>
              <w:rPr>
                <w:szCs w:val="21"/>
              </w:rPr>
              <w:lastRenderedPageBreak/>
              <w:t>配置管理员</w:t>
            </w:r>
          </w:p>
        </w:tc>
        <w:tc>
          <w:tcPr>
            <w:tcW w:w="708" w:type="dxa"/>
          </w:tcPr>
          <w:p w14:paraId="4A5F038D" w14:textId="77777777" w:rsidR="008447ED" w:rsidRDefault="008447ED" w:rsidP="00025031">
            <w:pPr>
              <w:spacing w:line="360" w:lineRule="auto"/>
              <w:rPr>
                <w:szCs w:val="21"/>
              </w:rPr>
            </w:pPr>
            <w:r>
              <w:rPr>
                <w:rFonts w:hint="eastAsia"/>
                <w:szCs w:val="21"/>
              </w:rPr>
              <w:lastRenderedPageBreak/>
              <w:t>叶柏</w:t>
            </w:r>
            <w:r>
              <w:rPr>
                <w:rFonts w:hint="eastAsia"/>
                <w:szCs w:val="21"/>
              </w:rPr>
              <w:lastRenderedPageBreak/>
              <w:t>成</w:t>
            </w:r>
          </w:p>
        </w:tc>
        <w:tc>
          <w:tcPr>
            <w:tcW w:w="1134" w:type="dxa"/>
          </w:tcPr>
          <w:p w14:paraId="3A181DE7" w14:textId="77777777" w:rsidR="008447ED" w:rsidRDefault="008447ED" w:rsidP="00025031">
            <w:pPr>
              <w:spacing w:line="360" w:lineRule="auto"/>
              <w:rPr>
                <w:szCs w:val="21"/>
              </w:rPr>
            </w:pPr>
            <w:r>
              <w:rPr>
                <w:rFonts w:hint="eastAsia"/>
                <w:szCs w:val="21"/>
              </w:rPr>
              <w:lastRenderedPageBreak/>
              <w:t>软件工程</w:t>
            </w:r>
            <w:r>
              <w:rPr>
                <w:rFonts w:hint="eastAsia"/>
                <w:szCs w:val="21"/>
              </w:rPr>
              <w:lastRenderedPageBreak/>
              <w:t>1602</w:t>
            </w:r>
          </w:p>
        </w:tc>
        <w:tc>
          <w:tcPr>
            <w:tcW w:w="1276" w:type="dxa"/>
          </w:tcPr>
          <w:p w14:paraId="4A3FED0D" w14:textId="77777777" w:rsidR="008447ED" w:rsidRDefault="008447ED" w:rsidP="00025031">
            <w:pPr>
              <w:spacing w:line="360" w:lineRule="auto"/>
              <w:rPr>
                <w:szCs w:val="21"/>
              </w:rPr>
            </w:pPr>
            <w:r>
              <w:rPr>
                <w:szCs w:val="21"/>
              </w:rPr>
              <w:lastRenderedPageBreak/>
              <w:t>31601411</w:t>
            </w:r>
          </w:p>
        </w:tc>
        <w:tc>
          <w:tcPr>
            <w:tcW w:w="1418" w:type="dxa"/>
          </w:tcPr>
          <w:p w14:paraId="1175E62A" w14:textId="77777777" w:rsidR="008447ED" w:rsidRDefault="008447ED" w:rsidP="00025031">
            <w:pPr>
              <w:spacing w:line="360" w:lineRule="auto"/>
              <w:rPr>
                <w:szCs w:val="21"/>
              </w:rPr>
            </w:pPr>
            <w:r>
              <w:rPr>
                <w:szCs w:val="21"/>
              </w:rPr>
              <w:t>13588025779</w:t>
            </w:r>
          </w:p>
        </w:tc>
        <w:tc>
          <w:tcPr>
            <w:tcW w:w="1665" w:type="dxa"/>
          </w:tcPr>
          <w:p w14:paraId="730B95F2" w14:textId="77777777" w:rsidR="008447ED" w:rsidRDefault="008447ED" w:rsidP="00025031">
            <w:pPr>
              <w:spacing w:line="360" w:lineRule="auto"/>
              <w:rPr>
                <w:szCs w:val="21"/>
              </w:rPr>
            </w:pPr>
            <w:r>
              <w:rPr>
                <w:szCs w:val="21"/>
              </w:rPr>
              <w:t>31601411@stu.z</w:t>
            </w:r>
            <w:r>
              <w:rPr>
                <w:szCs w:val="21"/>
              </w:rPr>
              <w:lastRenderedPageBreak/>
              <w:t>ucc.edu.cn</w:t>
            </w:r>
          </w:p>
        </w:tc>
        <w:tc>
          <w:tcPr>
            <w:tcW w:w="1107" w:type="dxa"/>
          </w:tcPr>
          <w:p w14:paraId="1E846A10" w14:textId="77777777" w:rsidR="008447ED" w:rsidRDefault="008447ED" w:rsidP="00025031">
            <w:pPr>
              <w:spacing w:line="360" w:lineRule="auto"/>
              <w:rPr>
                <w:szCs w:val="21"/>
              </w:rPr>
            </w:pPr>
            <w:r>
              <w:rPr>
                <w:rFonts w:hint="eastAsia"/>
                <w:szCs w:val="21"/>
              </w:rPr>
              <w:lastRenderedPageBreak/>
              <w:t>弘毅</w:t>
            </w:r>
            <w:r>
              <w:rPr>
                <w:rFonts w:hint="eastAsia"/>
                <w:szCs w:val="21"/>
              </w:rPr>
              <w:lastRenderedPageBreak/>
              <w:t>B1-615</w:t>
            </w:r>
          </w:p>
        </w:tc>
      </w:tr>
    </w:tbl>
    <w:p w14:paraId="712F1DAA" w14:textId="77777777" w:rsidR="008447ED" w:rsidRPr="008447ED" w:rsidRDefault="008447ED" w:rsidP="008447ED">
      <w:pPr>
        <w:rPr>
          <w:rFonts w:hint="eastAsia"/>
        </w:rPr>
      </w:pPr>
    </w:p>
    <w:p w14:paraId="2C54CFD9" w14:textId="2E26F64D" w:rsidR="008447ED" w:rsidRDefault="008447ED" w:rsidP="003F1F9C">
      <w:pPr>
        <w:pStyle w:val="3"/>
      </w:pPr>
      <w:bookmarkStart w:id="99" w:name="_Toc529733575"/>
      <w:r w:rsidRPr="008447ED">
        <w:t>6.1.9</w:t>
      </w:r>
      <w:r>
        <w:t xml:space="preserve"> </w:t>
      </w:r>
      <w:r w:rsidRPr="008447ED">
        <w:rPr>
          <w:rFonts w:hint="eastAsia"/>
        </w:rPr>
        <w:t>原型设计员</w:t>
      </w:r>
      <w:bookmarkEnd w:id="99"/>
    </w:p>
    <w:p w14:paraId="1B0084F9" w14:textId="77777777" w:rsidR="008447ED" w:rsidRDefault="008447ED" w:rsidP="008447ED">
      <w:pPr>
        <w:pStyle w:val="afe"/>
        <w:spacing w:line="360" w:lineRule="auto"/>
      </w:pPr>
      <w:r>
        <w:rPr>
          <w:rFonts w:hint="eastAsia"/>
        </w:rPr>
        <w:t>职位描述</w:t>
      </w:r>
      <w:r>
        <w:t>：</w:t>
      </w:r>
    </w:p>
    <w:p w14:paraId="7DF9F442" w14:textId="77777777" w:rsidR="008447ED" w:rsidRDefault="008447ED" w:rsidP="008447ED">
      <w:pPr>
        <w:pStyle w:val="afe"/>
        <w:spacing w:line="360" w:lineRule="auto"/>
      </w:pPr>
      <w:r>
        <w:tab/>
      </w:r>
      <w:r>
        <w:rPr>
          <w:rFonts w:hint="eastAsia"/>
        </w:rPr>
        <w:t>负责</w:t>
      </w:r>
      <w:r>
        <w:t>网站原型设计</w:t>
      </w:r>
      <w:r>
        <w:rPr>
          <w:rFonts w:hint="eastAsia"/>
        </w:rPr>
        <w:t>，</w:t>
      </w:r>
      <w:r>
        <w:t>要求与组员和客户进行充分沟通。</w:t>
      </w:r>
      <w:r>
        <w:rPr>
          <w:rFonts w:hint="eastAsia"/>
        </w:rPr>
        <w:t>有权</w:t>
      </w:r>
      <w:r>
        <w:t>拒绝</w:t>
      </w:r>
      <w:proofErr w:type="gramStart"/>
      <w:r>
        <w:t>除项目</w:t>
      </w:r>
      <w:proofErr w:type="gramEnd"/>
      <w:r>
        <w:t>经理以外的组员提出的要求。</w:t>
      </w:r>
      <w:r>
        <w:rPr>
          <w:rFonts w:hint="eastAsia"/>
        </w:rPr>
        <w:t>网站功能</w:t>
      </w:r>
      <w:r>
        <w:t>设计不够</w:t>
      </w:r>
      <w:r>
        <w:rPr>
          <w:rFonts w:hint="eastAsia"/>
        </w:rPr>
        <w:t>，样式</w:t>
      </w:r>
      <w:r>
        <w:t>丑陋，用户友好度低时负主要责任。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83"/>
        <w:gridCol w:w="2516"/>
        <w:gridCol w:w="1107"/>
      </w:tblGrid>
      <w:tr w:rsidR="008447ED" w14:paraId="0CAC5D23" w14:textId="77777777" w:rsidTr="00025031">
        <w:tc>
          <w:tcPr>
            <w:tcW w:w="616" w:type="dxa"/>
          </w:tcPr>
          <w:p w14:paraId="791C83D4"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14:paraId="55FA65F5"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02265148"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1308F281"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83" w:type="dxa"/>
          </w:tcPr>
          <w:p w14:paraId="594BECF2"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16" w:type="dxa"/>
          </w:tcPr>
          <w:p w14:paraId="50CDE597"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05EDBE5B"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35BA3F60" w14:textId="77777777" w:rsidTr="00025031">
        <w:tc>
          <w:tcPr>
            <w:tcW w:w="616" w:type="dxa"/>
          </w:tcPr>
          <w:p w14:paraId="4B7DC468" w14:textId="77777777" w:rsidR="008447ED" w:rsidRDefault="008447ED" w:rsidP="00025031">
            <w:pPr>
              <w:spacing w:line="360" w:lineRule="auto"/>
              <w:rPr>
                <w:szCs w:val="21"/>
              </w:rPr>
            </w:pPr>
            <w:r>
              <w:rPr>
                <w:rFonts w:hint="eastAsia"/>
                <w:szCs w:val="21"/>
              </w:rPr>
              <w:t>原型设计员</w:t>
            </w:r>
          </w:p>
        </w:tc>
        <w:tc>
          <w:tcPr>
            <w:tcW w:w="616" w:type="dxa"/>
          </w:tcPr>
          <w:p w14:paraId="32E4A891" w14:textId="77777777" w:rsidR="008447ED" w:rsidRDefault="008447ED" w:rsidP="00025031">
            <w:pPr>
              <w:spacing w:line="360" w:lineRule="auto"/>
              <w:rPr>
                <w:szCs w:val="21"/>
              </w:rPr>
            </w:pPr>
            <w:r>
              <w:rPr>
                <w:rFonts w:hint="eastAsia"/>
                <w:szCs w:val="21"/>
              </w:rPr>
              <w:t>杨以恒</w:t>
            </w:r>
          </w:p>
        </w:tc>
        <w:tc>
          <w:tcPr>
            <w:tcW w:w="799" w:type="dxa"/>
          </w:tcPr>
          <w:p w14:paraId="092393E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34EDB480" w14:textId="77777777" w:rsidR="008447ED" w:rsidRDefault="008447ED" w:rsidP="00025031">
            <w:pPr>
              <w:spacing w:line="360" w:lineRule="auto"/>
              <w:rPr>
                <w:szCs w:val="21"/>
              </w:rPr>
            </w:pPr>
            <w:r>
              <w:rPr>
                <w:szCs w:val="21"/>
              </w:rPr>
              <w:t>31601410</w:t>
            </w:r>
          </w:p>
        </w:tc>
        <w:tc>
          <w:tcPr>
            <w:tcW w:w="1483" w:type="dxa"/>
          </w:tcPr>
          <w:p w14:paraId="1E325317" w14:textId="77777777" w:rsidR="008447ED" w:rsidRDefault="008447ED" w:rsidP="00025031">
            <w:pPr>
              <w:spacing w:line="360" w:lineRule="auto"/>
              <w:rPr>
                <w:szCs w:val="21"/>
              </w:rPr>
            </w:pPr>
            <w:r>
              <w:rPr>
                <w:szCs w:val="21"/>
              </w:rPr>
              <w:t>18989678901</w:t>
            </w:r>
          </w:p>
        </w:tc>
        <w:tc>
          <w:tcPr>
            <w:tcW w:w="2516" w:type="dxa"/>
          </w:tcPr>
          <w:p w14:paraId="0BAA62DD" w14:textId="77777777" w:rsidR="008447ED" w:rsidRDefault="008447ED" w:rsidP="00025031">
            <w:pPr>
              <w:spacing w:line="360" w:lineRule="auto"/>
              <w:rPr>
                <w:szCs w:val="21"/>
              </w:rPr>
            </w:pPr>
            <w:r>
              <w:rPr>
                <w:szCs w:val="21"/>
              </w:rPr>
              <w:t>31601410@stu.zucc.edu.cn</w:t>
            </w:r>
          </w:p>
        </w:tc>
        <w:tc>
          <w:tcPr>
            <w:tcW w:w="1107" w:type="dxa"/>
          </w:tcPr>
          <w:p w14:paraId="229F7308" w14:textId="77777777" w:rsidR="008447ED" w:rsidRDefault="008447ED" w:rsidP="00025031">
            <w:pPr>
              <w:spacing w:line="360" w:lineRule="auto"/>
              <w:rPr>
                <w:szCs w:val="21"/>
              </w:rPr>
            </w:pPr>
            <w:r>
              <w:rPr>
                <w:rFonts w:hint="eastAsia"/>
                <w:szCs w:val="21"/>
              </w:rPr>
              <w:t>弘毅</w:t>
            </w:r>
            <w:r>
              <w:rPr>
                <w:rFonts w:hint="eastAsia"/>
                <w:szCs w:val="21"/>
              </w:rPr>
              <w:t>B1-615</w:t>
            </w:r>
          </w:p>
          <w:p w14:paraId="5A0CBCF7" w14:textId="77777777" w:rsidR="008447ED" w:rsidRDefault="008447ED" w:rsidP="00025031">
            <w:pPr>
              <w:spacing w:line="360" w:lineRule="auto"/>
              <w:rPr>
                <w:szCs w:val="21"/>
              </w:rPr>
            </w:pPr>
          </w:p>
        </w:tc>
      </w:tr>
    </w:tbl>
    <w:p w14:paraId="7008D8A9" w14:textId="0BED626C" w:rsidR="008447ED" w:rsidRDefault="008447ED" w:rsidP="003F1F9C">
      <w:pPr>
        <w:pStyle w:val="3"/>
      </w:pPr>
      <w:bookmarkStart w:id="100" w:name="_Toc529733576"/>
      <w:r w:rsidRPr="008447ED">
        <w:t>6.1.10</w:t>
      </w:r>
      <w:r>
        <w:t xml:space="preserve"> </w:t>
      </w:r>
      <w:r w:rsidRPr="008447ED">
        <w:rPr>
          <w:rFonts w:hint="eastAsia"/>
        </w:rPr>
        <w:t>用户访谈员</w:t>
      </w:r>
      <w:bookmarkEnd w:id="100"/>
    </w:p>
    <w:p w14:paraId="7992536F" w14:textId="77777777" w:rsidR="008447ED" w:rsidRDefault="008447ED" w:rsidP="008447ED">
      <w:pPr>
        <w:pStyle w:val="afe"/>
        <w:spacing w:line="360" w:lineRule="auto"/>
      </w:pPr>
      <w:r>
        <w:rPr>
          <w:rFonts w:hint="eastAsia"/>
        </w:rPr>
        <w:t>职位描述：</w:t>
      </w:r>
    </w:p>
    <w:p w14:paraId="7D97C900" w14:textId="77777777" w:rsidR="008447ED" w:rsidRDefault="008447ED" w:rsidP="008447ED">
      <w:pPr>
        <w:pStyle w:val="afe"/>
        <w:spacing w:line="360" w:lineRule="auto"/>
      </w:pPr>
      <w:r>
        <w:tab/>
      </w:r>
      <w:r>
        <w:rPr>
          <w:rFonts w:hint="eastAsia"/>
        </w:rPr>
        <w:t>负责</w:t>
      </w:r>
      <w:r>
        <w:t>从顾客获取需求</w:t>
      </w:r>
      <w:r>
        <w:rPr>
          <w:rFonts w:hint="eastAsia"/>
        </w:rPr>
        <w:t>，</w:t>
      </w:r>
      <w:r>
        <w:t>分析顾客需求</w:t>
      </w:r>
      <w:r>
        <w:rPr>
          <w:rFonts w:hint="eastAsia"/>
        </w:rPr>
        <w:t>并</w:t>
      </w:r>
      <w:r>
        <w:t>反馈成具体需要实现的功能。</w:t>
      </w:r>
      <w:r>
        <w:rPr>
          <w:rFonts w:hint="eastAsia"/>
        </w:rPr>
        <w:t>对顾客</w:t>
      </w:r>
      <w:r>
        <w:t>要求分析不清</w:t>
      </w:r>
      <w:r>
        <w:rPr>
          <w:rFonts w:hint="eastAsia"/>
        </w:rPr>
        <w:t>，</w:t>
      </w:r>
      <w:r>
        <w:t>记录需求不清晰时，</w:t>
      </w:r>
      <w:r>
        <w:rPr>
          <w:rFonts w:hint="eastAsia"/>
        </w:rPr>
        <w:t>导致</w:t>
      </w:r>
      <w:r>
        <w:t>生成功能</w:t>
      </w:r>
      <w:r>
        <w:rPr>
          <w:rFonts w:hint="eastAsia"/>
        </w:rPr>
        <w:t>错误</w:t>
      </w:r>
      <w:r>
        <w:t>时负主要责任。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992"/>
        <w:gridCol w:w="1134"/>
        <w:gridCol w:w="1134"/>
        <w:gridCol w:w="1559"/>
        <w:gridCol w:w="1524"/>
        <w:gridCol w:w="1107"/>
      </w:tblGrid>
      <w:tr w:rsidR="008447ED" w14:paraId="434590A2" w14:textId="77777777" w:rsidTr="00025031">
        <w:tc>
          <w:tcPr>
            <w:tcW w:w="846" w:type="dxa"/>
          </w:tcPr>
          <w:p w14:paraId="4306F29F"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992" w:type="dxa"/>
          </w:tcPr>
          <w:p w14:paraId="7C968DB5"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1134" w:type="dxa"/>
          </w:tcPr>
          <w:p w14:paraId="36C751B0"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34" w:type="dxa"/>
          </w:tcPr>
          <w:p w14:paraId="1795AD5F"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559" w:type="dxa"/>
          </w:tcPr>
          <w:p w14:paraId="6428E695"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1524" w:type="dxa"/>
          </w:tcPr>
          <w:p w14:paraId="1022D080"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22A58755"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2813C2E4" w14:textId="77777777" w:rsidTr="00025031">
        <w:tc>
          <w:tcPr>
            <w:tcW w:w="846" w:type="dxa"/>
          </w:tcPr>
          <w:p w14:paraId="5ECA7F00" w14:textId="77777777" w:rsidR="008447ED" w:rsidRDefault="008447ED" w:rsidP="00025031">
            <w:pPr>
              <w:spacing w:line="360" w:lineRule="auto"/>
              <w:rPr>
                <w:szCs w:val="21"/>
              </w:rPr>
            </w:pPr>
            <w:r>
              <w:rPr>
                <w:rFonts w:hint="eastAsia"/>
                <w:szCs w:val="21"/>
              </w:rPr>
              <w:t>用户</w:t>
            </w:r>
            <w:proofErr w:type="gramStart"/>
            <w:r>
              <w:rPr>
                <w:rFonts w:hint="eastAsia"/>
                <w:szCs w:val="21"/>
              </w:rPr>
              <w:t>访谈组</w:t>
            </w:r>
            <w:proofErr w:type="gramEnd"/>
            <w:r>
              <w:rPr>
                <w:rFonts w:hint="eastAsia"/>
                <w:szCs w:val="21"/>
              </w:rPr>
              <w:t>组长</w:t>
            </w:r>
          </w:p>
        </w:tc>
        <w:tc>
          <w:tcPr>
            <w:tcW w:w="992" w:type="dxa"/>
          </w:tcPr>
          <w:p w14:paraId="19770F46" w14:textId="77777777" w:rsidR="008447ED" w:rsidRDefault="008447ED" w:rsidP="00025031">
            <w:pPr>
              <w:spacing w:line="360" w:lineRule="auto"/>
              <w:rPr>
                <w:szCs w:val="21"/>
              </w:rPr>
            </w:pPr>
            <w:r>
              <w:rPr>
                <w:rFonts w:hint="eastAsia"/>
                <w:szCs w:val="21"/>
              </w:rPr>
              <w:t>沈启航</w:t>
            </w:r>
          </w:p>
        </w:tc>
        <w:tc>
          <w:tcPr>
            <w:tcW w:w="1134" w:type="dxa"/>
          </w:tcPr>
          <w:p w14:paraId="0791B5F8"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34" w:type="dxa"/>
          </w:tcPr>
          <w:p w14:paraId="7BFE8DC8" w14:textId="77777777" w:rsidR="008447ED" w:rsidRDefault="008447ED" w:rsidP="00025031">
            <w:pPr>
              <w:spacing w:line="360" w:lineRule="auto"/>
              <w:rPr>
                <w:szCs w:val="21"/>
              </w:rPr>
            </w:pPr>
            <w:r>
              <w:rPr>
                <w:rFonts w:hint="eastAsia"/>
                <w:szCs w:val="21"/>
              </w:rPr>
              <w:t>31601404</w:t>
            </w:r>
          </w:p>
        </w:tc>
        <w:tc>
          <w:tcPr>
            <w:tcW w:w="1559" w:type="dxa"/>
          </w:tcPr>
          <w:p w14:paraId="6F9235AD" w14:textId="77777777" w:rsidR="008447ED" w:rsidRDefault="008447ED" w:rsidP="00025031">
            <w:pPr>
              <w:spacing w:line="360" w:lineRule="auto"/>
              <w:rPr>
                <w:szCs w:val="21"/>
              </w:rPr>
            </w:pPr>
            <w:r>
              <w:rPr>
                <w:rFonts w:hint="eastAsia"/>
                <w:szCs w:val="21"/>
              </w:rPr>
              <w:t>15988122404</w:t>
            </w:r>
          </w:p>
        </w:tc>
        <w:tc>
          <w:tcPr>
            <w:tcW w:w="1524" w:type="dxa"/>
          </w:tcPr>
          <w:p w14:paraId="57223026" w14:textId="77777777" w:rsidR="008447ED" w:rsidRDefault="008447ED" w:rsidP="00025031">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559DF6D9" w14:textId="77777777" w:rsidR="008447ED" w:rsidRDefault="008447ED" w:rsidP="00025031">
            <w:pPr>
              <w:spacing w:line="360" w:lineRule="auto"/>
              <w:rPr>
                <w:szCs w:val="21"/>
              </w:rPr>
            </w:pPr>
            <w:r>
              <w:rPr>
                <w:rFonts w:hint="eastAsia"/>
                <w:szCs w:val="21"/>
              </w:rPr>
              <w:t>弘毅</w:t>
            </w:r>
            <w:r>
              <w:rPr>
                <w:szCs w:val="21"/>
              </w:rPr>
              <w:t>B1-614</w:t>
            </w:r>
          </w:p>
        </w:tc>
      </w:tr>
      <w:tr w:rsidR="008447ED" w14:paraId="09D677B6" w14:textId="77777777" w:rsidTr="00025031">
        <w:tc>
          <w:tcPr>
            <w:tcW w:w="846" w:type="dxa"/>
          </w:tcPr>
          <w:p w14:paraId="1928796D" w14:textId="77777777" w:rsidR="008447ED" w:rsidRDefault="008447ED" w:rsidP="00025031">
            <w:pPr>
              <w:spacing w:line="360" w:lineRule="auto"/>
              <w:rPr>
                <w:szCs w:val="21"/>
              </w:rPr>
            </w:pPr>
            <w:r>
              <w:rPr>
                <w:rFonts w:hint="eastAsia"/>
                <w:szCs w:val="21"/>
              </w:rPr>
              <w:t>用户访谈员</w:t>
            </w:r>
          </w:p>
        </w:tc>
        <w:tc>
          <w:tcPr>
            <w:tcW w:w="992" w:type="dxa"/>
          </w:tcPr>
          <w:p w14:paraId="40C700D9" w14:textId="77777777" w:rsidR="008447ED" w:rsidRDefault="008447ED" w:rsidP="00025031">
            <w:pPr>
              <w:spacing w:line="360" w:lineRule="auto"/>
              <w:rPr>
                <w:szCs w:val="21"/>
              </w:rPr>
            </w:pPr>
            <w:r>
              <w:rPr>
                <w:rFonts w:hint="eastAsia"/>
                <w:szCs w:val="21"/>
              </w:rPr>
              <w:t>叶柏成</w:t>
            </w:r>
          </w:p>
        </w:tc>
        <w:tc>
          <w:tcPr>
            <w:tcW w:w="1134" w:type="dxa"/>
          </w:tcPr>
          <w:p w14:paraId="2D784BCA"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34" w:type="dxa"/>
          </w:tcPr>
          <w:p w14:paraId="7B005EBE" w14:textId="77777777" w:rsidR="008447ED" w:rsidRDefault="008447ED" w:rsidP="00025031">
            <w:pPr>
              <w:spacing w:line="360" w:lineRule="auto"/>
              <w:rPr>
                <w:szCs w:val="21"/>
              </w:rPr>
            </w:pPr>
            <w:r>
              <w:rPr>
                <w:szCs w:val="21"/>
              </w:rPr>
              <w:t>31601411</w:t>
            </w:r>
          </w:p>
        </w:tc>
        <w:tc>
          <w:tcPr>
            <w:tcW w:w="1559" w:type="dxa"/>
          </w:tcPr>
          <w:p w14:paraId="583FA179" w14:textId="77777777" w:rsidR="008447ED" w:rsidRDefault="008447ED" w:rsidP="00025031">
            <w:pPr>
              <w:spacing w:line="360" w:lineRule="auto"/>
              <w:rPr>
                <w:szCs w:val="21"/>
              </w:rPr>
            </w:pPr>
            <w:r>
              <w:rPr>
                <w:szCs w:val="21"/>
              </w:rPr>
              <w:t>13588025779</w:t>
            </w:r>
          </w:p>
        </w:tc>
        <w:tc>
          <w:tcPr>
            <w:tcW w:w="1524" w:type="dxa"/>
          </w:tcPr>
          <w:p w14:paraId="1C2281F1" w14:textId="77777777" w:rsidR="008447ED" w:rsidRDefault="008447ED" w:rsidP="00025031">
            <w:pPr>
              <w:spacing w:line="360" w:lineRule="auto"/>
              <w:rPr>
                <w:szCs w:val="21"/>
              </w:rPr>
            </w:pPr>
            <w:r>
              <w:rPr>
                <w:szCs w:val="21"/>
              </w:rPr>
              <w:t>31601411@stu.zucc.edu.cn</w:t>
            </w:r>
          </w:p>
        </w:tc>
        <w:tc>
          <w:tcPr>
            <w:tcW w:w="1107" w:type="dxa"/>
          </w:tcPr>
          <w:p w14:paraId="72DFAC00"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2618922F" w14:textId="77777777" w:rsidTr="00025031">
        <w:tc>
          <w:tcPr>
            <w:tcW w:w="846" w:type="dxa"/>
          </w:tcPr>
          <w:p w14:paraId="03BB3067" w14:textId="77777777" w:rsidR="008447ED" w:rsidRDefault="008447ED" w:rsidP="00025031">
            <w:pPr>
              <w:spacing w:line="360" w:lineRule="auto"/>
              <w:rPr>
                <w:szCs w:val="21"/>
              </w:rPr>
            </w:pPr>
            <w:r>
              <w:rPr>
                <w:rFonts w:hint="eastAsia"/>
                <w:szCs w:val="21"/>
              </w:rPr>
              <w:t>用户访谈员</w:t>
            </w:r>
          </w:p>
        </w:tc>
        <w:tc>
          <w:tcPr>
            <w:tcW w:w="992" w:type="dxa"/>
          </w:tcPr>
          <w:p w14:paraId="3F3C8422" w14:textId="77777777" w:rsidR="008447ED" w:rsidRDefault="008447ED" w:rsidP="00025031">
            <w:pPr>
              <w:spacing w:line="360" w:lineRule="auto"/>
              <w:rPr>
                <w:szCs w:val="21"/>
              </w:rPr>
            </w:pPr>
            <w:r>
              <w:rPr>
                <w:rFonts w:hint="eastAsia"/>
                <w:szCs w:val="21"/>
              </w:rPr>
              <w:t>杨以恒</w:t>
            </w:r>
          </w:p>
        </w:tc>
        <w:tc>
          <w:tcPr>
            <w:tcW w:w="1134" w:type="dxa"/>
          </w:tcPr>
          <w:p w14:paraId="0FA5E658"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34" w:type="dxa"/>
          </w:tcPr>
          <w:p w14:paraId="6A827736" w14:textId="77777777" w:rsidR="008447ED" w:rsidRDefault="008447ED" w:rsidP="00025031">
            <w:pPr>
              <w:spacing w:line="360" w:lineRule="auto"/>
              <w:rPr>
                <w:szCs w:val="21"/>
              </w:rPr>
            </w:pPr>
            <w:r>
              <w:rPr>
                <w:szCs w:val="21"/>
              </w:rPr>
              <w:t>31601410</w:t>
            </w:r>
          </w:p>
        </w:tc>
        <w:tc>
          <w:tcPr>
            <w:tcW w:w="1559" w:type="dxa"/>
          </w:tcPr>
          <w:p w14:paraId="2A244A21" w14:textId="77777777" w:rsidR="008447ED" w:rsidRDefault="008447ED" w:rsidP="00025031">
            <w:pPr>
              <w:spacing w:line="360" w:lineRule="auto"/>
              <w:rPr>
                <w:szCs w:val="21"/>
              </w:rPr>
            </w:pPr>
            <w:r>
              <w:rPr>
                <w:szCs w:val="21"/>
              </w:rPr>
              <w:t>18989678901</w:t>
            </w:r>
          </w:p>
        </w:tc>
        <w:tc>
          <w:tcPr>
            <w:tcW w:w="1524" w:type="dxa"/>
          </w:tcPr>
          <w:p w14:paraId="4D3CA2F6" w14:textId="77777777" w:rsidR="008447ED" w:rsidRDefault="008447ED" w:rsidP="00025031">
            <w:pPr>
              <w:spacing w:line="360" w:lineRule="auto"/>
              <w:rPr>
                <w:szCs w:val="21"/>
              </w:rPr>
            </w:pPr>
            <w:r>
              <w:rPr>
                <w:szCs w:val="21"/>
              </w:rPr>
              <w:t>31601410@stu.zucc.edu.cn</w:t>
            </w:r>
          </w:p>
        </w:tc>
        <w:tc>
          <w:tcPr>
            <w:tcW w:w="1107" w:type="dxa"/>
          </w:tcPr>
          <w:p w14:paraId="2A44A271"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315168E7" w14:textId="77777777" w:rsidTr="00025031">
        <w:tc>
          <w:tcPr>
            <w:tcW w:w="846" w:type="dxa"/>
          </w:tcPr>
          <w:p w14:paraId="17ACD358" w14:textId="77777777" w:rsidR="008447ED" w:rsidRDefault="008447ED" w:rsidP="00025031">
            <w:pPr>
              <w:spacing w:line="360" w:lineRule="auto"/>
              <w:rPr>
                <w:szCs w:val="21"/>
              </w:rPr>
            </w:pPr>
            <w:r>
              <w:rPr>
                <w:rFonts w:hint="eastAsia"/>
                <w:szCs w:val="21"/>
              </w:rPr>
              <w:lastRenderedPageBreak/>
              <w:t>用户访谈员</w:t>
            </w:r>
          </w:p>
        </w:tc>
        <w:tc>
          <w:tcPr>
            <w:tcW w:w="992" w:type="dxa"/>
          </w:tcPr>
          <w:p w14:paraId="5C348845" w14:textId="77777777" w:rsidR="008447ED" w:rsidRDefault="008447ED" w:rsidP="00025031">
            <w:pPr>
              <w:spacing w:line="360" w:lineRule="auto"/>
              <w:rPr>
                <w:szCs w:val="21"/>
              </w:rPr>
            </w:pPr>
            <w:r>
              <w:rPr>
                <w:rFonts w:hint="eastAsia"/>
                <w:szCs w:val="21"/>
              </w:rPr>
              <w:t>徐哲远</w:t>
            </w:r>
          </w:p>
        </w:tc>
        <w:tc>
          <w:tcPr>
            <w:tcW w:w="1134" w:type="dxa"/>
          </w:tcPr>
          <w:p w14:paraId="665CACD6"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34" w:type="dxa"/>
          </w:tcPr>
          <w:p w14:paraId="0C5F6B8E" w14:textId="77777777" w:rsidR="008447ED" w:rsidRDefault="008447ED" w:rsidP="00025031">
            <w:pPr>
              <w:spacing w:line="360" w:lineRule="auto"/>
              <w:rPr>
                <w:szCs w:val="21"/>
              </w:rPr>
            </w:pPr>
            <w:r>
              <w:rPr>
                <w:szCs w:val="21"/>
              </w:rPr>
              <w:t>31601409</w:t>
            </w:r>
          </w:p>
        </w:tc>
        <w:tc>
          <w:tcPr>
            <w:tcW w:w="1559" w:type="dxa"/>
          </w:tcPr>
          <w:p w14:paraId="43ADE9F2" w14:textId="77777777" w:rsidR="008447ED" w:rsidRDefault="008447ED" w:rsidP="00025031">
            <w:pPr>
              <w:spacing w:line="360" w:lineRule="auto"/>
              <w:rPr>
                <w:szCs w:val="21"/>
              </w:rPr>
            </w:pPr>
            <w:r>
              <w:rPr>
                <w:szCs w:val="21"/>
              </w:rPr>
              <w:t>15968805302</w:t>
            </w:r>
          </w:p>
        </w:tc>
        <w:tc>
          <w:tcPr>
            <w:tcW w:w="1524" w:type="dxa"/>
          </w:tcPr>
          <w:p w14:paraId="01F4CE12" w14:textId="77777777" w:rsidR="008447ED" w:rsidRDefault="008447ED" w:rsidP="00025031">
            <w:pPr>
              <w:spacing w:line="360" w:lineRule="auto"/>
              <w:rPr>
                <w:szCs w:val="21"/>
              </w:rPr>
            </w:pPr>
            <w:r>
              <w:rPr>
                <w:szCs w:val="21"/>
              </w:rPr>
              <w:t>31601409@stu.zucc.edu.cn</w:t>
            </w:r>
          </w:p>
        </w:tc>
        <w:tc>
          <w:tcPr>
            <w:tcW w:w="1107" w:type="dxa"/>
          </w:tcPr>
          <w:p w14:paraId="27924442"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3B923E51" w14:textId="77777777" w:rsidTr="00025031">
        <w:tc>
          <w:tcPr>
            <w:tcW w:w="846" w:type="dxa"/>
          </w:tcPr>
          <w:p w14:paraId="1B3236FE" w14:textId="77777777" w:rsidR="008447ED" w:rsidRDefault="008447ED" w:rsidP="00025031">
            <w:pPr>
              <w:spacing w:line="360" w:lineRule="auto"/>
              <w:rPr>
                <w:szCs w:val="21"/>
              </w:rPr>
            </w:pPr>
            <w:r>
              <w:rPr>
                <w:rFonts w:hint="eastAsia"/>
                <w:szCs w:val="21"/>
              </w:rPr>
              <w:t>用户访谈员</w:t>
            </w:r>
          </w:p>
        </w:tc>
        <w:tc>
          <w:tcPr>
            <w:tcW w:w="992" w:type="dxa"/>
          </w:tcPr>
          <w:p w14:paraId="70747647" w14:textId="77777777" w:rsidR="008447ED" w:rsidRDefault="008447ED" w:rsidP="00025031">
            <w:pPr>
              <w:spacing w:line="360" w:lineRule="auto"/>
              <w:rPr>
                <w:szCs w:val="21"/>
              </w:rPr>
            </w:pPr>
            <w:r>
              <w:rPr>
                <w:rFonts w:hint="eastAsia"/>
                <w:szCs w:val="21"/>
              </w:rPr>
              <w:t>骆佳俊</w:t>
            </w:r>
          </w:p>
        </w:tc>
        <w:tc>
          <w:tcPr>
            <w:tcW w:w="1134" w:type="dxa"/>
          </w:tcPr>
          <w:p w14:paraId="3EEA70FD" w14:textId="77777777" w:rsidR="008447ED" w:rsidRDefault="008447ED" w:rsidP="00025031">
            <w:pPr>
              <w:spacing w:line="360" w:lineRule="auto"/>
              <w:rPr>
                <w:szCs w:val="21"/>
              </w:rPr>
            </w:pPr>
            <w:r>
              <w:rPr>
                <w:rFonts w:hint="eastAsia"/>
                <w:szCs w:val="21"/>
              </w:rPr>
              <w:t>软件工程</w:t>
            </w:r>
            <w:r>
              <w:rPr>
                <w:rFonts w:hint="eastAsia"/>
                <w:szCs w:val="21"/>
              </w:rPr>
              <w:t>160</w:t>
            </w:r>
            <w:r>
              <w:rPr>
                <w:szCs w:val="21"/>
              </w:rPr>
              <w:t>1</w:t>
            </w:r>
          </w:p>
        </w:tc>
        <w:tc>
          <w:tcPr>
            <w:tcW w:w="1134" w:type="dxa"/>
          </w:tcPr>
          <w:p w14:paraId="42FD62AA" w14:textId="77777777" w:rsidR="008447ED" w:rsidRDefault="008447ED" w:rsidP="00025031">
            <w:pPr>
              <w:spacing w:line="360" w:lineRule="auto"/>
              <w:rPr>
                <w:szCs w:val="21"/>
              </w:rPr>
            </w:pPr>
            <w:r>
              <w:rPr>
                <w:szCs w:val="21"/>
              </w:rPr>
              <w:t>31601215</w:t>
            </w:r>
          </w:p>
        </w:tc>
        <w:tc>
          <w:tcPr>
            <w:tcW w:w="1559" w:type="dxa"/>
          </w:tcPr>
          <w:p w14:paraId="0DBEFBE9" w14:textId="77777777" w:rsidR="008447ED" w:rsidRDefault="008447ED" w:rsidP="00025031">
            <w:pPr>
              <w:spacing w:line="360" w:lineRule="auto"/>
              <w:rPr>
                <w:szCs w:val="21"/>
              </w:rPr>
            </w:pPr>
            <w:r>
              <w:rPr>
                <w:szCs w:val="21"/>
              </w:rPr>
              <w:t>18058735546</w:t>
            </w:r>
          </w:p>
        </w:tc>
        <w:tc>
          <w:tcPr>
            <w:tcW w:w="1524" w:type="dxa"/>
          </w:tcPr>
          <w:p w14:paraId="72D2DF8D" w14:textId="77777777" w:rsidR="008447ED" w:rsidRDefault="008447ED" w:rsidP="00025031">
            <w:pPr>
              <w:spacing w:line="360" w:lineRule="auto"/>
              <w:rPr>
                <w:szCs w:val="21"/>
              </w:rPr>
            </w:pPr>
            <w:r>
              <w:rPr>
                <w:szCs w:val="21"/>
              </w:rPr>
              <w:t>31601215@stu.zucc.edu.cn</w:t>
            </w:r>
          </w:p>
        </w:tc>
        <w:tc>
          <w:tcPr>
            <w:tcW w:w="1107" w:type="dxa"/>
          </w:tcPr>
          <w:p w14:paraId="1ED7101F" w14:textId="77777777" w:rsidR="008447ED" w:rsidRDefault="008447ED" w:rsidP="00025031">
            <w:pPr>
              <w:spacing w:line="360" w:lineRule="auto"/>
              <w:rPr>
                <w:szCs w:val="21"/>
              </w:rPr>
            </w:pPr>
            <w:r>
              <w:rPr>
                <w:rFonts w:hint="eastAsia"/>
                <w:szCs w:val="21"/>
              </w:rPr>
              <w:t>弘毅</w:t>
            </w:r>
            <w:r>
              <w:rPr>
                <w:rFonts w:hint="eastAsia"/>
                <w:szCs w:val="21"/>
              </w:rPr>
              <w:t>B2-206</w:t>
            </w:r>
          </w:p>
        </w:tc>
      </w:tr>
    </w:tbl>
    <w:p w14:paraId="7570D86D" w14:textId="0173850C" w:rsidR="008447ED" w:rsidRDefault="008447ED" w:rsidP="003F1F9C">
      <w:pPr>
        <w:pStyle w:val="3"/>
      </w:pPr>
      <w:bookmarkStart w:id="101" w:name="_Toc529733577"/>
      <w:r w:rsidRPr="008447ED">
        <w:t>6.1.11</w:t>
      </w:r>
      <w:r>
        <w:t xml:space="preserve"> </w:t>
      </w:r>
      <w:r w:rsidRPr="008447ED">
        <w:rPr>
          <w:rFonts w:hint="eastAsia"/>
        </w:rPr>
        <w:t>工作计划管理员</w:t>
      </w:r>
      <w:bookmarkEnd w:id="101"/>
    </w:p>
    <w:p w14:paraId="3C9A25A7" w14:textId="77777777" w:rsidR="008447ED" w:rsidRPr="00130E8A" w:rsidRDefault="008447ED" w:rsidP="008447ED">
      <w:r>
        <w:rPr>
          <w:rFonts w:hint="eastAsia"/>
        </w:rPr>
        <w:t>职位描述：工作任务规划，根据实际情况调整工作时间，修改</w:t>
      </w:r>
      <w:proofErr w:type="gramStart"/>
      <w:r>
        <w:rPr>
          <w:rFonts w:hint="eastAsia"/>
        </w:rPr>
        <w:t>甘特图</w:t>
      </w:r>
      <w:proofErr w:type="gramEnd"/>
      <w:r>
        <w:rPr>
          <w:rFonts w:hint="eastAsia"/>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1088F249" w14:textId="77777777" w:rsidTr="00025031">
        <w:tc>
          <w:tcPr>
            <w:tcW w:w="616" w:type="dxa"/>
          </w:tcPr>
          <w:p w14:paraId="00A33BC8" w14:textId="77777777" w:rsidR="008447ED" w:rsidRDefault="008447ED" w:rsidP="00025031">
            <w:pPr>
              <w:spacing w:line="360" w:lineRule="auto"/>
              <w:jc w:val="center"/>
              <w:rPr>
                <w:b/>
                <w:bCs/>
                <w:color w:val="000000"/>
                <w:sz w:val="24"/>
                <w:szCs w:val="21"/>
              </w:rPr>
            </w:pPr>
            <w:bookmarkStart w:id="102" w:name="_Hlk529715701"/>
            <w:r>
              <w:rPr>
                <w:rFonts w:hint="eastAsia"/>
                <w:b/>
                <w:bCs/>
                <w:color w:val="000000"/>
                <w:sz w:val="24"/>
                <w:szCs w:val="21"/>
              </w:rPr>
              <w:t>职务</w:t>
            </w:r>
          </w:p>
        </w:tc>
        <w:tc>
          <w:tcPr>
            <w:tcW w:w="616" w:type="dxa"/>
          </w:tcPr>
          <w:p w14:paraId="11391F68"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577691A7"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7ABE93D6"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7C3A6AEE"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682525C5"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7426D366"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23244A8A" w14:textId="77777777" w:rsidTr="00025031">
        <w:tc>
          <w:tcPr>
            <w:tcW w:w="616" w:type="dxa"/>
          </w:tcPr>
          <w:p w14:paraId="70C3824E" w14:textId="77777777" w:rsidR="008447ED" w:rsidRDefault="008447ED" w:rsidP="00025031">
            <w:pPr>
              <w:spacing w:line="360" w:lineRule="auto"/>
              <w:rPr>
                <w:szCs w:val="21"/>
              </w:rPr>
            </w:pPr>
            <w:r>
              <w:rPr>
                <w:rFonts w:hint="eastAsia"/>
              </w:rPr>
              <w:t>工作计划管理员</w:t>
            </w:r>
          </w:p>
        </w:tc>
        <w:tc>
          <w:tcPr>
            <w:tcW w:w="616" w:type="dxa"/>
          </w:tcPr>
          <w:p w14:paraId="176AD57C" w14:textId="77777777" w:rsidR="008447ED" w:rsidRDefault="008447ED" w:rsidP="00025031">
            <w:pPr>
              <w:spacing w:line="360" w:lineRule="auto"/>
              <w:rPr>
                <w:szCs w:val="21"/>
              </w:rPr>
            </w:pPr>
            <w:r>
              <w:rPr>
                <w:rFonts w:hint="eastAsia"/>
                <w:szCs w:val="21"/>
              </w:rPr>
              <w:t>骆佳俊</w:t>
            </w:r>
          </w:p>
        </w:tc>
        <w:tc>
          <w:tcPr>
            <w:tcW w:w="799" w:type="dxa"/>
          </w:tcPr>
          <w:p w14:paraId="788CC64B" w14:textId="77777777" w:rsidR="008447ED" w:rsidRDefault="008447ED" w:rsidP="00025031">
            <w:pPr>
              <w:spacing w:line="360" w:lineRule="auto"/>
              <w:rPr>
                <w:szCs w:val="21"/>
              </w:rPr>
            </w:pPr>
            <w:r>
              <w:rPr>
                <w:rFonts w:hint="eastAsia"/>
                <w:szCs w:val="21"/>
              </w:rPr>
              <w:t>软件工程</w:t>
            </w:r>
            <w:r>
              <w:rPr>
                <w:rFonts w:hint="eastAsia"/>
                <w:szCs w:val="21"/>
              </w:rPr>
              <w:t>160</w:t>
            </w:r>
            <w:r>
              <w:rPr>
                <w:szCs w:val="21"/>
              </w:rPr>
              <w:t>1</w:t>
            </w:r>
          </w:p>
        </w:tc>
        <w:tc>
          <w:tcPr>
            <w:tcW w:w="1159" w:type="dxa"/>
          </w:tcPr>
          <w:p w14:paraId="4BA019B1" w14:textId="77777777" w:rsidR="008447ED" w:rsidRDefault="008447ED" w:rsidP="00025031">
            <w:pPr>
              <w:spacing w:line="360" w:lineRule="auto"/>
              <w:rPr>
                <w:szCs w:val="21"/>
              </w:rPr>
            </w:pPr>
            <w:r>
              <w:rPr>
                <w:szCs w:val="21"/>
              </w:rPr>
              <w:t>31601215</w:t>
            </w:r>
          </w:p>
        </w:tc>
        <w:tc>
          <w:tcPr>
            <w:tcW w:w="1429" w:type="dxa"/>
          </w:tcPr>
          <w:p w14:paraId="58066B40" w14:textId="77777777" w:rsidR="008447ED" w:rsidRDefault="008447ED" w:rsidP="00025031">
            <w:pPr>
              <w:spacing w:line="360" w:lineRule="auto"/>
              <w:rPr>
                <w:szCs w:val="21"/>
              </w:rPr>
            </w:pPr>
            <w:r>
              <w:rPr>
                <w:szCs w:val="21"/>
              </w:rPr>
              <w:t>18058735546</w:t>
            </w:r>
          </w:p>
        </w:tc>
        <w:tc>
          <w:tcPr>
            <w:tcW w:w="2570" w:type="dxa"/>
          </w:tcPr>
          <w:p w14:paraId="094D48D3" w14:textId="77777777" w:rsidR="008447ED" w:rsidRDefault="008447ED" w:rsidP="00025031">
            <w:pPr>
              <w:spacing w:line="360" w:lineRule="auto"/>
              <w:rPr>
                <w:szCs w:val="21"/>
              </w:rPr>
            </w:pPr>
            <w:r>
              <w:rPr>
                <w:szCs w:val="21"/>
              </w:rPr>
              <w:t>31601215@stu.zucc.edu.cn</w:t>
            </w:r>
          </w:p>
        </w:tc>
        <w:tc>
          <w:tcPr>
            <w:tcW w:w="1107" w:type="dxa"/>
          </w:tcPr>
          <w:p w14:paraId="74EF8092" w14:textId="77777777" w:rsidR="008447ED" w:rsidRDefault="008447ED" w:rsidP="00025031">
            <w:pPr>
              <w:spacing w:line="360" w:lineRule="auto"/>
              <w:rPr>
                <w:szCs w:val="21"/>
              </w:rPr>
            </w:pPr>
            <w:r>
              <w:rPr>
                <w:rFonts w:hint="eastAsia"/>
                <w:szCs w:val="21"/>
              </w:rPr>
              <w:t>弘毅</w:t>
            </w:r>
            <w:r>
              <w:rPr>
                <w:rFonts w:hint="eastAsia"/>
                <w:szCs w:val="21"/>
              </w:rPr>
              <w:t>B2-206</w:t>
            </w:r>
          </w:p>
        </w:tc>
      </w:tr>
    </w:tbl>
    <w:p w14:paraId="1DDD9B01" w14:textId="04112031" w:rsidR="008447ED" w:rsidRDefault="008447ED" w:rsidP="003F1F9C">
      <w:pPr>
        <w:pStyle w:val="3"/>
      </w:pPr>
      <w:bookmarkStart w:id="103" w:name="_Toc529733578"/>
      <w:bookmarkEnd w:id="102"/>
      <w:r w:rsidRPr="008447ED">
        <w:t>6.1.12</w:t>
      </w:r>
      <w:r>
        <w:t xml:space="preserve"> </w:t>
      </w:r>
      <w:r w:rsidRPr="008447ED">
        <w:rPr>
          <w:rFonts w:hint="eastAsia"/>
        </w:rPr>
        <w:t>后勤辅助员</w:t>
      </w:r>
      <w:bookmarkEnd w:id="103"/>
    </w:p>
    <w:p w14:paraId="1FA0C526" w14:textId="77777777" w:rsidR="008447ED" w:rsidRDefault="008447ED" w:rsidP="008447ED">
      <w:r>
        <w:rPr>
          <w:rFonts w:hint="eastAsia"/>
        </w:rPr>
        <w:t>职位描述</w:t>
      </w:r>
      <w:r>
        <w:t>：当当期任务工作人员因某些因素无法完成任务或无法参与任务，以及某块工作比预期需要的工作量更多时，由</w:t>
      </w:r>
      <w:r>
        <w:rPr>
          <w:rFonts w:hint="eastAsia"/>
        </w:rPr>
        <w:t>后勤</w:t>
      </w:r>
      <w:r>
        <w:t>辅助人员协助进行任务</w:t>
      </w:r>
      <w:r>
        <w:rPr>
          <w:rFonts w:hint="eastAsia"/>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30F157EC" w14:textId="77777777" w:rsidTr="00025031">
        <w:tc>
          <w:tcPr>
            <w:tcW w:w="616" w:type="dxa"/>
          </w:tcPr>
          <w:p w14:paraId="75B816B9"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14:paraId="324CA1D5"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40E92E23"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4C9BD2AD"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10EE0826"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16BB505B"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2B066F87"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46011CC4" w14:textId="77777777" w:rsidTr="00025031">
        <w:tc>
          <w:tcPr>
            <w:tcW w:w="616" w:type="dxa"/>
          </w:tcPr>
          <w:p w14:paraId="35C6D652" w14:textId="77777777" w:rsidR="008447ED" w:rsidRDefault="008447ED" w:rsidP="00025031">
            <w:pPr>
              <w:spacing w:line="360" w:lineRule="auto"/>
            </w:pPr>
            <w:r>
              <w:rPr>
                <w:rFonts w:hint="eastAsia"/>
              </w:rPr>
              <w:t>后勤辅助</w:t>
            </w:r>
          </w:p>
          <w:p w14:paraId="2818DC9C" w14:textId="77777777" w:rsidR="008447ED" w:rsidRDefault="008447ED" w:rsidP="00025031">
            <w:pPr>
              <w:spacing w:line="360" w:lineRule="auto"/>
              <w:rPr>
                <w:szCs w:val="21"/>
              </w:rPr>
            </w:pPr>
            <w:r>
              <w:rPr>
                <w:rFonts w:hint="eastAsia"/>
              </w:rPr>
              <w:t>员</w:t>
            </w:r>
          </w:p>
        </w:tc>
        <w:tc>
          <w:tcPr>
            <w:tcW w:w="616" w:type="dxa"/>
          </w:tcPr>
          <w:p w14:paraId="5CD417D3" w14:textId="77777777" w:rsidR="008447ED" w:rsidRDefault="008447ED" w:rsidP="00025031">
            <w:pPr>
              <w:spacing w:line="360" w:lineRule="auto"/>
              <w:rPr>
                <w:szCs w:val="21"/>
              </w:rPr>
            </w:pPr>
            <w:r>
              <w:rPr>
                <w:rFonts w:hint="eastAsia"/>
                <w:szCs w:val="21"/>
              </w:rPr>
              <w:t>徐哲远</w:t>
            </w:r>
          </w:p>
        </w:tc>
        <w:tc>
          <w:tcPr>
            <w:tcW w:w="799" w:type="dxa"/>
          </w:tcPr>
          <w:p w14:paraId="4FA2DA9C"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35A96E29" w14:textId="77777777" w:rsidR="008447ED" w:rsidRDefault="008447ED" w:rsidP="00025031">
            <w:pPr>
              <w:spacing w:line="360" w:lineRule="auto"/>
              <w:rPr>
                <w:szCs w:val="21"/>
              </w:rPr>
            </w:pPr>
            <w:r>
              <w:rPr>
                <w:szCs w:val="21"/>
              </w:rPr>
              <w:t>31601409</w:t>
            </w:r>
          </w:p>
        </w:tc>
        <w:tc>
          <w:tcPr>
            <w:tcW w:w="1429" w:type="dxa"/>
          </w:tcPr>
          <w:p w14:paraId="3FF3EC6B" w14:textId="77777777" w:rsidR="008447ED" w:rsidRDefault="008447ED" w:rsidP="00025031">
            <w:pPr>
              <w:spacing w:line="360" w:lineRule="auto"/>
              <w:rPr>
                <w:szCs w:val="21"/>
              </w:rPr>
            </w:pPr>
            <w:r>
              <w:rPr>
                <w:szCs w:val="21"/>
              </w:rPr>
              <w:t>15968805302</w:t>
            </w:r>
          </w:p>
        </w:tc>
        <w:tc>
          <w:tcPr>
            <w:tcW w:w="2570" w:type="dxa"/>
          </w:tcPr>
          <w:p w14:paraId="0BC19054" w14:textId="77777777" w:rsidR="008447ED" w:rsidRDefault="008447ED" w:rsidP="00025031">
            <w:pPr>
              <w:spacing w:line="360" w:lineRule="auto"/>
              <w:rPr>
                <w:szCs w:val="21"/>
              </w:rPr>
            </w:pPr>
            <w:r>
              <w:rPr>
                <w:szCs w:val="21"/>
              </w:rPr>
              <w:t>31601409@stu.zucc.edu.cn</w:t>
            </w:r>
          </w:p>
        </w:tc>
        <w:tc>
          <w:tcPr>
            <w:tcW w:w="1107" w:type="dxa"/>
          </w:tcPr>
          <w:p w14:paraId="1BCA969F" w14:textId="77777777" w:rsidR="008447ED" w:rsidRDefault="008447ED" w:rsidP="00025031">
            <w:pPr>
              <w:spacing w:line="360" w:lineRule="auto"/>
              <w:rPr>
                <w:szCs w:val="21"/>
              </w:rPr>
            </w:pPr>
            <w:r>
              <w:rPr>
                <w:rFonts w:hint="eastAsia"/>
                <w:szCs w:val="21"/>
              </w:rPr>
              <w:t>弘毅</w:t>
            </w:r>
            <w:r>
              <w:rPr>
                <w:rFonts w:hint="eastAsia"/>
                <w:szCs w:val="21"/>
              </w:rPr>
              <w:t>B1-615</w:t>
            </w:r>
          </w:p>
        </w:tc>
      </w:tr>
    </w:tbl>
    <w:p w14:paraId="55536D10" w14:textId="5ACE04E1" w:rsidR="008447ED" w:rsidRDefault="008447ED" w:rsidP="003F1F9C">
      <w:pPr>
        <w:pStyle w:val="3"/>
      </w:pPr>
      <w:bookmarkStart w:id="104" w:name="_Toc529733579"/>
      <w:r w:rsidRPr="008447ED">
        <w:lastRenderedPageBreak/>
        <w:t>6.1.13</w:t>
      </w:r>
      <w:r>
        <w:t xml:space="preserve"> </w:t>
      </w:r>
      <w:r w:rsidRPr="008447ED">
        <w:rPr>
          <w:rFonts w:hint="eastAsia"/>
        </w:rPr>
        <w:t>财务管理员</w:t>
      </w:r>
      <w:bookmarkEnd w:id="104"/>
    </w:p>
    <w:p w14:paraId="4925A3F3" w14:textId="77777777" w:rsidR="008447ED" w:rsidRDefault="008447ED" w:rsidP="008447ED">
      <w:r>
        <w:rPr>
          <w:rFonts w:hint="eastAsia"/>
        </w:rPr>
        <w:t>职位描述：负责管理小组所有资金，向采购管理员拨款，向小组成员收取小组资金</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rsidRPr="00D31AB0" w14:paraId="5A4DB17B" w14:textId="77777777" w:rsidTr="00025031">
        <w:tc>
          <w:tcPr>
            <w:tcW w:w="616" w:type="dxa"/>
          </w:tcPr>
          <w:p w14:paraId="440F7C77" w14:textId="77777777" w:rsidR="008447ED" w:rsidRPr="00D31AB0" w:rsidRDefault="008447ED" w:rsidP="00025031">
            <w:pPr>
              <w:rPr>
                <w:b/>
                <w:bCs/>
              </w:rPr>
            </w:pPr>
            <w:r w:rsidRPr="00D31AB0">
              <w:rPr>
                <w:rFonts w:hint="eastAsia"/>
                <w:b/>
                <w:bCs/>
              </w:rPr>
              <w:t>职务</w:t>
            </w:r>
          </w:p>
        </w:tc>
        <w:tc>
          <w:tcPr>
            <w:tcW w:w="616" w:type="dxa"/>
          </w:tcPr>
          <w:p w14:paraId="2126BD3F" w14:textId="77777777" w:rsidR="008447ED" w:rsidRPr="00D31AB0" w:rsidRDefault="008447ED" w:rsidP="00025031">
            <w:pPr>
              <w:rPr>
                <w:b/>
                <w:bCs/>
              </w:rPr>
            </w:pPr>
            <w:r w:rsidRPr="00D31AB0">
              <w:rPr>
                <w:rFonts w:hint="eastAsia"/>
                <w:b/>
                <w:bCs/>
              </w:rPr>
              <w:t>负责人</w:t>
            </w:r>
          </w:p>
        </w:tc>
        <w:tc>
          <w:tcPr>
            <w:tcW w:w="799" w:type="dxa"/>
          </w:tcPr>
          <w:p w14:paraId="6636CF75" w14:textId="77777777" w:rsidR="008447ED" w:rsidRPr="00D31AB0" w:rsidRDefault="008447ED" w:rsidP="00025031">
            <w:pPr>
              <w:rPr>
                <w:b/>
                <w:bCs/>
              </w:rPr>
            </w:pPr>
            <w:r w:rsidRPr="00D31AB0">
              <w:rPr>
                <w:rFonts w:hint="eastAsia"/>
                <w:b/>
                <w:bCs/>
              </w:rPr>
              <w:t>班级</w:t>
            </w:r>
          </w:p>
        </w:tc>
        <w:tc>
          <w:tcPr>
            <w:tcW w:w="1159" w:type="dxa"/>
          </w:tcPr>
          <w:p w14:paraId="5FC1B6D6" w14:textId="77777777" w:rsidR="008447ED" w:rsidRPr="00D31AB0" w:rsidRDefault="008447ED" w:rsidP="00025031">
            <w:pPr>
              <w:rPr>
                <w:b/>
                <w:bCs/>
              </w:rPr>
            </w:pPr>
            <w:r w:rsidRPr="00D31AB0">
              <w:rPr>
                <w:rFonts w:hint="eastAsia"/>
                <w:b/>
                <w:bCs/>
              </w:rPr>
              <w:t>学号</w:t>
            </w:r>
          </w:p>
        </w:tc>
        <w:tc>
          <w:tcPr>
            <w:tcW w:w="1429" w:type="dxa"/>
          </w:tcPr>
          <w:p w14:paraId="259008D5" w14:textId="77777777" w:rsidR="008447ED" w:rsidRPr="00D31AB0" w:rsidRDefault="008447ED" w:rsidP="00025031">
            <w:pPr>
              <w:rPr>
                <w:b/>
                <w:bCs/>
              </w:rPr>
            </w:pPr>
            <w:r w:rsidRPr="00D31AB0">
              <w:rPr>
                <w:rFonts w:hint="eastAsia"/>
                <w:b/>
                <w:bCs/>
              </w:rPr>
              <w:t>联系电话</w:t>
            </w:r>
          </w:p>
        </w:tc>
        <w:tc>
          <w:tcPr>
            <w:tcW w:w="2570" w:type="dxa"/>
          </w:tcPr>
          <w:p w14:paraId="21AFAC19" w14:textId="77777777" w:rsidR="008447ED" w:rsidRPr="00D31AB0" w:rsidRDefault="008447ED" w:rsidP="00025031">
            <w:pPr>
              <w:rPr>
                <w:b/>
                <w:bCs/>
              </w:rPr>
            </w:pPr>
            <w:r w:rsidRPr="00D31AB0">
              <w:rPr>
                <w:rFonts w:hint="eastAsia"/>
                <w:b/>
                <w:bCs/>
              </w:rPr>
              <w:t>邮箱</w:t>
            </w:r>
          </w:p>
        </w:tc>
        <w:tc>
          <w:tcPr>
            <w:tcW w:w="1107" w:type="dxa"/>
          </w:tcPr>
          <w:p w14:paraId="6B69F0F4" w14:textId="77777777" w:rsidR="008447ED" w:rsidRPr="00D31AB0" w:rsidRDefault="008447ED" w:rsidP="00025031">
            <w:pPr>
              <w:rPr>
                <w:b/>
                <w:bCs/>
              </w:rPr>
            </w:pPr>
            <w:r w:rsidRPr="00D31AB0">
              <w:rPr>
                <w:rFonts w:hint="eastAsia"/>
                <w:b/>
                <w:bCs/>
              </w:rPr>
              <w:t>寝室号</w:t>
            </w:r>
          </w:p>
        </w:tc>
      </w:tr>
      <w:tr w:rsidR="008447ED" w:rsidRPr="00D31AB0" w14:paraId="31EADEB0" w14:textId="77777777" w:rsidTr="00025031">
        <w:tc>
          <w:tcPr>
            <w:tcW w:w="616" w:type="dxa"/>
          </w:tcPr>
          <w:p w14:paraId="719EAACD" w14:textId="77777777" w:rsidR="008447ED" w:rsidRPr="00D31AB0" w:rsidRDefault="008447ED" w:rsidP="00025031">
            <w:r>
              <w:rPr>
                <w:rFonts w:hint="eastAsia"/>
              </w:rPr>
              <w:t>财务</w:t>
            </w:r>
            <w:r w:rsidRPr="00D31AB0">
              <w:rPr>
                <w:rFonts w:hint="eastAsia"/>
              </w:rPr>
              <w:t>管理员</w:t>
            </w:r>
          </w:p>
        </w:tc>
        <w:tc>
          <w:tcPr>
            <w:tcW w:w="616" w:type="dxa"/>
          </w:tcPr>
          <w:p w14:paraId="6F0B629F" w14:textId="77777777" w:rsidR="008447ED" w:rsidRPr="00D31AB0" w:rsidRDefault="008447ED" w:rsidP="00025031">
            <w:r w:rsidRPr="00D31AB0">
              <w:rPr>
                <w:rFonts w:hint="eastAsia"/>
              </w:rPr>
              <w:t>骆佳俊</w:t>
            </w:r>
          </w:p>
        </w:tc>
        <w:tc>
          <w:tcPr>
            <w:tcW w:w="799" w:type="dxa"/>
          </w:tcPr>
          <w:p w14:paraId="22D35A2F" w14:textId="77777777" w:rsidR="008447ED" w:rsidRPr="00D31AB0" w:rsidRDefault="008447ED" w:rsidP="00025031">
            <w:r w:rsidRPr="00D31AB0">
              <w:rPr>
                <w:rFonts w:hint="eastAsia"/>
              </w:rPr>
              <w:t>软件工程</w:t>
            </w:r>
            <w:r w:rsidRPr="00D31AB0">
              <w:rPr>
                <w:rFonts w:hint="eastAsia"/>
              </w:rPr>
              <w:t>160</w:t>
            </w:r>
            <w:r w:rsidRPr="00D31AB0">
              <w:t>1</w:t>
            </w:r>
          </w:p>
        </w:tc>
        <w:tc>
          <w:tcPr>
            <w:tcW w:w="1159" w:type="dxa"/>
          </w:tcPr>
          <w:p w14:paraId="2137909F" w14:textId="77777777" w:rsidR="008447ED" w:rsidRPr="00D31AB0" w:rsidRDefault="008447ED" w:rsidP="00025031">
            <w:r w:rsidRPr="00D31AB0">
              <w:t>31601215</w:t>
            </w:r>
          </w:p>
        </w:tc>
        <w:tc>
          <w:tcPr>
            <w:tcW w:w="1429" w:type="dxa"/>
          </w:tcPr>
          <w:p w14:paraId="6BB3EB8A" w14:textId="77777777" w:rsidR="008447ED" w:rsidRPr="00D31AB0" w:rsidRDefault="008447ED" w:rsidP="00025031">
            <w:r w:rsidRPr="00D31AB0">
              <w:t>18058735546</w:t>
            </w:r>
          </w:p>
        </w:tc>
        <w:tc>
          <w:tcPr>
            <w:tcW w:w="2570" w:type="dxa"/>
          </w:tcPr>
          <w:p w14:paraId="70600DC8" w14:textId="77777777" w:rsidR="008447ED" w:rsidRPr="00D31AB0" w:rsidRDefault="008447ED" w:rsidP="00025031">
            <w:r w:rsidRPr="00D31AB0">
              <w:t>31601215@stu.zucc.edu.cn</w:t>
            </w:r>
          </w:p>
        </w:tc>
        <w:tc>
          <w:tcPr>
            <w:tcW w:w="1107" w:type="dxa"/>
          </w:tcPr>
          <w:p w14:paraId="2FFDAD37" w14:textId="77777777" w:rsidR="008447ED" w:rsidRPr="00D31AB0" w:rsidRDefault="008447ED" w:rsidP="00025031">
            <w:r w:rsidRPr="00D31AB0">
              <w:rPr>
                <w:rFonts w:hint="eastAsia"/>
              </w:rPr>
              <w:t>弘毅</w:t>
            </w:r>
            <w:r w:rsidRPr="00D31AB0">
              <w:rPr>
                <w:rFonts w:hint="eastAsia"/>
              </w:rPr>
              <w:t>B2-206</w:t>
            </w:r>
          </w:p>
        </w:tc>
      </w:tr>
    </w:tbl>
    <w:p w14:paraId="6D63B70E" w14:textId="2CD963AE" w:rsidR="008447ED" w:rsidRDefault="008447ED" w:rsidP="003F1F9C">
      <w:pPr>
        <w:pStyle w:val="3"/>
      </w:pPr>
      <w:bookmarkStart w:id="105" w:name="_Toc529733580"/>
      <w:r w:rsidRPr="008447ED">
        <w:t>6.1.14</w:t>
      </w:r>
      <w:r w:rsidRPr="008447ED">
        <w:rPr>
          <w:rFonts w:hint="eastAsia"/>
        </w:rPr>
        <w:t>采购管理员</w:t>
      </w:r>
      <w:bookmarkEnd w:id="105"/>
    </w:p>
    <w:p w14:paraId="517CD484" w14:textId="77777777" w:rsidR="008447ED" w:rsidRDefault="008447ED" w:rsidP="008447ED">
      <w:r w:rsidRPr="00D31AB0">
        <w:rPr>
          <w:rFonts w:hint="eastAsia"/>
        </w:rPr>
        <w:t>职位描述：</w:t>
      </w:r>
      <w:r>
        <w:rPr>
          <w:rFonts w:hint="eastAsia"/>
        </w:rPr>
        <w:t>负责购置项目所需资源</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rsidRPr="00D31AB0" w14:paraId="1359C72E" w14:textId="77777777" w:rsidTr="00025031">
        <w:tc>
          <w:tcPr>
            <w:tcW w:w="616" w:type="dxa"/>
          </w:tcPr>
          <w:p w14:paraId="3CF19CCD" w14:textId="77777777" w:rsidR="008447ED" w:rsidRPr="00D31AB0" w:rsidRDefault="008447ED" w:rsidP="00025031">
            <w:pPr>
              <w:rPr>
                <w:b/>
                <w:bCs/>
              </w:rPr>
            </w:pPr>
            <w:r w:rsidRPr="00D31AB0">
              <w:rPr>
                <w:rFonts w:hint="eastAsia"/>
                <w:b/>
                <w:bCs/>
              </w:rPr>
              <w:t>职务</w:t>
            </w:r>
          </w:p>
        </w:tc>
        <w:tc>
          <w:tcPr>
            <w:tcW w:w="616" w:type="dxa"/>
          </w:tcPr>
          <w:p w14:paraId="1C193DF1" w14:textId="77777777" w:rsidR="008447ED" w:rsidRPr="00D31AB0" w:rsidRDefault="008447ED" w:rsidP="00025031">
            <w:pPr>
              <w:rPr>
                <w:b/>
                <w:bCs/>
              </w:rPr>
            </w:pPr>
            <w:r w:rsidRPr="00D31AB0">
              <w:rPr>
                <w:rFonts w:hint="eastAsia"/>
                <w:b/>
                <w:bCs/>
              </w:rPr>
              <w:t>负责人</w:t>
            </w:r>
          </w:p>
        </w:tc>
        <w:tc>
          <w:tcPr>
            <w:tcW w:w="799" w:type="dxa"/>
          </w:tcPr>
          <w:p w14:paraId="0F69F562" w14:textId="77777777" w:rsidR="008447ED" w:rsidRPr="00D31AB0" w:rsidRDefault="008447ED" w:rsidP="00025031">
            <w:pPr>
              <w:rPr>
                <w:b/>
                <w:bCs/>
              </w:rPr>
            </w:pPr>
            <w:r w:rsidRPr="00D31AB0">
              <w:rPr>
                <w:rFonts w:hint="eastAsia"/>
                <w:b/>
                <w:bCs/>
              </w:rPr>
              <w:t>班级</w:t>
            </w:r>
          </w:p>
        </w:tc>
        <w:tc>
          <w:tcPr>
            <w:tcW w:w="1159" w:type="dxa"/>
          </w:tcPr>
          <w:p w14:paraId="6EF7783B" w14:textId="77777777" w:rsidR="008447ED" w:rsidRPr="00D31AB0" w:rsidRDefault="008447ED" w:rsidP="00025031">
            <w:pPr>
              <w:rPr>
                <w:b/>
                <w:bCs/>
              </w:rPr>
            </w:pPr>
            <w:r w:rsidRPr="00D31AB0">
              <w:rPr>
                <w:rFonts w:hint="eastAsia"/>
                <w:b/>
                <w:bCs/>
              </w:rPr>
              <w:t>学号</w:t>
            </w:r>
          </w:p>
        </w:tc>
        <w:tc>
          <w:tcPr>
            <w:tcW w:w="1429" w:type="dxa"/>
          </w:tcPr>
          <w:p w14:paraId="26CC6227" w14:textId="77777777" w:rsidR="008447ED" w:rsidRPr="00D31AB0" w:rsidRDefault="008447ED" w:rsidP="00025031">
            <w:pPr>
              <w:rPr>
                <w:b/>
                <w:bCs/>
              </w:rPr>
            </w:pPr>
            <w:r w:rsidRPr="00D31AB0">
              <w:rPr>
                <w:rFonts w:hint="eastAsia"/>
                <w:b/>
                <w:bCs/>
              </w:rPr>
              <w:t>联系电话</w:t>
            </w:r>
          </w:p>
        </w:tc>
        <w:tc>
          <w:tcPr>
            <w:tcW w:w="2570" w:type="dxa"/>
          </w:tcPr>
          <w:p w14:paraId="09DE293E" w14:textId="77777777" w:rsidR="008447ED" w:rsidRPr="00D31AB0" w:rsidRDefault="008447ED" w:rsidP="00025031">
            <w:pPr>
              <w:rPr>
                <w:b/>
                <w:bCs/>
              </w:rPr>
            </w:pPr>
            <w:r w:rsidRPr="00D31AB0">
              <w:rPr>
                <w:rFonts w:hint="eastAsia"/>
                <w:b/>
                <w:bCs/>
              </w:rPr>
              <w:t>邮箱</w:t>
            </w:r>
          </w:p>
        </w:tc>
        <w:tc>
          <w:tcPr>
            <w:tcW w:w="1107" w:type="dxa"/>
          </w:tcPr>
          <w:p w14:paraId="2AE0F668" w14:textId="77777777" w:rsidR="008447ED" w:rsidRPr="00D31AB0" w:rsidRDefault="008447ED" w:rsidP="00025031">
            <w:pPr>
              <w:rPr>
                <w:b/>
                <w:bCs/>
              </w:rPr>
            </w:pPr>
            <w:r w:rsidRPr="00D31AB0">
              <w:rPr>
                <w:rFonts w:hint="eastAsia"/>
                <w:b/>
                <w:bCs/>
              </w:rPr>
              <w:t>寝室号</w:t>
            </w:r>
          </w:p>
        </w:tc>
      </w:tr>
      <w:tr w:rsidR="008447ED" w:rsidRPr="00D31AB0" w14:paraId="357B4DB7" w14:textId="77777777" w:rsidTr="00025031">
        <w:tc>
          <w:tcPr>
            <w:tcW w:w="616" w:type="dxa"/>
          </w:tcPr>
          <w:p w14:paraId="763AE98D" w14:textId="77777777" w:rsidR="008447ED" w:rsidRPr="00D31AB0" w:rsidRDefault="008447ED" w:rsidP="00025031">
            <w:r w:rsidRPr="00D31AB0">
              <w:rPr>
                <w:rFonts w:hint="eastAsia"/>
              </w:rPr>
              <w:t>工作计划管理员</w:t>
            </w:r>
          </w:p>
        </w:tc>
        <w:tc>
          <w:tcPr>
            <w:tcW w:w="616" w:type="dxa"/>
          </w:tcPr>
          <w:p w14:paraId="4D1ECF1E" w14:textId="77777777" w:rsidR="008447ED" w:rsidRPr="00D31AB0" w:rsidRDefault="008447ED" w:rsidP="00025031">
            <w:r w:rsidRPr="00D31AB0">
              <w:rPr>
                <w:rFonts w:hint="eastAsia"/>
              </w:rPr>
              <w:t>骆佳俊</w:t>
            </w:r>
          </w:p>
        </w:tc>
        <w:tc>
          <w:tcPr>
            <w:tcW w:w="799" w:type="dxa"/>
          </w:tcPr>
          <w:p w14:paraId="31FC8658" w14:textId="77777777" w:rsidR="008447ED" w:rsidRPr="00D31AB0" w:rsidRDefault="008447ED" w:rsidP="00025031">
            <w:r w:rsidRPr="00D31AB0">
              <w:rPr>
                <w:rFonts w:hint="eastAsia"/>
              </w:rPr>
              <w:t>软件工程</w:t>
            </w:r>
            <w:r w:rsidRPr="00D31AB0">
              <w:rPr>
                <w:rFonts w:hint="eastAsia"/>
              </w:rPr>
              <w:t>160</w:t>
            </w:r>
            <w:r w:rsidRPr="00D31AB0">
              <w:t>1</w:t>
            </w:r>
          </w:p>
        </w:tc>
        <w:tc>
          <w:tcPr>
            <w:tcW w:w="1159" w:type="dxa"/>
          </w:tcPr>
          <w:p w14:paraId="3FBAACA5" w14:textId="77777777" w:rsidR="008447ED" w:rsidRPr="00D31AB0" w:rsidRDefault="008447ED" w:rsidP="00025031">
            <w:r w:rsidRPr="00D31AB0">
              <w:t>31601215</w:t>
            </w:r>
          </w:p>
        </w:tc>
        <w:tc>
          <w:tcPr>
            <w:tcW w:w="1429" w:type="dxa"/>
          </w:tcPr>
          <w:p w14:paraId="777E0523" w14:textId="77777777" w:rsidR="008447ED" w:rsidRPr="00D31AB0" w:rsidRDefault="008447ED" w:rsidP="00025031">
            <w:r w:rsidRPr="00D31AB0">
              <w:t>18058735546</w:t>
            </w:r>
          </w:p>
        </w:tc>
        <w:tc>
          <w:tcPr>
            <w:tcW w:w="2570" w:type="dxa"/>
          </w:tcPr>
          <w:p w14:paraId="38980FB1" w14:textId="77777777" w:rsidR="008447ED" w:rsidRPr="00D31AB0" w:rsidRDefault="008447ED" w:rsidP="00025031">
            <w:r w:rsidRPr="00D31AB0">
              <w:t>31601215@stu.zucc.edu.cn</w:t>
            </w:r>
          </w:p>
        </w:tc>
        <w:tc>
          <w:tcPr>
            <w:tcW w:w="1107" w:type="dxa"/>
          </w:tcPr>
          <w:p w14:paraId="3C9EDC6E" w14:textId="77777777" w:rsidR="008447ED" w:rsidRPr="00D31AB0" w:rsidRDefault="008447ED" w:rsidP="00025031">
            <w:r w:rsidRPr="00D31AB0">
              <w:rPr>
                <w:rFonts w:hint="eastAsia"/>
              </w:rPr>
              <w:t>弘毅</w:t>
            </w:r>
            <w:r w:rsidRPr="00D31AB0">
              <w:rPr>
                <w:rFonts w:hint="eastAsia"/>
              </w:rPr>
              <w:t>B2-206</w:t>
            </w:r>
          </w:p>
        </w:tc>
      </w:tr>
    </w:tbl>
    <w:p w14:paraId="69CB13B0" w14:textId="7948A3C4" w:rsidR="008447ED" w:rsidRDefault="008447ED" w:rsidP="003F1F9C">
      <w:pPr>
        <w:pStyle w:val="2"/>
      </w:pPr>
      <w:bookmarkStart w:id="106" w:name="_Toc529733581"/>
      <w:r w:rsidRPr="008447ED">
        <w:rPr>
          <w:rFonts w:hint="eastAsia"/>
        </w:rPr>
        <w:lastRenderedPageBreak/>
        <w:t>6.2项目组织结构（OBS）</w:t>
      </w:r>
      <w:bookmarkEnd w:id="106"/>
    </w:p>
    <w:p w14:paraId="72BF99B3" w14:textId="7ADA8A58" w:rsidR="008447ED" w:rsidRDefault="008447ED" w:rsidP="008447ED">
      <w:r>
        <w:rPr>
          <w:noProof/>
        </w:rPr>
        <w:drawing>
          <wp:inline distT="0" distB="0" distL="0" distR="0" wp14:anchorId="055D597A" wp14:editId="693E579D">
            <wp:extent cx="5227320" cy="341616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839" t="15592" r="24873" b="22043"/>
                    <a:stretch/>
                  </pic:blipFill>
                  <pic:spPr bwMode="auto">
                    <a:xfrm>
                      <a:off x="0" y="0"/>
                      <a:ext cx="5235583" cy="3421564"/>
                    </a:xfrm>
                    <a:prstGeom prst="rect">
                      <a:avLst/>
                    </a:prstGeom>
                    <a:ln>
                      <a:noFill/>
                    </a:ln>
                    <a:extLst>
                      <a:ext uri="{53640926-AAD7-44D8-BBD7-CCE9431645EC}">
                        <a14:shadowObscured xmlns:a14="http://schemas.microsoft.com/office/drawing/2010/main"/>
                      </a:ext>
                    </a:extLst>
                  </pic:spPr>
                </pic:pic>
              </a:graphicData>
            </a:graphic>
          </wp:inline>
        </w:drawing>
      </w:r>
    </w:p>
    <w:p w14:paraId="2CFA52B2" w14:textId="03A8107B" w:rsidR="008447ED" w:rsidRDefault="008447ED" w:rsidP="008447ED">
      <w:r>
        <w:rPr>
          <w:noProof/>
        </w:rPr>
        <w:drawing>
          <wp:inline distT="0" distB="0" distL="0" distR="0" wp14:anchorId="6367DAD2" wp14:editId="71ACE2F1">
            <wp:extent cx="5274310" cy="15951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D2018-G03-OB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595110"/>
                    </a:xfrm>
                    <a:prstGeom prst="rect">
                      <a:avLst/>
                    </a:prstGeom>
                  </pic:spPr>
                </pic:pic>
              </a:graphicData>
            </a:graphic>
          </wp:inline>
        </w:drawing>
      </w:r>
    </w:p>
    <w:p w14:paraId="618CF29B" w14:textId="07B7D16E" w:rsidR="008447ED" w:rsidRDefault="008447ED" w:rsidP="006E06B9">
      <w:pPr>
        <w:spacing w:line="360" w:lineRule="auto"/>
      </w:pPr>
      <w:r>
        <w:rPr>
          <w:rFonts w:hint="eastAsia"/>
        </w:rPr>
        <w:t>详见</w:t>
      </w:r>
      <w:r>
        <w:rPr>
          <w:rFonts w:hint="eastAsia"/>
        </w:rPr>
        <w:t>P</w:t>
      </w:r>
      <w:r>
        <w:t>RD2018-G03-OBS</w:t>
      </w:r>
    </w:p>
    <w:p w14:paraId="31EA1C4A" w14:textId="60546B20" w:rsidR="006E06B9" w:rsidRPr="006E06B9" w:rsidRDefault="006E06B9" w:rsidP="003F1F9C">
      <w:pPr>
        <w:pStyle w:val="2"/>
        <w:rPr>
          <w:rFonts w:hint="eastAsia"/>
        </w:rPr>
      </w:pPr>
      <w:bookmarkStart w:id="107" w:name="_Toc529733582"/>
      <w:r w:rsidRPr="006E06B9">
        <w:rPr>
          <w:rFonts w:hint="eastAsia"/>
        </w:rPr>
        <w:t>6.3</w:t>
      </w:r>
      <w:r>
        <w:t xml:space="preserve"> </w:t>
      </w:r>
      <w:r w:rsidRPr="006E06B9">
        <w:rPr>
          <w:rFonts w:hint="eastAsia"/>
        </w:rPr>
        <w:t>人员配备管理计划</w:t>
      </w:r>
      <w:bookmarkEnd w:id="107"/>
    </w:p>
    <w:p w14:paraId="05D7B503" w14:textId="7DE7A6F9" w:rsidR="008447ED" w:rsidRDefault="008447ED" w:rsidP="003F1F9C">
      <w:pPr>
        <w:pStyle w:val="3"/>
      </w:pPr>
      <w:bookmarkStart w:id="108" w:name="_Toc529733583"/>
      <w:r w:rsidRPr="008447ED">
        <w:rPr>
          <w:rFonts w:hint="eastAsia"/>
        </w:rPr>
        <w:t>6.3</w:t>
      </w:r>
      <w:r w:rsidRPr="008447ED">
        <w:t>.1</w:t>
      </w:r>
      <w:r w:rsidR="006E06B9">
        <w:t xml:space="preserve"> </w:t>
      </w:r>
      <w:r w:rsidR="006E06B9" w:rsidRPr="006E06B9">
        <w:rPr>
          <w:rFonts w:hint="eastAsia"/>
        </w:rPr>
        <w:t>人员招募</w:t>
      </w:r>
      <w:bookmarkEnd w:id="108"/>
    </w:p>
    <w:p w14:paraId="7A360F33" w14:textId="77777777" w:rsidR="006E06B9" w:rsidRDefault="006E06B9" w:rsidP="006E06B9">
      <w:pPr>
        <w:spacing w:line="360" w:lineRule="auto"/>
        <w:ind w:firstLineChars="180" w:firstLine="378"/>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叶柏成、杨以恒</w:t>
      </w:r>
      <w:r>
        <w:rPr>
          <w:rFonts w:asciiTheme="minorEastAsia" w:hAnsiTheme="minorEastAsia" w:hint="eastAsia"/>
          <w:szCs w:val="21"/>
        </w:rPr>
        <w:t>这3人</w:t>
      </w:r>
      <w:r>
        <w:rPr>
          <w:rFonts w:asciiTheme="minorEastAsia" w:hAnsiTheme="minorEastAsia"/>
          <w:szCs w:val="21"/>
        </w:rPr>
        <w:t>在上学期</w:t>
      </w:r>
      <w:proofErr w:type="gramStart"/>
      <w:r>
        <w:rPr>
          <w:rFonts w:asciiTheme="minorEastAsia" w:hAnsiTheme="minorEastAsia"/>
          <w:szCs w:val="21"/>
        </w:rPr>
        <w:t>的软工基础课</w:t>
      </w:r>
      <w:proofErr w:type="gramEnd"/>
      <w:r>
        <w:rPr>
          <w:rFonts w:asciiTheme="minorEastAsia" w:hAnsiTheme="minorEastAsia"/>
          <w:szCs w:val="21"/>
        </w:rPr>
        <w:t>上为一组，相对要有团队经验，徐哲远与叶柏成</w:t>
      </w:r>
      <w:r>
        <w:rPr>
          <w:rFonts w:asciiTheme="minorEastAsia" w:hAnsiTheme="minorEastAsia" w:hint="eastAsia"/>
          <w:szCs w:val="21"/>
        </w:rPr>
        <w:t>和</w:t>
      </w:r>
      <w:r>
        <w:rPr>
          <w:rFonts w:asciiTheme="minorEastAsia" w:hAnsiTheme="minorEastAsia"/>
          <w:szCs w:val="21"/>
        </w:rPr>
        <w:t>杨以恒较熟，便于交流</w:t>
      </w:r>
      <w:r>
        <w:rPr>
          <w:rFonts w:asciiTheme="minorEastAsia" w:hAnsiTheme="minorEastAsia" w:hint="eastAsia"/>
          <w:szCs w:val="21"/>
        </w:rPr>
        <w:t>。</w:t>
      </w:r>
      <w:r>
        <w:rPr>
          <w:rFonts w:asciiTheme="minorEastAsia" w:hAnsiTheme="minorEastAsia"/>
          <w:szCs w:val="21"/>
        </w:rPr>
        <w:t>骆佳俊</w:t>
      </w:r>
      <w:r>
        <w:rPr>
          <w:rFonts w:asciiTheme="minorEastAsia" w:hAnsiTheme="minorEastAsia" w:hint="eastAsia"/>
          <w:szCs w:val="21"/>
        </w:rPr>
        <w:t>有</w:t>
      </w:r>
      <w:r>
        <w:rPr>
          <w:rFonts w:asciiTheme="minorEastAsia" w:hAnsiTheme="minorEastAsia"/>
          <w:szCs w:val="21"/>
        </w:rPr>
        <w:t>很强的文档编写能力且人缘好，可以从前辈那吸取经验</w:t>
      </w:r>
      <w:r>
        <w:rPr>
          <w:rFonts w:asciiTheme="minorEastAsia" w:hAnsiTheme="minorEastAsia" w:hint="eastAsia"/>
          <w:szCs w:val="21"/>
        </w:rPr>
        <w:t>，</w:t>
      </w:r>
      <w:r>
        <w:rPr>
          <w:rFonts w:asciiTheme="minorEastAsia" w:hAnsiTheme="minorEastAsia"/>
          <w:szCs w:val="21"/>
        </w:rPr>
        <w:t>与沈启航有一定的相识</w:t>
      </w:r>
      <w:r>
        <w:rPr>
          <w:rFonts w:asciiTheme="minorEastAsia" w:hAnsiTheme="minorEastAsia" w:hint="eastAsia"/>
          <w:szCs w:val="21"/>
        </w:rPr>
        <w:t>。</w:t>
      </w:r>
      <w:r>
        <w:rPr>
          <w:rFonts w:asciiTheme="minorEastAsia" w:hAnsiTheme="minorEastAsia"/>
          <w:szCs w:val="21"/>
        </w:rPr>
        <w:t>这</w:t>
      </w:r>
      <w:r>
        <w:rPr>
          <w:rFonts w:asciiTheme="minorEastAsia" w:hAnsiTheme="minorEastAsia" w:hint="eastAsia"/>
          <w:szCs w:val="21"/>
        </w:rPr>
        <w:t>5人</w:t>
      </w:r>
      <w:r>
        <w:rPr>
          <w:rFonts w:asciiTheme="minorEastAsia" w:hAnsiTheme="minorEastAsia"/>
          <w:szCs w:val="21"/>
        </w:rPr>
        <w:t>中没有性格特别突出或能力特别突出的，相互</w:t>
      </w:r>
      <w:proofErr w:type="gramStart"/>
      <w:r>
        <w:rPr>
          <w:rFonts w:asciiTheme="minorEastAsia" w:hAnsiTheme="minorEastAsia"/>
          <w:szCs w:val="21"/>
        </w:rPr>
        <w:t>之间能力</w:t>
      </w:r>
      <w:proofErr w:type="gramEnd"/>
      <w:r>
        <w:rPr>
          <w:rFonts w:asciiTheme="minorEastAsia" w:hAnsiTheme="minorEastAsia"/>
          <w:szCs w:val="21"/>
        </w:rPr>
        <w:t>均匀，可以做到能力互补。</w:t>
      </w:r>
      <w:r>
        <w:rPr>
          <w:rFonts w:asciiTheme="minorEastAsia" w:hAnsiTheme="minorEastAsia" w:hint="eastAsia"/>
          <w:szCs w:val="21"/>
        </w:rPr>
        <w:t>因此</w:t>
      </w:r>
      <w:r>
        <w:rPr>
          <w:rFonts w:asciiTheme="minorEastAsia" w:hAnsiTheme="minorEastAsia"/>
          <w:szCs w:val="21"/>
        </w:rPr>
        <w:t>招募以上</w:t>
      </w:r>
      <w:r>
        <w:rPr>
          <w:rFonts w:asciiTheme="minorEastAsia" w:hAnsiTheme="minorEastAsia" w:hint="eastAsia"/>
          <w:szCs w:val="21"/>
        </w:rPr>
        <w:t>5人</w:t>
      </w:r>
      <w:r>
        <w:rPr>
          <w:rFonts w:asciiTheme="minorEastAsia" w:hAnsiTheme="minorEastAsia"/>
          <w:szCs w:val="21"/>
        </w:rPr>
        <w:t>完成</w:t>
      </w:r>
      <w:r>
        <w:rPr>
          <w:rFonts w:asciiTheme="minorEastAsia" w:hAnsiTheme="minorEastAsia" w:hint="eastAsia"/>
          <w:szCs w:val="21"/>
        </w:rPr>
        <w:t>该</w:t>
      </w:r>
      <w:r>
        <w:rPr>
          <w:rFonts w:asciiTheme="minorEastAsia" w:hAnsiTheme="minorEastAsia"/>
          <w:szCs w:val="21"/>
        </w:rPr>
        <w:t>软件项目。</w:t>
      </w:r>
    </w:p>
    <w:p w14:paraId="4C9F9421" w14:textId="08754C22" w:rsidR="008447ED" w:rsidRDefault="008447ED" w:rsidP="003F1F9C">
      <w:pPr>
        <w:pStyle w:val="3"/>
      </w:pPr>
      <w:bookmarkStart w:id="109" w:name="_Toc529733584"/>
      <w:r w:rsidRPr="008447ED">
        <w:lastRenderedPageBreak/>
        <w:t>6.3.2</w:t>
      </w:r>
      <w:r w:rsidR="006E06B9">
        <w:t xml:space="preserve"> </w:t>
      </w:r>
      <w:r w:rsidR="006E06B9" w:rsidRPr="006E06B9">
        <w:rPr>
          <w:rFonts w:hint="eastAsia"/>
        </w:rPr>
        <w:t>人员技能</w:t>
      </w:r>
      <w:bookmarkEnd w:id="109"/>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6883"/>
      </w:tblGrid>
      <w:tr w:rsidR="006E06B9" w14:paraId="2729B591" w14:textId="77777777" w:rsidTr="00025031">
        <w:tc>
          <w:tcPr>
            <w:tcW w:w="1413" w:type="dxa"/>
          </w:tcPr>
          <w:p w14:paraId="30A16975" w14:textId="77777777" w:rsidR="006E06B9" w:rsidRDefault="006E06B9" w:rsidP="00025031">
            <w:pPr>
              <w:spacing w:line="360" w:lineRule="auto"/>
              <w:jc w:val="center"/>
              <w:rPr>
                <w:b/>
                <w:bCs/>
                <w:color w:val="000000"/>
                <w:sz w:val="24"/>
                <w:szCs w:val="21"/>
              </w:rPr>
            </w:pPr>
            <w:r>
              <w:rPr>
                <w:rFonts w:hint="eastAsia"/>
                <w:b/>
                <w:bCs/>
                <w:color w:val="000000"/>
                <w:sz w:val="24"/>
                <w:szCs w:val="21"/>
              </w:rPr>
              <w:t>人员</w:t>
            </w:r>
          </w:p>
        </w:tc>
        <w:tc>
          <w:tcPr>
            <w:tcW w:w="6883" w:type="dxa"/>
          </w:tcPr>
          <w:p w14:paraId="3B57822C" w14:textId="77777777" w:rsidR="006E06B9" w:rsidRDefault="006E06B9" w:rsidP="00025031">
            <w:pPr>
              <w:spacing w:line="360" w:lineRule="auto"/>
              <w:jc w:val="center"/>
              <w:rPr>
                <w:b/>
                <w:bCs/>
                <w:color w:val="000000"/>
                <w:sz w:val="24"/>
                <w:szCs w:val="21"/>
              </w:rPr>
            </w:pPr>
            <w:r>
              <w:rPr>
                <w:rFonts w:hint="eastAsia"/>
                <w:b/>
                <w:bCs/>
                <w:color w:val="000000"/>
                <w:sz w:val="24"/>
                <w:szCs w:val="21"/>
              </w:rPr>
              <w:t>掌握</w:t>
            </w:r>
            <w:r>
              <w:rPr>
                <w:b/>
                <w:bCs/>
                <w:color w:val="000000"/>
                <w:sz w:val="24"/>
                <w:szCs w:val="21"/>
              </w:rPr>
              <w:t>技能</w:t>
            </w:r>
          </w:p>
        </w:tc>
      </w:tr>
      <w:tr w:rsidR="006E06B9" w14:paraId="5976F52E" w14:textId="77777777" w:rsidTr="00025031">
        <w:tc>
          <w:tcPr>
            <w:tcW w:w="1413" w:type="dxa"/>
          </w:tcPr>
          <w:p w14:paraId="06273E84" w14:textId="77777777" w:rsidR="006E06B9" w:rsidRDefault="006E06B9" w:rsidP="00025031">
            <w:pPr>
              <w:spacing w:line="360" w:lineRule="auto"/>
            </w:pPr>
            <w:r>
              <w:rPr>
                <w:rFonts w:hint="eastAsia"/>
              </w:rPr>
              <w:t>沈启航</w:t>
            </w:r>
          </w:p>
        </w:tc>
        <w:tc>
          <w:tcPr>
            <w:tcW w:w="6883" w:type="dxa"/>
          </w:tcPr>
          <w:p w14:paraId="2A960254" w14:textId="77777777" w:rsidR="006E06B9" w:rsidRDefault="006E06B9" w:rsidP="00025031">
            <w:pPr>
              <w:spacing w:line="360" w:lineRule="auto"/>
            </w:pPr>
            <w:r>
              <w:rPr>
                <w:rFonts w:hint="eastAsia"/>
              </w:rPr>
              <w:t>具有</w:t>
            </w:r>
            <w:r>
              <w:t>良好的沟通能力与组织能力</w:t>
            </w:r>
            <w:r>
              <w:rPr>
                <w:rFonts w:hint="eastAsia"/>
              </w:rPr>
              <w:t>；</w:t>
            </w:r>
          </w:p>
          <w:p w14:paraId="57E42914" w14:textId="77777777" w:rsidR="006E06B9" w:rsidRDefault="006E06B9" w:rsidP="00025031">
            <w:pPr>
              <w:spacing w:line="360" w:lineRule="auto"/>
            </w:pPr>
            <w:r>
              <w:rPr>
                <w:rFonts w:hint="eastAsia"/>
              </w:rPr>
              <w:t>了解</w:t>
            </w:r>
            <w:proofErr w:type="spellStart"/>
            <w:r>
              <w:t>GIt</w:t>
            </w:r>
            <w:proofErr w:type="spellEnd"/>
            <w:r>
              <w:t xml:space="preserve"> </w:t>
            </w:r>
            <w:r>
              <w:rPr>
                <w:rFonts w:hint="eastAsia"/>
              </w:rPr>
              <w:t>版本</w:t>
            </w:r>
            <w:r>
              <w:t>控制工具</w:t>
            </w:r>
            <w:r>
              <w:rPr>
                <w:rFonts w:hint="eastAsia"/>
              </w:rPr>
              <w:t>的</w:t>
            </w:r>
            <w:r>
              <w:t>使用方法，了解项目开发结构；</w:t>
            </w:r>
          </w:p>
          <w:p w14:paraId="6708D8ED" w14:textId="77777777" w:rsidR="006E06B9" w:rsidRDefault="006E06B9" w:rsidP="00025031">
            <w:pPr>
              <w:spacing w:line="360" w:lineRule="auto"/>
            </w:pPr>
            <w:r>
              <w:rPr>
                <w:rFonts w:hint="eastAsia"/>
              </w:rPr>
              <w:t>了解</w:t>
            </w:r>
            <w:r>
              <w:t>瀑布模型</w:t>
            </w:r>
            <w:r>
              <w:rPr>
                <w:rFonts w:hint="eastAsia"/>
              </w:rPr>
              <w:t>的</w:t>
            </w:r>
            <w:r>
              <w:t>开发过程；</w:t>
            </w:r>
          </w:p>
        </w:tc>
      </w:tr>
      <w:tr w:rsidR="006E06B9" w14:paraId="3D2F402E" w14:textId="77777777" w:rsidTr="00025031">
        <w:tc>
          <w:tcPr>
            <w:tcW w:w="1413" w:type="dxa"/>
          </w:tcPr>
          <w:p w14:paraId="43A8D3EE" w14:textId="77777777" w:rsidR="006E06B9" w:rsidRDefault="006E06B9" w:rsidP="00025031">
            <w:pPr>
              <w:spacing w:line="360" w:lineRule="auto"/>
            </w:pPr>
            <w:r>
              <w:rPr>
                <w:rFonts w:hint="eastAsia"/>
              </w:rPr>
              <w:t>叶柏成</w:t>
            </w:r>
          </w:p>
        </w:tc>
        <w:tc>
          <w:tcPr>
            <w:tcW w:w="6883" w:type="dxa"/>
          </w:tcPr>
          <w:p w14:paraId="3ED732B8" w14:textId="77777777" w:rsidR="006E06B9" w:rsidRDefault="006E06B9" w:rsidP="00025031">
            <w:pPr>
              <w:spacing w:line="360" w:lineRule="auto"/>
            </w:pPr>
            <w:r>
              <w:rPr>
                <w:rFonts w:hint="eastAsia"/>
              </w:rPr>
              <w:t>有一定的开发</w:t>
            </w:r>
            <w:r>
              <w:t>经验</w:t>
            </w:r>
            <w:r>
              <w:rPr>
                <w:rFonts w:hint="eastAsia"/>
              </w:rPr>
              <w:t>；</w:t>
            </w:r>
          </w:p>
          <w:p w14:paraId="60C18DD7" w14:textId="77777777" w:rsidR="006E06B9" w:rsidRDefault="006E06B9" w:rsidP="00025031">
            <w:pPr>
              <w:spacing w:line="360" w:lineRule="auto"/>
            </w:pPr>
            <w:r>
              <w:rPr>
                <w:rFonts w:hint="eastAsia"/>
              </w:rPr>
              <w:t>了解</w:t>
            </w:r>
            <w:r>
              <w:t>Git</w:t>
            </w:r>
            <w:r>
              <w:t>版本控制工具使用，</w:t>
            </w:r>
            <w:r>
              <w:rPr>
                <w:rFonts w:hint="eastAsia"/>
              </w:rPr>
              <w:t>了解</w:t>
            </w:r>
            <w:r>
              <w:t>文档工具使用，有一定软件开发能力；</w:t>
            </w:r>
          </w:p>
          <w:p w14:paraId="7C6B5881" w14:textId="77777777" w:rsidR="006E06B9" w:rsidRDefault="006E06B9" w:rsidP="00025031">
            <w:pPr>
              <w:spacing w:line="360" w:lineRule="auto"/>
            </w:pPr>
            <w:r>
              <w:rPr>
                <w:rFonts w:hint="eastAsia"/>
              </w:rPr>
              <w:t>了解</w:t>
            </w:r>
            <w:r>
              <w:t>瀑布模型</w:t>
            </w:r>
            <w:r>
              <w:rPr>
                <w:rFonts w:hint="eastAsia"/>
              </w:rPr>
              <w:t>的</w:t>
            </w:r>
            <w:r>
              <w:t>开发过程；</w:t>
            </w:r>
          </w:p>
        </w:tc>
      </w:tr>
      <w:tr w:rsidR="006E06B9" w14:paraId="5338AD34" w14:textId="77777777" w:rsidTr="00025031">
        <w:tc>
          <w:tcPr>
            <w:tcW w:w="1413" w:type="dxa"/>
          </w:tcPr>
          <w:p w14:paraId="58BDED2A" w14:textId="77777777" w:rsidR="006E06B9" w:rsidRDefault="006E06B9" w:rsidP="00025031">
            <w:pPr>
              <w:spacing w:line="360" w:lineRule="auto"/>
            </w:pPr>
            <w:r>
              <w:rPr>
                <w:rFonts w:hint="eastAsia"/>
              </w:rPr>
              <w:t>杨以恒</w:t>
            </w:r>
          </w:p>
        </w:tc>
        <w:tc>
          <w:tcPr>
            <w:tcW w:w="6883" w:type="dxa"/>
          </w:tcPr>
          <w:p w14:paraId="094056E7" w14:textId="77777777" w:rsidR="006E06B9" w:rsidRDefault="006E06B9" w:rsidP="00025031">
            <w:pPr>
              <w:spacing w:line="360" w:lineRule="auto"/>
            </w:pPr>
            <w:r>
              <w:rPr>
                <w:rFonts w:hint="eastAsia"/>
              </w:rPr>
              <w:t>有一定</w:t>
            </w:r>
            <w:r>
              <w:t>的开发经验；</w:t>
            </w:r>
          </w:p>
          <w:p w14:paraId="04528BF3" w14:textId="77777777" w:rsidR="006E06B9" w:rsidRDefault="006E06B9" w:rsidP="00025031">
            <w:pPr>
              <w:spacing w:line="360" w:lineRule="auto"/>
            </w:pPr>
            <w:r>
              <w:rPr>
                <w:rFonts w:hint="eastAsia"/>
              </w:rPr>
              <w:t>有一定</w:t>
            </w:r>
            <w:r>
              <w:t>的美工设计经验，</w:t>
            </w:r>
            <w:r>
              <w:rPr>
                <w:rFonts w:hint="eastAsia"/>
              </w:rPr>
              <w:t>熟悉</w:t>
            </w:r>
            <w:r>
              <w:t>Photoshop</w:t>
            </w:r>
            <w:r>
              <w:t>及类似工具使用；</w:t>
            </w:r>
          </w:p>
          <w:p w14:paraId="6DCFAD4F" w14:textId="77777777" w:rsidR="006E06B9" w:rsidRDefault="006E06B9" w:rsidP="00025031">
            <w:pPr>
              <w:spacing w:line="360" w:lineRule="auto"/>
            </w:pPr>
            <w:r>
              <w:rPr>
                <w:rFonts w:hint="eastAsia"/>
              </w:rPr>
              <w:t>了解</w:t>
            </w:r>
            <w:r>
              <w:t>瀑布模型</w:t>
            </w:r>
            <w:r>
              <w:rPr>
                <w:rFonts w:hint="eastAsia"/>
              </w:rPr>
              <w:t>的</w:t>
            </w:r>
            <w:r>
              <w:t>开发过程；</w:t>
            </w:r>
          </w:p>
        </w:tc>
      </w:tr>
      <w:tr w:rsidR="006E06B9" w14:paraId="0D6FE236" w14:textId="77777777" w:rsidTr="00025031">
        <w:tc>
          <w:tcPr>
            <w:tcW w:w="1413" w:type="dxa"/>
          </w:tcPr>
          <w:p w14:paraId="40598752" w14:textId="77777777" w:rsidR="006E06B9" w:rsidRDefault="006E06B9" w:rsidP="00025031">
            <w:pPr>
              <w:spacing w:line="360" w:lineRule="auto"/>
            </w:pPr>
            <w:r>
              <w:rPr>
                <w:rFonts w:hint="eastAsia"/>
              </w:rPr>
              <w:t>徐哲远</w:t>
            </w:r>
          </w:p>
        </w:tc>
        <w:tc>
          <w:tcPr>
            <w:tcW w:w="6883" w:type="dxa"/>
          </w:tcPr>
          <w:p w14:paraId="45A9300D" w14:textId="77777777" w:rsidR="006E06B9" w:rsidRDefault="006E06B9" w:rsidP="00025031">
            <w:pPr>
              <w:spacing w:line="360" w:lineRule="auto"/>
            </w:pPr>
            <w:r>
              <w:rPr>
                <w:rFonts w:hint="eastAsia"/>
              </w:rPr>
              <w:t>有一定</w:t>
            </w:r>
            <w:r>
              <w:t>的开发经验；</w:t>
            </w:r>
          </w:p>
          <w:p w14:paraId="06A545B5" w14:textId="77777777" w:rsidR="006E06B9" w:rsidRDefault="006E06B9" w:rsidP="00025031">
            <w:pPr>
              <w:spacing w:line="360" w:lineRule="auto"/>
            </w:pPr>
            <w:r>
              <w:rPr>
                <w:rFonts w:hint="eastAsia"/>
              </w:rPr>
              <w:t>了解</w:t>
            </w:r>
            <w:r>
              <w:t>瀑布模型</w:t>
            </w:r>
            <w:r>
              <w:rPr>
                <w:rFonts w:hint="eastAsia"/>
              </w:rPr>
              <w:t>的</w:t>
            </w:r>
            <w:r>
              <w:t>开发过程；</w:t>
            </w:r>
          </w:p>
        </w:tc>
      </w:tr>
      <w:tr w:rsidR="006E06B9" w14:paraId="71DE8526" w14:textId="77777777" w:rsidTr="00025031">
        <w:tc>
          <w:tcPr>
            <w:tcW w:w="1413" w:type="dxa"/>
          </w:tcPr>
          <w:p w14:paraId="1845E09A" w14:textId="77777777" w:rsidR="006E06B9" w:rsidRDefault="006E06B9" w:rsidP="00025031">
            <w:pPr>
              <w:spacing w:line="360" w:lineRule="auto"/>
            </w:pPr>
            <w:r>
              <w:rPr>
                <w:rFonts w:hint="eastAsia"/>
              </w:rPr>
              <w:t>骆佳俊</w:t>
            </w:r>
          </w:p>
        </w:tc>
        <w:tc>
          <w:tcPr>
            <w:tcW w:w="6883" w:type="dxa"/>
          </w:tcPr>
          <w:p w14:paraId="4BC62326" w14:textId="77777777" w:rsidR="006E06B9" w:rsidRDefault="006E06B9" w:rsidP="00025031">
            <w:pPr>
              <w:spacing w:line="360" w:lineRule="auto"/>
            </w:pPr>
            <w:r>
              <w:rPr>
                <w:rFonts w:hint="eastAsia"/>
              </w:rPr>
              <w:t>有一定</w:t>
            </w:r>
            <w:r>
              <w:t>的开发经验；</w:t>
            </w:r>
          </w:p>
          <w:p w14:paraId="0B3F5348" w14:textId="77777777" w:rsidR="006E06B9" w:rsidRDefault="006E06B9" w:rsidP="00025031">
            <w:pPr>
              <w:spacing w:line="360" w:lineRule="auto"/>
            </w:pPr>
            <w:r>
              <w:rPr>
                <w:rFonts w:hint="eastAsia"/>
              </w:rPr>
              <w:t>了解</w:t>
            </w:r>
            <w:r>
              <w:t>Project</w:t>
            </w:r>
            <w:r>
              <w:t>使用方法</w:t>
            </w:r>
            <w:r>
              <w:rPr>
                <w:rFonts w:hint="eastAsia"/>
              </w:rPr>
              <w:t>，</w:t>
            </w:r>
            <w:r>
              <w:t>了解相关项目</w:t>
            </w:r>
            <w:r>
              <w:rPr>
                <w:rFonts w:hint="eastAsia"/>
              </w:rPr>
              <w:t>文档</w:t>
            </w:r>
            <w:r>
              <w:t>组织结构</w:t>
            </w:r>
            <w:r>
              <w:rPr>
                <w:rFonts w:hint="eastAsia"/>
              </w:rPr>
              <w:t>；</w:t>
            </w:r>
          </w:p>
          <w:p w14:paraId="176AA8E8" w14:textId="77777777" w:rsidR="006E06B9" w:rsidRDefault="006E06B9" w:rsidP="00025031">
            <w:pPr>
              <w:spacing w:line="360" w:lineRule="auto"/>
            </w:pPr>
            <w:r>
              <w:rPr>
                <w:rFonts w:hint="eastAsia"/>
              </w:rPr>
              <w:t>了解</w:t>
            </w:r>
            <w:r>
              <w:t>瀑布模型</w:t>
            </w:r>
            <w:r>
              <w:rPr>
                <w:rFonts w:hint="eastAsia"/>
              </w:rPr>
              <w:t>的</w:t>
            </w:r>
            <w:r>
              <w:t>开发过程；</w:t>
            </w:r>
          </w:p>
        </w:tc>
      </w:tr>
    </w:tbl>
    <w:p w14:paraId="16F667FB" w14:textId="77777777" w:rsidR="006E06B9" w:rsidRPr="006E06B9" w:rsidRDefault="006E06B9" w:rsidP="006E06B9">
      <w:pPr>
        <w:rPr>
          <w:rFonts w:hint="eastAsia"/>
        </w:rPr>
      </w:pPr>
    </w:p>
    <w:p w14:paraId="0E0D6A49" w14:textId="52120391" w:rsidR="008447ED" w:rsidRDefault="008447ED" w:rsidP="003F1F9C">
      <w:pPr>
        <w:pStyle w:val="3"/>
      </w:pPr>
      <w:bookmarkStart w:id="110" w:name="_Toc529733585"/>
      <w:r w:rsidRPr="008447ED">
        <w:t>6.3.3</w:t>
      </w:r>
      <w:r w:rsidR="006E06B9">
        <w:t xml:space="preserve"> </w:t>
      </w:r>
      <w:r w:rsidR="006E06B9" w:rsidRPr="006E06B9">
        <w:rPr>
          <w:rFonts w:hint="eastAsia"/>
        </w:rPr>
        <w:t>培训需要</w:t>
      </w:r>
      <w:bookmarkEnd w:id="110"/>
    </w:p>
    <w:tbl>
      <w:tblPr>
        <w:tblStyle w:val="af3"/>
        <w:tblW w:w="8296" w:type="dxa"/>
        <w:tblLayout w:type="fixed"/>
        <w:tblLook w:val="04A0" w:firstRow="1" w:lastRow="0" w:firstColumn="1" w:lastColumn="0" w:noHBand="0" w:noVBand="1"/>
      </w:tblPr>
      <w:tblGrid>
        <w:gridCol w:w="2765"/>
        <w:gridCol w:w="1625"/>
        <w:gridCol w:w="3906"/>
      </w:tblGrid>
      <w:tr w:rsidR="006E06B9" w14:paraId="62790BC3" w14:textId="77777777" w:rsidTr="00025031">
        <w:tc>
          <w:tcPr>
            <w:tcW w:w="2765" w:type="dxa"/>
          </w:tcPr>
          <w:p w14:paraId="11B05C61" w14:textId="77777777" w:rsidR="006E06B9" w:rsidRDefault="006E06B9" w:rsidP="00025031">
            <w:pPr>
              <w:rPr>
                <w:b/>
                <w:szCs w:val="21"/>
              </w:rPr>
            </w:pPr>
            <w:r>
              <w:rPr>
                <w:rFonts w:hint="eastAsia"/>
                <w:b/>
                <w:szCs w:val="21"/>
              </w:rPr>
              <w:t>培训内容</w:t>
            </w:r>
          </w:p>
        </w:tc>
        <w:tc>
          <w:tcPr>
            <w:tcW w:w="1625" w:type="dxa"/>
          </w:tcPr>
          <w:p w14:paraId="35D4ACB0" w14:textId="77777777" w:rsidR="006E06B9" w:rsidRDefault="006E06B9" w:rsidP="00025031">
            <w:pPr>
              <w:rPr>
                <w:b/>
                <w:szCs w:val="21"/>
              </w:rPr>
            </w:pPr>
            <w:r>
              <w:rPr>
                <w:rFonts w:hint="eastAsia"/>
                <w:b/>
                <w:szCs w:val="21"/>
              </w:rPr>
              <w:t>培训时间</w:t>
            </w:r>
          </w:p>
        </w:tc>
        <w:tc>
          <w:tcPr>
            <w:tcW w:w="3906" w:type="dxa"/>
          </w:tcPr>
          <w:p w14:paraId="3AF19F4C" w14:textId="77777777" w:rsidR="006E06B9" w:rsidRDefault="006E06B9" w:rsidP="00025031">
            <w:pPr>
              <w:rPr>
                <w:b/>
                <w:szCs w:val="21"/>
              </w:rPr>
            </w:pPr>
            <w:r>
              <w:rPr>
                <w:rFonts w:hint="eastAsia"/>
                <w:b/>
                <w:szCs w:val="21"/>
              </w:rPr>
              <w:t>参加人员</w:t>
            </w:r>
          </w:p>
        </w:tc>
      </w:tr>
      <w:tr w:rsidR="006E06B9" w14:paraId="2D0AFA4E" w14:textId="77777777" w:rsidTr="00025031">
        <w:tc>
          <w:tcPr>
            <w:tcW w:w="2765" w:type="dxa"/>
          </w:tcPr>
          <w:p w14:paraId="58C519EB" w14:textId="77777777" w:rsidR="006E06B9" w:rsidRDefault="006E06B9" w:rsidP="00025031">
            <w:pPr>
              <w:rPr>
                <w:szCs w:val="21"/>
              </w:rPr>
            </w:pPr>
            <w:proofErr w:type="spellStart"/>
            <w:r>
              <w:rPr>
                <w:rFonts w:hint="eastAsia"/>
                <w:szCs w:val="21"/>
              </w:rPr>
              <w:t>Gith</w:t>
            </w:r>
            <w:r>
              <w:rPr>
                <w:szCs w:val="21"/>
              </w:rPr>
              <w:t>ub</w:t>
            </w:r>
            <w:proofErr w:type="spellEnd"/>
            <w:r>
              <w:rPr>
                <w:rFonts w:hint="eastAsia"/>
                <w:szCs w:val="21"/>
              </w:rPr>
              <w:t>的使用</w:t>
            </w:r>
          </w:p>
        </w:tc>
        <w:tc>
          <w:tcPr>
            <w:tcW w:w="1625" w:type="dxa"/>
          </w:tcPr>
          <w:p w14:paraId="1C8043A9" w14:textId="77777777" w:rsidR="006E06B9" w:rsidRDefault="006E06B9" w:rsidP="00025031">
            <w:pPr>
              <w:rPr>
                <w:szCs w:val="21"/>
              </w:rPr>
            </w:pPr>
            <w:r>
              <w:rPr>
                <w:rFonts w:hint="eastAsia"/>
                <w:szCs w:val="21"/>
              </w:rPr>
              <w:t>第二周会议</w:t>
            </w:r>
          </w:p>
        </w:tc>
        <w:tc>
          <w:tcPr>
            <w:tcW w:w="3906" w:type="dxa"/>
          </w:tcPr>
          <w:p w14:paraId="7FB06476" w14:textId="77777777" w:rsidR="006E06B9" w:rsidRDefault="006E06B9" w:rsidP="00025031">
            <w:pPr>
              <w:rPr>
                <w:szCs w:val="21"/>
              </w:rPr>
            </w:pPr>
            <w:r>
              <w:rPr>
                <w:rFonts w:hint="eastAsia"/>
                <w:szCs w:val="21"/>
              </w:rPr>
              <w:t>主讲人：沈启航</w:t>
            </w:r>
            <w:r>
              <w:rPr>
                <w:rFonts w:hint="eastAsia"/>
                <w:szCs w:val="21"/>
              </w:rPr>
              <w:t xml:space="preserve"> </w:t>
            </w:r>
            <w:r>
              <w:rPr>
                <w:rFonts w:hint="eastAsia"/>
                <w:szCs w:val="21"/>
              </w:rPr>
              <w:t>参与人：其它成员</w:t>
            </w:r>
          </w:p>
        </w:tc>
      </w:tr>
      <w:tr w:rsidR="006E06B9" w14:paraId="6EE440A0" w14:textId="77777777" w:rsidTr="00025031">
        <w:tc>
          <w:tcPr>
            <w:tcW w:w="2765" w:type="dxa"/>
          </w:tcPr>
          <w:p w14:paraId="19314A7F" w14:textId="77777777" w:rsidR="006E06B9" w:rsidRDefault="006E06B9" w:rsidP="00025031">
            <w:pPr>
              <w:rPr>
                <w:szCs w:val="21"/>
              </w:rPr>
            </w:pPr>
            <w:r>
              <w:rPr>
                <w:rFonts w:hint="eastAsia"/>
                <w:szCs w:val="21"/>
              </w:rPr>
              <w:t>Pro</w:t>
            </w:r>
            <w:r>
              <w:rPr>
                <w:szCs w:val="21"/>
              </w:rPr>
              <w:t>ject</w:t>
            </w:r>
            <w:r>
              <w:rPr>
                <w:rFonts w:hint="eastAsia"/>
                <w:szCs w:val="21"/>
              </w:rPr>
              <w:t>的使用</w:t>
            </w:r>
          </w:p>
        </w:tc>
        <w:tc>
          <w:tcPr>
            <w:tcW w:w="1625" w:type="dxa"/>
          </w:tcPr>
          <w:p w14:paraId="13039A8B" w14:textId="77777777" w:rsidR="006E06B9" w:rsidRDefault="006E06B9" w:rsidP="00025031">
            <w:pPr>
              <w:rPr>
                <w:szCs w:val="21"/>
              </w:rPr>
            </w:pPr>
            <w:r>
              <w:rPr>
                <w:rFonts w:hint="eastAsia"/>
                <w:szCs w:val="21"/>
              </w:rPr>
              <w:t>第三周会议</w:t>
            </w:r>
          </w:p>
        </w:tc>
        <w:tc>
          <w:tcPr>
            <w:tcW w:w="3906" w:type="dxa"/>
          </w:tcPr>
          <w:p w14:paraId="0C4C8703"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r w:rsidR="006E06B9" w14:paraId="2DC1A023" w14:textId="77777777" w:rsidTr="00025031">
        <w:tc>
          <w:tcPr>
            <w:tcW w:w="2765" w:type="dxa"/>
          </w:tcPr>
          <w:p w14:paraId="45901F5A" w14:textId="77777777" w:rsidR="006E06B9" w:rsidRDefault="006E06B9" w:rsidP="00025031">
            <w:pPr>
              <w:rPr>
                <w:szCs w:val="21"/>
              </w:rPr>
            </w:pPr>
            <w:r>
              <w:rPr>
                <w:rFonts w:hint="eastAsia"/>
                <w:szCs w:val="21"/>
              </w:rPr>
              <w:t>I</w:t>
            </w:r>
            <w:r>
              <w:rPr>
                <w:szCs w:val="21"/>
              </w:rPr>
              <w:t>BM RSA</w:t>
            </w:r>
            <w:r>
              <w:rPr>
                <w:rFonts w:hint="eastAsia"/>
                <w:szCs w:val="21"/>
              </w:rPr>
              <w:t>的使用</w:t>
            </w:r>
          </w:p>
        </w:tc>
        <w:tc>
          <w:tcPr>
            <w:tcW w:w="1625" w:type="dxa"/>
          </w:tcPr>
          <w:p w14:paraId="450FA8D2" w14:textId="77777777" w:rsidR="006E06B9" w:rsidRDefault="006E06B9" w:rsidP="00025031">
            <w:pPr>
              <w:rPr>
                <w:szCs w:val="21"/>
              </w:rPr>
            </w:pPr>
            <w:r>
              <w:rPr>
                <w:rFonts w:hint="eastAsia"/>
                <w:szCs w:val="21"/>
              </w:rPr>
              <w:t>第三周会议</w:t>
            </w:r>
          </w:p>
        </w:tc>
        <w:tc>
          <w:tcPr>
            <w:tcW w:w="3906" w:type="dxa"/>
          </w:tcPr>
          <w:p w14:paraId="04CC5410"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r w:rsidR="006E06B9" w14:paraId="1BD15602" w14:textId="77777777" w:rsidTr="00025031">
        <w:tc>
          <w:tcPr>
            <w:tcW w:w="2765" w:type="dxa"/>
          </w:tcPr>
          <w:p w14:paraId="78292CA3" w14:textId="77777777" w:rsidR="006E06B9" w:rsidRDefault="006E06B9" w:rsidP="00025031">
            <w:pPr>
              <w:rPr>
                <w:szCs w:val="21"/>
              </w:rPr>
            </w:pPr>
            <w:r>
              <w:rPr>
                <w:rFonts w:hint="eastAsia"/>
                <w:szCs w:val="21"/>
              </w:rPr>
              <w:t>Axure</w:t>
            </w:r>
            <w:r>
              <w:rPr>
                <w:szCs w:val="21"/>
              </w:rPr>
              <w:t xml:space="preserve"> RP</w:t>
            </w:r>
            <w:r>
              <w:rPr>
                <w:rFonts w:hint="eastAsia"/>
                <w:szCs w:val="21"/>
              </w:rPr>
              <w:t>的使用</w:t>
            </w:r>
          </w:p>
        </w:tc>
        <w:tc>
          <w:tcPr>
            <w:tcW w:w="1625" w:type="dxa"/>
          </w:tcPr>
          <w:p w14:paraId="5EA265D2" w14:textId="77777777" w:rsidR="006E06B9" w:rsidRDefault="006E06B9" w:rsidP="00025031">
            <w:pPr>
              <w:rPr>
                <w:szCs w:val="21"/>
              </w:rPr>
            </w:pPr>
            <w:r>
              <w:rPr>
                <w:rFonts w:hint="eastAsia"/>
                <w:szCs w:val="21"/>
              </w:rPr>
              <w:t>第三周会议</w:t>
            </w:r>
          </w:p>
        </w:tc>
        <w:tc>
          <w:tcPr>
            <w:tcW w:w="3906" w:type="dxa"/>
          </w:tcPr>
          <w:p w14:paraId="172905D4"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r w:rsidR="006E06B9" w14:paraId="1C6F7F44" w14:textId="77777777" w:rsidTr="00025031">
        <w:tc>
          <w:tcPr>
            <w:tcW w:w="2765" w:type="dxa"/>
          </w:tcPr>
          <w:p w14:paraId="48DD42D9" w14:textId="77777777" w:rsidR="006E06B9" w:rsidRDefault="006E06B9" w:rsidP="00025031">
            <w:pPr>
              <w:rPr>
                <w:szCs w:val="21"/>
              </w:rPr>
            </w:pPr>
            <w:r>
              <w:rPr>
                <w:rFonts w:hint="eastAsia"/>
                <w:szCs w:val="21"/>
              </w:rPr>
              <w:t>需求管理工具的使用</w:t>
            </w:r>
          </w:p>
        </w:tc>
        <w:tc>
          <w:tcPr>
            <w:tcW w:w="1625" w:type="dxa"/>
          </w:tcPr>
          <w:p w14:paraId="6B5A5A8B" w14:textId="77777777" w:rsidR="006E06B9" w:rsidRDefault="006E06B9" w:rsidP="00025031">
            <w:pPr>
              <w:rPr>
                <w:szCs w:val="21"/>
              </w:rPr>
            </w:pPr>
            <w:r>
              <w:rPr>
                <w:rFonts w:hint="eastAsia"/>
                <w:szCs w:val="21"/>
              </w:rPr>
              <w:t>第三周会议</w:t>
            </w:r>
          </w:p>
        </w:tc>
        <w:tc>
          <w:tcPr>
            <w:tcW w:w="3906" w:type="dxa"/>
          </w:tcPr>
          <w:p w14:paraId="04506CED"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r w:rsidR="006E06B9" w14:paraId="3CB7EC25" w14:textId="77777777" w:rsidTr="00025031">
        <w:tc>
          <w:tcPr>
            <w:tcW w:w="2765" w:type="dxa"/>
          </w:tcPr>
          <w:p w14:paraId="7C720BE5" w14:textId="77777777" w:rsidR="006E06B9" w:rsidRDefault="006E06B9" w:rsidP="00025031">
            <w:pPr>
              <w:rPr>
                <w:szCs w:val="21"/>
              </w:rPr>
            </w:pPr>
            <w:r>
              <w:rPr>
                <w:rFonts w:hint="eastAsia"/>
                <w:szCs w:val="21"/>
              </w:rPr>
              <w:t>U</w:t>
            </w:r>
            <w:r>
              <w:rPr>
                <w:szCs w:val="21"/>
              </w:rPr>
              <w:t>ML</w:t>
            </w:r>
            <w:r>
              <w:rPr>
                <w:rFonts w:hint="eastAsia"/>
                <w:szCs w:val="21"/>
              </w:rPr>
              <w:t>工具的使用</w:t>
            </w:r>
          </w:p>
        </w:tc>
        <w:tc>
          <w:tcPr>
            <w:tcW w:w="1625" w:type="dxa"/>
          </w:tcPr>
          <w:p w14:paraId="3E3F593C" w14:textId="77777777" w:rsidR="006E06B9" w:rsidRDefault="006E06B9" w:rsidP="00025031">
            <w:pPr>
              <w:rPr>
                <w:szCs w:val="21"/>
              </w:rPr>
            </w:pPr>
            <w:r>
              <w:rPr>
                <w:rFonts w:hint="eastAsia"/>
                <w:szCs w:val="21"/>
              </w:rPr>
              <w:t>第三周会议</w:t>
            </w:r>
          </w:p>
        </w:tc>
        <w:tc>
          <w:tcPr>
            <w:tcW w:w="3906" w:type="dxa"/>
          </w:tcPr>
          <w:p w14:paraId="1F4F352E"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bl>
    <w:p w14:paraId="7A5D294C" w14:textId="41ADFC93" w:rsidR="008447ED" w:rsidRDefault="008447ED" w:rsidP="003F1F9C">
      <w:pPr>
        <w:pStyle w:val="3"/>
      </w:pPr>
      <w:bookmarkStart w:id="111" w:name="_Toc529733586"/>
      <w:r w:rsidRPr="008447ED">
        <w:t>6.3.4</w:t>
      </w:r>
      <w:r w:rsidR="006E06B9">
        <w:t xml:space="preserve"> </w:t>
      </w:r>
      <w:r w:rsidR="006E06B9" w:rsidRPr="006E06B9">
        <w:rPr>
          <w:rFonts w:hint="eastAsia"/>
        </w:rPr>
        <w:t>绩效测量标准</w:t>
      </w:r>
      <w:bookmarkEnd w:id="111"/>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4117"/>
        <w:gridCol w:w="2766"/>
      </w:tblGrid>
      <w:tr w:rsidR="006E06B9" w:rsidRPr="00135D01" w14:paraId="12BC1F8D" w14:textId="77777777" w:rsidTr="00025031">
        <w:tc>
          <w:tcPr>
            <w:tcW w:w="1413" w:type="dxa"/>
          </w:tcPr>
          <w:p w14:paraId="2E3EA4A5" w14:textId="77777777" w:rsidR="006E06B9" w:rsidRPr="00135D01" w:rsidRDefault="006E06B9" w:rsidP="00025031">
            <w:pPr>
              <w:rPr>
                <w:b/>
                <w:szCs w:val="21"/>
              </w:rPr>
            </w:pPr>
            <w:r w:rsidRPr="00135D01">
              <w:rPr>
                <w:rFonts w:hint="eastAsia"/>
                <w:b/>
                <w:szCs w:val="21"/>
              </w:rPr>
              <w:t>等级</w:t>
            </w:r>
          </w:p>
        </w:tc>
        <w:tc>
          <w:tcPr>
            <w:tcW w:w="4117" w:type="dxa"/>
          </w:tcPr>
          <w:p w14:paraId="343F0A8F" w14:textId="77777777" w:rsidR="006E06B9" w:rsidRPr="00135D01" w:rsidRDefault="006E06B9" w:rsidP="00025031">
            <w:pPr>
              <w:rPr>
                <w:b/>
                <w:szCs w:val="21"/>
              </w:rPr>
            </w:pPr>
            <w:r w:rsidRPr="00135D01">
              <w:rPr>
                <w:rFonts w:hint="eastAsia"/>
                <w:b/>
                <w:szCs w:val="21"/>
              </w:rPr>
              <w:t>考核要求</w:t>
            </w:r>
          </w:p>
        </w:tc>
        <w:tc>
          <w:tcPr>
            <w:tcW w:w="2766" w:type="dxa"/>
          </w:tcPr>
          <w:p w14:paraId="7184E7C3" w14:textId="77777777" w:rsidR="006E06B9" w:rsidRPr="00135D01" w:rsidRDefault="006E06B9" w:rsidP="00025031">
            <w:pPr>
              <w:rPr>
                <w:b/>
                <w:szCs w:val="21"/>
              </w:rPr>
            </w:pPr>
            <w:r w:rsidRPr="00135D01">
              <w:rPr>
                <w:rFonts w:hint="eastAsia"/>
                <w:b/>
                <w:szCs w:val="21"/>
              </w:rPr>
              <w:t>措施</w:t>
            </w:r>
          </w:p>
        </w:tc>
      </w:tr>
      <w:tr w:rsidR="006E06B9" w:rsidRPr="00135D01" w14:paraId="3924902C" w14:textId="77777777" w:rsidTr="00025031">
        <w:tc>
          <w:tcPr>
            <w:tcW w:w="1413" w:type="dxa"/>
          </w:tcPr>
          <w:p w14:paraId="56131380" w14:textId="77777777" w:rsidR="006E06B9" w:rsidRPr="00135D01" w:rsidRDefault="006E06B9" w:rsidP="00025031">
            <w:pPr>
              <w:rPr>
                <w:szCs w:val="21"/>
              </w:rPr>
            </w:pPr>
            <w:r w:rsidRPr="00135D01">
              <w:rPr>
                <w:rFonts w:hint="eastAsia"/>
                <w:szCs w:val="21"/>
              </w:rPr>
              <w:t>优秀</w:t>
            </w:r>
          </w:p>
        </w:tc>
        <w:tc>
          <w:tcPr>
            <w:tcW w:w="4117" w:type="dxa"/>
          </w:tcPr>
          <w:p w14:paraId="34E006F1" w14:textId="77777777" w:rsidR="006E06B9" w:rsidRPr="00135D01" w:rsidRDefault="006E06B9" w:rsidP="00025031">
            <w:pPr>
              <w:rPr>
                <w:szCs w:val="21"/>
              </w:rPr>
            </w:pPr>
            <w:r w:rsidRPr="00135D01">
              <w:rPr>
                <w:rFonts w:hint="eastAsia"/>
                <w:szCs w:val="21"/>
              </w:rPr>
              <w:t>依据小组测评结果，超额完成任务或内容优秀者评为优秀</w:t>
            </w:r>
          </w:p>
        </w:tc>
        <w:tc>
          <w:tcPr>
            <w:tcW w:w="2766" w:type="dxa"/>
            <w:vMerge w:val="restart"/>
          </w:tcPr>
          <w:p w14:paraId="1177258B" w14:textId="77777777" w:rsidR="006E06B9" w:rsidRPr="00135D01" w:rsidRDefault="006E06B9" w:rsidP="00025031">
            <w:pPr>
              <w:rPr>
                <w:szCs w:val="21"/>
              </w:rPr>
            </w:pPr>
            <w:r w:rsidRPr="00135D01">
              <w:rPr>
                <w:rFonts w:hint="eastAsia"/>
                <w:szCs w:val="21"/>
              </w:rPr>
              <w:t>依据本组的奖惩措施折算相应的费用，上交小组经费</w:t>
            </w:r>
          </w:p>
          <w:p w14:paraId="22E7FEBE" w14:textId="77777777" w:rsidR="006E06B9" w:rsidRPr="00135D01" w:rsidRDefault="006E06B9" w:rsidP="00025031">
            <w:pPr>
              <w:rPr>
                <w:szCs w:val="21"/>
              </w:rPr>
            </w:pPr>
          </w:p>
        </w:tc>
      </w:tr>
      <w:tr w:rsidR="006E06B9" w:rsidRPr="00135D01" w14:paraId="41F46F52" w14:textId="77777777" w:rsidTr="00025031">
        <w:tc>
          <w:tcPr>
            <w:tcW w:w="1413" w:type="dxa"/>
          </w:tcPr>
          <w:p w14:paraId="4ABBB6F5" w14:textId="77777777" w:rsidR="006E06B9" w:rsidRPr="00135D01" w:rsidRDefault="006E06B9" w:rsidP="00025031">
            <w:pPr>
              <w:rPr>
                <w:szCs w:val="21"/>
              </w:rPr>
            </w:pPr>
            <w:r w:rsidRPr="00135D01">
              <w:rPr>
                <w:rFonts w:hint="eastAsia"/>
                <w:szCs w:val="21"/>
              </w:rPr>
              <w:lastRenderedPageBreak/>
              <w:t>良好</w:t>
            </w:r>
          </w:p>
        </w:tc>
        <w:tc>
          <w:tcPr>
            <w:tcW w:w="4117" w:type="dxa"/>
          </w:tcPr>
          <w:p w14:paraId="1E66C014" w14:textId="77777777" w:rsidR="006E06B9" w:rsidRPr="00135D01" w:rsidRDefault="006E06B9" w:rsidP="00025031">
            <w:pPr>
              <w:rPr>
                <w:szCs w:val="21"/>
              </w:rPr>
            </w:pPr>
            <w:r w:rsidRPr="00135D01">
              <w:rPr>
                <w:rFonts w:hint="eastAsia"/>
                <w:szCs w:val="21"/>
              </w:rPr>
              <w:t>依据小组测评结果，按时完成任务并</w:t>
            </w:r>
            <w:proofErr w:type="gramStart"/>
            <w:r w:rsidRPr="00135D01">
              <w:rPr>
                <w:rFonts w:hint="eastAsia"/>
                <w:szCs w:val="21"/>
              </w:rPr>
              <w:t>无需反工</w:t>
            </w:r>
            <w:proofErr w:type="gramEnd"/>
            <w:r w:rsidRPr="00135D01">
              <w:rPr>
                <w:rFonts w:hint="eastAsia"/>
                <w:szCs w:val="21"/>
              </w:rPr>
              <w:t>为良好</w:t>
            </w:r>
          </w:p>
        </w:tc>
        <w:tc>
          <w:tcPr>
            <w:tcW w:w="2766" w:type="dxa"/>
            <w:vMerge/>
          </w:tcPr>
          <w:p w14:paraId="66E38865" w14:textId="77777777" w:rsidR="006E06B9" w:rsidRPr="00135D01" w:rsidRDefault="006E06B9" w:rsidP="00025031">
            <w:pPr>
              <w:rPr>
                <w:szCs w:val="21"/>
              </w:rPr>
            </w:pPr>
          </w:p>
        </w:tc>
      </w:tr>
      <w:tr w:rsidR="006E06B9" w:rsidRPr="00135D01" w14:paraId="1CC63EDE" w14:textId="77777777" w:rsidTr="00025031">
        <w:tc>
          <w:tcPr>
            <w:tcW w:w="1413" w:type="dxa"/>
          </w:tcPr>
          <w:p w14:paraId="595F7474" w14:textId="77777777" w:rsidR="006E06B9" w:rsidRPr="00135D01" w:rsidRDefault="006E06B9" w:rsidP="00025031">
            <w:pPr>
              <w:rPr>
                <w:szCs w:val="21"/>
              </w:rPr>
            </w:pPr>
            <w:r w:rsidRPr="00135D01">
              <w:rPr>
                <w:rFonts w:hint="eastAsia"/>
                <w:szCs w:val="21"/>
              </w:rPr>
              <w:t>合格</w:t>
            </w:r>
          </w:p>
        </w:tc>
        <w:tc>
          <w:tcPr>
            <w:tcW w:w="4117" w:type="dxa"/>
          </w:tcPr>
          <w:p w14:paraId="3E0373E9" w14:textId="77777777" w:rsidR="006E06B9" w:rsidRPr="00135D01" w:rsidRDefault="006E06B9" w:rsidP="00025031">
            <w:pPr>
              <w:rPr>
                <w:szCs w:val="21"/>
              </w:rPr>
            </w:pPr>
            <w:r w:rsidRPr="00135D01">
              <w:rPr>
                <w:rFonts w:hint="eastAsia"/>
                <w:szCs w:val="21"/>
              </w:rPr>
              <w:t>依据小组测评结果，按时完成任务，但内容一般者为合格</w:t>
            </w:r>
          </w:p>
        </w:tc>
        <w:tc>
          <w:tcPr>
            <w:tcW w:w="2766" w:type="dxa"/>
            <w:vMerge/>
          </w:tcPr>
          <w:p w14:paraId="25828F75" w14:textId="77777777" w:rsidR="006E06B9" w:rsidRPr="00135D01" w:rsidRDefault="006E06B9" w:rsidP="00025031">
            <w:pPr>
              <w:rPr>
                <w:szCs w:val="21"/>
              </w:rPr>
            </w:pPr>
          </w:p>
        </w:tc>
      </w:tr>
      <w:tr w:rsidR="006E06B9" w:rsidRPr="00135D01" w14:paraId="3D1CE0B7" w14:textId="77777777" w:rsidTr="00025031">
        <w:tc>
          <w:tcPr>
            <w:tcW w:w="1413" w:type="dxa"/>
          </w:tcPr>
          <w:p w14:paraId="7C66896F" w14:textId="77777777" w:rsidR="006E06B9" w:rsidRPr="00135D01" w:rsidRDefault="006E06B9" w:rsidP="00025031">
            <w:pPr>
              <w:rPr>
                <w:szCs w:val="21"/>
              </w:rPr>
            </w:pPr>
            <w:r w:rsidRPr="00135D01">
              <w:rPr>
                <w:rFonts w:hint="eastAsia"/>
                <w:szCs w:val="21"/>
              </w:rPr>
              <w:t>不合格</w:t>
            </w:r>
          </w:p>
        </w:tc>
        <w:tc>
          <w:tcPr>
            <w:tcW w:w="4117" w:type="dxa"/>
          </w:tcPr>
          <w:p w14:paraId="04B36FC6" w14:textId="77777777" w:rsidR="006E06B9" w:rsidRPr="00135D01" w:rsidRDefault="006E06B9" w:rsidP="00025031">
            <w:pPr>
              <w:rPr>
                <w:szCs w:val="21"/>
              </w:rPr>
            </w:pPr>
            <w:r w:rsidRPr="00135D01">
              <w:rPr>
                <w:rFonts w:hint="eastAsia"/>
                <w:szCs w:val="21"/>
              </w:rPr>
              <w:t>依据小组测评结果，未完成任务或内容糟糕者为不合格</w:t>
            </w:r>
          </w:p>
        </w:tc>
        <w:tc>
          <w:tcPr>
            <w:tcW w:w="2766" w:type="dxa"/>
          </w:tcPr>
          <w:p w14:paraId="72D3A990" w14:textId="77777777" w:rsidR="006E06B9" w:rsidRPr="00135D01" w:rsidRDefault="006E06B9" w:rsidP="00025031">
            <w:pPr>
              <w:rPr>
                <w:szCs w:val="21"/>
              </w:rPr>
            </w:pPr>
            <w:r w:rsidRPr="00135D01">
              <w:rPr>
                <w:rFonts w:hint="eastAsia"/>
                <w:szCs w:val="21"/>
              </w:rPr>
              <w:t>警告一次，再犯遣退</w:t>
            </w:r>
          </w:p>
        </w:tc>
      </w:tr>
    </w:tbl>
    <w:p w14:paraId="3BD2A6E3" w14:textId="1F3178F9" w:rsidR="008447ED" w:rsidRDefault="008447ED" w:rsidP="003F1F9C">
      <w:pPr>
        <w:pStyle w:val="3"/>
      </w:pPr>
      <w:bookmarkStart w:id="112" w:name="_Toc529733587"/>
      <w:r w:rsidRPr="008447ED">
        <w:t>6.3.5</w:t>
      </w:r>
      <w:r w:rsidR="006E06B9">
        <w:t xml:space="preserve"> </w:t>
      </w:r>
      <w:r w:rsidR="006E06B9" w:rsidRPr="006E06B9">
        <w:rPr>
          <w:rFonts w:hint="eastAsia"/>
        </w:rPr>
        <w:t>合</w:t>
      </w:r>
      <w:proofErr w:type="gramStart"/>
      <w:r w:rsidR="006E06B9" w:rsidRPr="006E06B9">
        <w:rPr>
          <w:rFonts w:hint="eastAsia"/>
        </w:rPr>
        <w:t>规</w:t>
      </w:r>
      <w:proofErr w:type="gramEnd"/>
      <w:r w:rsidR="006E06B9" w:rsidRPr="006E06B9">
        <w:rPr>
          <w:rFonts w:hint="eastAsia"/>
        </w:rPr>
        <w:t>性</w:t>
      </w:r>
      <w:bookmarkEnd w:id="112"/>
    </w:p>
    <w:p w14:paraId="774ACE51" w14:textId="51E1AB53"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违反校纪校规，不</w:t>
      </w:r>
      <w:proofErr w:type="gramStart"/>
      <w:r>
        <w:rPr>
          <w:rFonts w:asciiTheme="minorEastAsia" w:hAnsiTheme="minorEastAsia"/>
        </w:rPr>
        <w:t>得以项目</w:t>
      </w:r>
      <w:proofErr w:type="gramEnd"/>
      <w:r>
        <w:rPr>
          <w:rFonts w:asciiTheme="minorEastAsia" w:hAnsiTheme="minorEastAsia"/>
        </w:rPr>
        <w:t>为借口进行不正当行为。</w:t>
      </w:r>
    </w:p>
    <w:p w14:paraId="0BD9F0CA" w14:textId="3443B802"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随意打探别组的项目计划及具体文档，不得将组内文档随意透露给别组。</w:t>
      </w:r>
    </w:p>
    <w:p w14:paraId="42F7367F" w14:textId="24F6F8DF"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t>只能</w:t>
      </w:r>
      <w:r>
        <w:rPr>
          <w:rFonts w:asciiTheme="minorEastAsia" w:hAnsiTheme="minorEastAsia"/>
        </w:rPr>
        <w:t>以学习为目的使用下载的软件及配置，不得侵犯</w:t>
      </w:r>
      <w:r>
        <w:rPr>
          <w:rFonts w:asciiTheme="minorEastAsia" w:hAnsiTheme="minorEastAsia" w:hint="eastAsia"/>
        </w:rPr>
        <w:t>软件</w:t>
      </w:r>
      <w:r>
        <w:rPr>
          <w:rFonts w:asciiTheme="minorEastAsia" w:hAnsiTheme="minorEastAsia"/>
        </w:rPr>
        <w:t>原作者</w:t>
      </w:r>
      <w:r>
        <w:rPr>
          <w:rFonts w:asciiTheme="minorEastAsia" w:hAnsiTheme="minorEastAsia" w:hint="eastAsia"/>
        </w:rPr>
        <w:t>权益</w:t>
      </w:r>
      <w:r>
        <w:rPr>
          <w:rFonts w:asciiTheme="minorEastAsia" w:hAnsiTheme="minorEastAsia"/>
        </w:rPr>
        <w:t>、网络</w:t>
      </w:r>
      <w:r>
        <w:rPr>
          <w:rFonts w:asciiTheme="minorEastAsia" w:hAnsiTheme="minorEastAsia" w:hint="eastAsia"/>
        </w:rPr>
        <w:t>相关</w:t>
      </w:r>
      <w:r>
        <w:rPr>
          <w:rFonts w:asciiTheme="minorEastAsia" w:hAnsiTheme="minorEastAsia"/>
        </w:rPr>
        <w:t>文档原作者权益。</w:t>
      </w:r>
    </w:p>
    <w:p w14:paraId="20F27A0F" w14:textId="31B65C2D"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损害小组权益，不得分裂</w:t>
      </w:r>
      <w:r>
        <w:rPr>
          <w:rFonts w:asciiTheme="minorEastAsia" w:hAnsiTheme="minorEastAsia" w:hint="eastAsia"/>
        </w:rPr>
        <w:t>小组</w:t>
      </w:r>
      <w:r>
        <w:rPr>
          <w:rFonts w:asciiTheme="minorEastAsia" w:hAnsiTheme="minorEastAsia"/>
        </w:rPr>
        <w:t>，不得侮辱组内其他成员，不得</w:t>
      </w:r>
      <w:r>
        <w:rPr>
          <w:rFonts w:asciiTheme="minorEastAsia" w:hAnsiTheme="minorEastAsia" w:hint="eastAsia"/>
        </w:rPr>
        <w:t>滥用权力</w:t>
      </w:r>
      <w:r>
        <w:rPr>
          <w:rFonts w:asciiTheme="minorEastAsia" w:hAnsiTheme="minorEastAsia"/>
        </w:rPr>
        <w:t>。</w:t>
      </w:r>
    </w:p>
    <w:p w14:paraId="114155B6" w14:textId="3BFB0A08"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t>适当</w:t>
      </w:r>
      <w:r>
        <w:rPr>
          <w:rFonts w:asciiTheme="minorEastAsia" w:hAnsiTheme="minorEastAsia"/>
        </w:rPr>
        <w:t>的提出工作需求，不得提出不合理的请求。</w:t>
      </w:r>
    </w:p>
    <w:p w14:paraId="1281ECCE" w14:textId="28BCAD06"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t>组内建设</w:t>
      </w:r>
      <w:r>
        <w:rPr>
          <w:rFonts w:asciiTheme="minorEastAsia" w:hAnsiTheme="minorEastAsia"/>
        </w:rPr>
        <w:t>场所必须合</w:t>
      </w:r>
      <w:proofErr w:type="gramStart"/>
      <w:r>
        <w:rPr>
          <w:rFonts w:asciiTheme="minorEastAsia" w:hAnsiTheme="minorEastAsia"/>
        </w:rPr>
        <w:t>规</w:t>
      </w:r>
      <w:proofErr w:type="gramEnd"/>
      <w:r>
        <w:rPr>
          <w:rFonts w:asciiTheme="minorEastAsia" w:hAnsiTheme="minorEastAsia"/>
        </w:rPr>
        <w:t>。</w:t>
      </w:r>
    </w:p>
    <w:p w14:paraId="47FAB050" w14:textId="77777777" w:rsidR="006E06B9" w:rsidRPr="006E06B9" w:rsidRDefault="006E06B9" w:rsidP="006E06B9">
      <w:pPr>
        <w:rPr>
          <w:rFonts w:hint="eastAsia"/>
        </w:rPr>
      </w:pPr>
    </w:p>
    <w:p w14:paraId="28FCBBDE" w14:textId="69468A08" w:rsidR="008447ED" w:rsidRDefault="008447ED" w:rsidP="003F1F9C">
      <w:pPr>
        <w:pStyle w:val="3"/>
      </w:pPr>
      <w:bookmarkStart w:id="113" w:name="_Toc529733588"/>
      <w:r w:rsidRPr="008447ED">
        <w:t>6.3.6</w:t>
      </w:r>
      <w:r w:rsidR="006E06B9">
        <w:t xml:space="preserve"> </w:t>
      </w:r>
      <w:r w:rsidR="006E06B9" w:rsidRPr="006E06B9">
        <w:rPr>
          <w:rFonts w:hint="eastAsia"/>
        </w:rPr>
        <w:t>安全</w:t>
      </w:r>
      <w:bookmarkEnd w:id="113"/>
    </w:p>
    <w:p w14:paraId="71342D31" w14:textId="08B7AD0B" w:rsidR="006E06B9" w:rsidRDefault="006E06B9" w:rsidP="006E06B9">
      <w:pPr>
        <w:pStyle w:val="afe"/>
        <w:numPr>
          <w:ilvl w:val="0"/>
          <w:numId w:val="3"/>
        </w:numPr>
        <w:spacing w:line="360" w:lineRule="auto"/>
        <w:rPr>
          <w:rFonts w:asciiTheme="minorEastAsia" w:hAnsiTheme="minorEastAsia"/>
        </w:rPr>
      </w:pPr>
      <w:r>
        <w:rPr>
          <w:rFonts w:asciiTheme="minorEastAsia" w:hAnsiTheme="minorEastAsia" w:hint="eastAsia"/>
        </w:rPr>
        <w:t>在</w:t>
      </w:r>
      <w:r>
        <w:rPr>
          <w:rFonts w:asciiTheme="minorEastAsia" w:hAnsiTheme="minorEastAsia"/>
        </w:rPr>
        <w:t>宿舍门禁之前完成一切室外活动。</w:t>
      </w:r>
    </w:p>
    <w:p w14:paraId="79B6B100" w14:textId="5A48ED8C" w:rsidR="006E06B9" w:rsidRDefault="006E06B9" w:rsidP="006E06B9">
      <w:pPr>
        <w:pStyle w:val="afe"/>
        <w:numPr>
          <w:ilvl w:val="0"/>
          <w:numId w:val="3"/>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在自然灾害天气下进行小组室外活动。</w:t>
      </w:r>
    </w:p>
    <w:p w14:paraId="70B1451B" w14:textId="3ACDFABD" w:rsidR="006E06B9" w:rsidRDefault="006E06B9" w:rsidP="006E06B9">
      <w:pPr>
        <w:pStyle w:val="afe"/>
        <w:numPr>
          <w:ilvl w:val="0"/>
          <w:numId w:val="3"/>
        </w:numPr>
        <w:spacing w:line="360" w:lineRule="auto"/>
        <w:rPr>
          <w:rFonts w:asciiTheme="minorEastAsia" w:hAnsiTheme="minorEastAsia"/>
        </w:rPr>
      </w:pPr>
      <w:r>
        <w:rPr>
          <w:rFonts w:asciiTheme="minorEastAsia" w:hAnsiTheme="minorEastAsia" w:hint="eastAsia"/>
        </w:rPr>
        <w:t>组内</w:t>
      </w:r>
      <w:r>
        <w:rPr>
          <w:rFonts w:asciiTheme="minorEastAsia" w:hAnsiTheme="minorEastAsia"/>
        </w:rPr>
        <w:t>建设</w:t>
      </w:r>
      <w:r>
        <w:rPr>
          <w:rFonts w:asciiTheme="minorEastAsia" w:hAnsiTheme="minorEastAsia" w:hint="eastAsia"/>
        </w:rPr>
        <w:t>场所必须</w:t>
      </w:r>
      <w:r>
        <w:rPr>
          <w:rFonts w:asciiTheme="minorEastAsia" w:hAnsiTheme="minorEastAsia"/>
        </w:rPr>
        <w:t>符合安全规定。</w:t>
      </w:r>
    </w:p>
    <w:p w14:paraId="5BB5239A" w14:textId="0B18E733" w:rsidR="006E06B9" w:rsidRPr="00171027" w:rsidRDefault="006E06B9" w:rsidP="006E06B9">
      <w:pPr>
        <w:pStyle w:val="afe"/>
        <w:numPr>
          <w:ilvl w:val="0"/>
          <w:numId w:val="3"/>
        </w:numPr>
        <w:spacing w:line="360" w:lineRule="auto"/>
        <w:rPr>
          <w:rFonts w:asciiTheme="minorEastAsia" w:hAnsiTheme="minorEastAsia"/>
        </w:rPr>
      </w:pPr>
      <w:r>
        <w:rPr>
          <w:rFonts w:asciiTheme="minorEastAsia" w:hAnsiTheme="minorEastAsia" w:hint="eastAsia"/>
        </w:rPr>
        <w:t>组内</w:t>
      </w:r>
      <w:r>
        <w:rPr>
          <w:rFonts w:asciiTheme="minorEastAsia" w:hAnsiTheme="minorEastAsia"/>
        </w:rPr>
        <w:t>矛盾出现时不得动用武力。</w:t>
      </w:r>
    </w:p>
    <w:p w14:paraId="522A405A" w14:textId="77777777" w:rsidR="006E06B9" w:rsidRPr="006E06B9" w:rsidRDefault="006E06B9" w:rsidP="006E06B9">
      <w:pPr>
        <w:rPr>
          <w:rFonts w:hint="eastAsia"/>
        </w:rPr>
      </w:pPr>
    </w:p>
    <w:p w14:paraId="49E7485D" w14:textId="53F9DC3A" w:rsidR="00574C23" w:rsidRDefault="00947F56">
      <w:pPr>
        <w:pStyle w:val="1"/>
      </w:pPr>
      <w:bookmarkStart w:id="114" w:name="_Toc529733589"/>
      <w:r>
        <w:rPr>
          <w:rFonts w:hint="eastAsia"/>
        </w:rPr>
        <w:t>7</w:t>
      </w:r>
      <w:r>
        <w:t xml:space="preserve"> </w:t>
      </w:r>
      <w:r>
        <w:rPr>
          <w:rFonts w:hint="eastAsia"/>
        </w:rPr>
        <w:t>沟通管理计划</w:t>
      </w:r>
      <w:bookmarkEnd w:id="114"/>
    </w:p>
    <w:p w14:paraId="338286DF" w14:textId="09A7D517" w:rsidR="00025031" w:rsidRDefault="00025031" w:rsidP="003F1F9C">
      <w:pPr>
        <w:pStyle w:val="2"/>
      </w:pPr>
      <w:bookmarkStart w:id="115" w:name="_Toc529733590"/>
      <w:r w:rsidRPr="00025031">
        <w:rPr>
          <w:rFonts w:hint="eastAsia"/>
        </w:rPr>
        <w:t>7.1</w:t>
      </w:r>
      <w:r>
        <w:t xml:space="preserve"> </w:t>
      </w:r>
      <w:r>
        <w:rPr>
          <w:rFonts w:hint="eastAsia"/>
        </w:rPr>
        <w:t>干系人手册</w:t>
      </w:r>
      <w:bookmarkEnd w:id="115"/>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709"/>
        <w:gridCol w:w="992"/>
        <w:gridCol w:w="1843"/>
        <w:gridCol w:w="992"/>
        <w:gridCol w:w="2127"/>
      </w:tblGrid>
      <w:tr w:rsidR="00025031" w:rsidRPr="00410D43" w14:paraId="3D69B9DB"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28F82DB1" w14:textId="77777777" w:rsidR="00025031" w:rsidRPr="001A2088" w:rsidRDefault="00025031" w:rsidP="00025031">
            <w:r w:rsidRPr="001A2088">
              <w:rPr>
                <w:rFonts w:hint="eastAsia"/>
              </w:rPr>
              <w:t>干系人姓名</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3FDA835" w14:textId="77777777" w:rsidR="00025031" w:rsidRPr="001A2088" w:rsidRDefault="00025031" w:rsidP="00025031">
            <w:r w:rsidRPr="001A2088">
              <w:rPr>
                <w:rFonts w:hint="eastAsia"/>
              </w:rPr>
              <w:t>角色</w:t>
            </w:r>
          </w:p>
        </w:tc>
        <w:tc>
          <w:tcPr>
            <w:tcW w:w="709" w:type="dxa"/>
            <w:tcBorders>
              <w:top w:val="single" w:sz="4" w:space="0" w:color="auto"/>
              <w:left w:val="single" w:sz="4" w:space="0" w:color="auto"/>
              <w:bottom w:val="single" w:sz="4" w:space="0" w:color="auto"/>
              <w:right w:val="single" w:sz="4" w:space="0" w:color="auto"/>
            </w:tcBorders>
          </w:tcPr>
          <w:p w14:paraId="452AC8FA" w14:textId="77777777" w:rsidR="00025031" w:rsidRPr="001A2088" w:rsidRDefault="00025031" w:rsidP="00025031">
            <w:r w:rsidRPr="001A2088">
              <w:rPr>
                <w:rFonts w:hint="eastAsia"/>
              </w:rPr>
              <w:t>内部</w:t>
            </w:r>
            <w:r w:rsidRPr="001A2088">
              <w:rPr>
                <w:rFonts w:hint="eastAsia"/>
              </w:rPr>
              <w:t>/</w:t>
            </w:r>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56D02DA" w14:textId="77777777" w:rsidR="00025031" w:rsidRPr="001A2088" w:rsidRDefault="00025031" w:rsidP="00025031">
            <w:r>
              <w:rPr>
                <w:rFonts w:hint="eastAsia"/>
              </w:rPr>
              <w:t>手机号</w:t>
            </w:r>
          </w:p>
        </w:tc>
        <w:tc>
          <w:tcPr>
            <w:tcW w:w="1843" w:type="dxa"/>
            <w:tcBorders>
              <w:top w:val="single" w:sz="4" w:space="0" w:color="auto"/>
              <w:left w:val="single" w:sz="4" w:space="0" w:color="auto"/>
              <w:bottom w:val="single" w:sz="4" w:space="0" w:color="auto"/>
              <w:right w:val="single" w:sz="4" w:space="0" w:color="auto"/>
            </w:tcBorders>
          </w:tcPr>
          <w:p w14:paraId="12132B7B" w14:textId="77777777" w:rsidR="00025031" w:rsidRPr="001A2088" w:rsidRDefault="00025031" w:rsidP="00025031">
            <w:r>
              <w:rPr>
                <w:rFonts w:hint="eastAsia"/>
              </w:rPr>
              <w:t>邮箱</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477CFB3" w14:textId="77777777" w:rsidR="00025031" w:rsidRPr="001A2088" w:rsidRDefault="00025031" w:rsidP="00025031">
            <w:r w:rsidRPr="001A2088">
              <w:rPr>
                <w:rFonts w:hint="eastAsia"/>
              </w:rPr>
              <w:t>所在地</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0367BA7B" w14:textId="77777777" w:rsidR="00025031" w:rsidRPr="001A2088" w:rsidRDefault="00025031" w:rsidP="00025031">
            <w:r w:rsidRPr="001A2088">
              <w:rPr>
                <w:rFonts w:hint="eastAsia"/>
              </w:rPr>
              <w:t>干系人描述</w:t>
            </w:r>
          </w:p>
        </w:tc>
      </w:tr>
      <w:tr w:rsidR="00025031" w:rsidRPr="00410D43" w14:paraId="50CDDF47"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1C0BD0BD" w14:textId="77777777" w:rsidR="00025031" w:rsidRPr="001A2088" w:rsidRDefault="00025031" w:rsidP="00025031">
            <w:r w:rsidRPr="001A2088">
              <w:rPr>
                <w:rFonts w:hint="eastAsia"/>
              </w:rPr>
              <w:t>沈启航</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0C53B5C2" w14:textId="77777777" w:rsidR="00025031" w:rsidRPr="001A2088" w:rsidRDefault="00025031" w:rsidP="00025031">
            <w:r w:rsidRPr="001A2088">
              <w:rPr>
                <w:rFonts w:hint="eastAsia"/>
              </w:rPr>
              <w:t>项目经理</w:t>
            </w:r>
          </w:p>
        </w:tc>
        <w:tc>
          <w:tcPr>
            <w:tcW w:w="709" w:type="dxa"/>
            <w:tcBorders>
              <w:top w:val="single" w:sz="4" w:space="0" w:color="auto"/>
              <w:left w:val="single" w:sz="4" w:space="0" w:color="auto"/>
              <w:bottom w:val="single" w:sz="4" w:space="0" w:color="auto"/>
              <w:right w:val="single" w:sz="4" w:space="0" w:color="auto"/>
            </w:tcBorders>
          </w:tcPr>
          <w:p w14:paraId="027097D1" w14:textId="77777777" w:rsidR="00025031" w:rsidRPr="001A2088" w:rsidRDefault="00025031" w:rsidP="00025031">
            <w:r w:rsidRPr="001A2088">
              <w:rPr>
                <w:rFonts w:hint="eastAsia"/>
              </w:rPr>
              <w:t>内部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47CD337" w14:textId="77777777" w:rsidR="00025031" w:rsidRPr="001A2088" w:rsidRDefault="00025031" w:rsidP="00025031">
            <w:r w:rsidRPr="001A2088">
              <w:t>15988122404</w:t>
            </w:r>
          </w:p>
        </w:tc>
        <w:tc>
          <w:tcPr>
            <w:tcW w:w="1843" w:type="dxa"/>
            <w:tcBorders>
              <w:top w:val="single" w:sz="4" w:space="0" w:color="auto"/>
              <w:left w:val="single" w:sz="4" w:space="0" w:color="auto"/>
              <w:bottom w:val="single" w:sz="4" w:space="0" w:color="auto"/>
              <w:right w:val="single" w:sz="4" w:space="0" w:color="auto"/>
            </w:tcBorders>
          </w:tcPr>
          <w:p w14:paraId="33BFB7DB" w14:textId="77777777" w:rsidR="00025031" w:rsidRPr="001A2088" w:rsidRDefault="00025031" w:rsidP="00025031">
            <w:r w:rsidRPr="00671156">
              <w:t>31601404@stu.zucc.edu.cn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CFD12FD" w14:textId="77777777" w:rsidR="00025031" w:rsidRPr="001A2088" w:rsidRDefault="00025031" w:rsidP="00025031">
            <w:r w:rsidRPr="001A2088">
              <w:rPr>
                <w:rFonts w:hint="eastAsia"/>
              </w:rPr>
              <w:t>弘毅</w:t>
            </w:r>
            <w:r w:rsidRPr="001A2088">
              <w:t>B1-614</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73CE6A38" w14:textId="77777777" w:rsidR="00025031" w:rsidRPr="001A2088" w:rsidRDefault="00025031" w:rsidP="00025031">
            <w:r w:rsidRPr="001A2088">
              <w:rPr>
                <w:rFonts w:hint="eastAsia"/>
              </w:rPr>
              <w:t>负责</w:t>
            </w:r>
            <w:r w:rsidRPr="001A2088">
              <w:t>统合项目组成员，与客户进行沟通，</w:t>
            </w:r>
            <w:r w:rsidRPr="001A2088">
              <w:lastRenderedPageBreak/>
              <w:t>安排项目任务</w:t>
            </w:r>
          </w:p>
        </w:tc>
      </w:tr>
      <w:tr w:rsidR="00025031" w:rsidRPr="00410D43" w14:paraId="6FA729ED"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04FB873B" w14:textId="77777777" w:rsidR="00025031" w:rsidRPr="001A2088" w:rsidRDefault="00025031" w:rsidP="00025031">
            <w:r w:rsidRPr="001A2088">
              <w:rPr>
                <w:rFonts w:hint="eastAsia"/>
              </w:rPr>
              <w:lastRenderedPageBreak/>
              <w:t>徐哲远</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07F8D25" w14:textId="77777777" w:rsidR="00025031" w:rsidRPr="001A2088" w:rsidRDefault="00025031" w:rsidP="00025031">
            <w:r w:rsidRPr="001A2088">
              <w:rPr>
                <w:rFonts w:hint="eastAsia"/>
              </w:rPr>
              <w:t>项目组成员</w:t>
            </w:r>
          </w:p>
        </w:tc>
        <w:tc>
          <w:tcPr>
            <w:tcW w:w="709" w:type="dxa"/>
            <w:tcBorders>
              <w:top w:val="single" w:sz="4" w:space="0" w:color="auto"/>
              <w:left w:val="single" w:sz="4" w:space="0" w:color="auto"/>
              <w:bottom w:val="single" w:sz="4" w:space="0" w:color="auto"/>
              <w:right w:val="single" w:sz="4" w:space="0" w:color="auto"/>
            </w:tcBorders>
          </w:tcPr>
          <w:p w14:paraId="78568C72" w14:textId="77777777" w:rsidR="00025031" w:rsidRPr="001A2088" w:rsidRDefault="00025031" w:rsidP="00025031">
            <w:r w:rsidRPr="001A2088">
              <w:rPr>
                <w:rFonts w:hint="eastAsia"/>
              </w:rPr>
              <w:t>内部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B56E09C" w14:textId="77777777" w:rsidR="00025031" w:rsidRPr="001A2088" w:rsidRDefault="00025031" w:rsidP="00025031">
            <w:r w:rsidRPr="001A2088">
              <w:t>15968805302</w:t>
            </w:r>
          </w:p>
        </w:tc>
        <w:tc>
          <w:tcPr>
            <w:tcW w:w="1843" w:type="dxa"/>
            <w:tcBorders>
              <w:top w:val="single" w:sz="4" w:space="0" w:color="auto"/>
              <w:left w:val="single" w:sz="4" w:space="0" w:color="auto"/>
              <w:bottom w:val="single" w:sz="4" w:space="0" w:color="auto"/>
              <w:right w:val="single" w:sz="4" w:space="0" w:color="auto"/>
            </w:tcBorders>
          </w:tcPr>
          <w:p w14:paraId="3EF3896D" w14:textId="77777777" w:rsidR="00025031" w:rsidRPr="001A2088" w:rsidRDefault="00025031" w:rsidP="00025031">
            <w:r w:rsidRPr="00671156">
              <w:t>31601409@stu.zucc.edu.cn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FEC02C0" w14:textId="77777777" w:rsidR="00025031" w:rsidRPr="001A2088" w:rsidRDefault="00025031" w:rsidP="00025031">
            <w:r w:rsidRPr="001A2088">
              <w:rPr>
                <w:rFonts w:hint="eastAsia"/>
              </w:rPr>
              <w:t>弘毅</w:t>
            </w:r>
            <w:r w:rsidRPr="001A2088">
              <w:t>B1-615</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3C3245A9" w14:textId="77777777" w:rsidR="00025031" w:rsidRPr="001A2088" w:rsidRDefault="00025031" w:rsidP="00025031">
            <w:r w:rsidRPr="001A2088">
              <w:rPr>
                <w:rFonts w:hint="eastAsia"/>
              </w:rPr>
              <w:t>负责完成</w:t>
            </w:r>
            <w:r w:rsidRPr="001A2088">
              <w:t>项目经理布置的工作</w:t>
            </w:r>
          </w:p>
        </w:tc>
      </w:tr>
      <w:tr w:rsidR="00025031" w:rsidRPr="00410D43" w14:paraId="24731439"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7B005883" w14:textId="77777777" w:rsidR="00025031" w:rsidRPr="001A2088" w:rsidRDefault="00025031" w:rsidP="00025031">
            <w:r w:rsidRPr="001A2088">
              <w:rPr>
                <w:rFonts w:hint="eastAsia"/>
              </w:rPr>
              <w:t>叶柏成</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7509DB0" w14:textId="77777777" w:rsidR="00025031" w:rsidRPr="001A2088" w:rsidRDefault="00025031" w:rsidP="00025031">
            <w:r w:rsidRPr="001A2088">
              <w:rPr>
                <w:rFonts w:hint="eastAsia"/>
              </w:rPr>
              <w:t>项目组成员</w:t>
            </w:r>
          </w:p>
        </w:tc>
        <w:tc>
          <w:tcPr>
            <w:tcW w:w="709" w:type="dxa"/>
            <w:tcBorders>
              <w:top w:val="single" w:sz="4" w:space="0" w:color="auto"/>
              <w:left w:val="single" w:sz="4" w:space="0" w:color="auto"/>
              <w:bottom w:val="single" w:sz="4" w:space="0" w:color="auto"/>
              <w:right w:val="single" w:sz="4" w:space="0" w:color="auto"/>
            </w:tcBorders>
          </w:tcPr>
          <w:p w14:paraId="4ABE4BC5" w14:textId="77777777" w:rsidR="00025031" w:rsidRPr="001A2088" w:rsidRDefault="00025031" w:rsidP="00025031">
            <w:r w:rsidRPr="001A2088">
              <w:rPr>
                <w:rFonts w:hint="eastAsia"/>
              </w:rPr>
              <w:t>内部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16D8E73" w14:textId="77777777" w:rsidR="00025031" w:rsidRPr="001A2088" w:rsidRDefault="00025031" w:rsidP="00025031">
            <w:r w:rsidRPr="001A2088">
              <w:t>13588025779</w:t>
            </w:r>
          </w:p>
        </w:tc>
        <w:tc>
          <w:tcPr>
            <w:tcW w:w="1843" w:type="dxa"/>
            <w:tcBorders>
              <w:top w:val="single" w:sz="4" w:space="0" w:color="auto"/>
              <w:left w:val="single" w:sz="4" w:space="0" w:color="auto"/>
              <w:bottom w:val="single" w:sz="4" w:space="0" w:color="auto"/>
              <w:right w:val="single" w:sz="4" w:space="0" w:color="auto"/>
            </w:tcBorders>
          </w:tcPr>
          <w:p w14:paraId="62FE88FF" w14:textId="77777777" w:rsidR="00025031" w:rsidRPr="001A2088" w:rsidRDefault="00025031" w:rsidP="00025031">
            <w:pPr>
              <w:rPr>
                <w:bCs/>
              </w:rPr>
            </w:pPr>
            <w:r w:rsidRPr="00671156">
              <w:rPr>
                <w:bCs/>
              </w:rPr>
              <w:t>31601411@stu.zucc.edu.cn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9DA99D2" w14:textId="77777777" w:rsidR="00025031" w:rsidRPr="001A2088" w:rsidRDefault="00025031" w:rsidP="00025031">
            <w:r w:rsidRPr="001A2088">
              <w:rPr>
                <w:rFonts w:hint="eastAsia"/>
                <w:bCs/>
              </w:rPr>
              <w:t>弘毅</w:t>
            </w:r>
            <w:r w:rsidRPr="001A2088">
              <w:rPr>
                <w:bCs/>
              </w:rPr>
              <w:t>B1-615</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324BE3E8" w14:textId="77777777" w:rsidR="00025031" w:rsidRPr="001A2088" w:rsidRDefault="00025031" w:rsidP="00025031">
            <w:r w:rsidRPr="001A2088">
              <w:rPr>
                <w:rFonts w:hint="eastAsia"/>
              </w:rPr>
              <w:t>负责完成</w:t>
            </w:r>
            <w:r w:rsidRPr="001A2088">
              <w:t>项目经理布置的工作</w:t>
            </w:r>
          </w:p>
        </w:tc>
      </w:tr>
      <w:tr w:rsidR="00025031" w:rsidRPr="00410D43" w14:paraId="1F561C25"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6DDB997C" w14:textId="77777777" w:rsidR="00025031" w:rsidRPr="001A2088" w:rsidRDefault="00025031" w:rsidP="00025031">
            <w:r w:rsidRPr="001A2088">
              <w:rPr>
                <w:rFonts w:hint="eastAsia"/>
              </w:rPr>
              <w:t>杨以恒</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C9C0E87" w14:textId="77777777" w:rsidR="00025031" w:rsidRPr="001A2088" w:rsidRDefault="00025031" w:rsidP="00025031">
            <w:r w:rsidRPr="001A2088">
              <w:rPr>
                <w:rFonts w:hint="eastAsia"/>
              </w:rPr>
              <w:t>项目组成员</w:t>
            </w:r>
          </w:p>
        </w:tc>
        <w:tc>
          <w:tcPr>
            <w:tcW w:w="709" w:type="dxa"/>
            <w:tcBorders>
              <w:top w:val="single" w:sz="4" w:space="0" w:color="auto"/>
              <w:left w:val="single" w:sz="4" w:space="0" w:color="auto"/>
              <w:bottom w:val="single" w:sz="4" w:space="0" w:color="auto"/>
              <w:right w:val="single" w:sz="4" w:space="0" w:color="auto"/>
            </w:tcBorders>
          </w:tcPr>
          <w:p w14:paraId="29E61AD9" w14:textId="77777777" w:rsidR="00025031" w:rsidRPr="001A2088" w:rsidRDefault="00025031" w:rsidP="00025031">
            <w:r w:rsidRPr="001A2088">
              <w:rPr>
                <w:rFonts w:hint="eastAsia"/>
              </w:rPr>
              <w:t>内部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BA0CD72" w14:textId="77777777" w:rsidR="00025031" w:rsidRPr="001A2088" w:rsidRDefault="00025031" w:rsidP="00025031">
            <w:r w:rsidRPr="001A2088">
              <w:t>18989678901</w:t>
            </w:r>
          </w:p>
        </w:tc>
        <w:tc>
          <w:tcPr>
            <w:tcW w:w="1843" w:type="dxa"/>
            <w:tcBorders>
              <w:top w:val="single" w:sz="4" w:space="0" w:color="auto"/>
              <w:left w:val="single" w:sz="4" w:space="0" w:color="auto"/>
              <w:bottom w:val="single" w:sz="4" w:space="0" w:color="auto"/>
              <w:right w:val="single" w:sz="4" w:space="0" w:color="auto"/>
            </w:tcBorders>
          </w:tcPr>
          <w:p w14:paraId="62F68DB7" w14:textId="77777777" w:rsidR="00025031" w:rsidRPr="001A2088" w:rsidRDefault="00025031" w:rsidP="00025031">
            <w:r w:rsidRPr="00671156">
              <w:t>31601410@stu.zucc.edu.cn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7A796B3" w14:textId="77777777" w:rsidR="00025031" w:rsidRPr="001A2088" w:rsidRDefault="00025031" w:rsidP="00025031">
            <w:r w:rsidRPr="001A2088">
              <w:rPr>
                <w:rFonts w:hint="eastAsia"/>
              </w:rPr>
              <w:t>弘毅</w:t>
            </w:r>
            <w:r w:rsidRPr="001A2088">
              <w:t>B1-615</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634D161C" w14:textId="77777777" w:rsidR="00025031" w:rsidRPr="001A2088" w:rsidRDefault="00025031" w:rsidP="00025031">
            <w:r w:rsidRPr="001A2088">
              <w:rPr>
                <w:rFonts w:hint="eastAsia"/>
              </w:rPr>
              <w:t>负责完成</w:t>
            </w:r>
            <w:r w:rsidRPr="001A2088">
              <w:t>项目经理布置的工作</w:t>
            </w:r>
          </w:p>
        </w:tc>
      </w:tr>
      <w:tr w:rsidR="00025031" w:rsidRPr="00410D43" w14:paraId="1B75D363"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45828777" w14:textId="77777777" w:rsidR="00025031" w:rsidRPr="001A2088" w:rsidRDefault="00025031" w:rsidP="00025031">
            <w:r w:rsidRPr="001A2088">
              <w:rPr>
                <w:rFonts w:hint="eastAsia"/>
              </w:rPr>
              <w:t>骆佳俊</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3B93B9C5" w14:textId="77777777" w:rsidR="00025031" w:rsidRPr="001A2088" w:rsidRDefault="00025031" w:rsidP="00025031">
            <w:r w:rsidRPr="001A2088">
              <w:rPr>
                <w:rFonts w:hint="eastAsia"/>
              </w:rPr>
              <w:t>项目组成员</w:t>
            </w:r>
          </w:p>
        </w:tc>
        <w:tc>
          <w:tcPr>
            <w:tcW w:w="709" w:type="dxa"/>
            <w:tcBorders>
              <w:top w:val="single" w:sz="4" w:space="0" w:color="auto"/>
              <w:left w:val="single" w:sz="4" w:space="0" w:color="auto"/>
              <w:bottom w:val="single" w:sz="4" w:space="0" w:color="auto"/>
              <w:right w:val="single" w:sz="4" w:space="0" w:color="auto"/>
            </w:tcBorders>
          </w:tcPr>
          <w:p w14:paraId="2D4A96BB" w14:textId="77777777" w:rsidR="00025031" w:rsidRPr="001A2088" w:rsidRDefault="00025031" w:rsidP="00025031">
            <w:r w:rsidRPr="001A2088">
              <w:rPr>
                <w:rFonts w:hint="eastAsia"/>
              </w:rPr>
              <w:t>内部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1854772" w14:textId="77777777" w:rsidR="00025031" w:rsidRPr="001A2088" w:rsidRDefault="00025031" w:rsidP="00025031">
            <w:r w:rsidRPr="001A2088">
              <w:t>18058735546</w:t>
            </w:r>
          </w:p>
        </w:tc>
        <w:tc>
          <w:tcPr>
            <w:tcW w:w="1843" w:type="dxa"/>
            <w:tcBorders>
              <w:top w:val="single" w:sz="4" w:space="0" w:color="auto"/>
              <w:left w:val="single" w:sz="4" w:space="0" w:color="auto"/>
              <w:bottom w:val="single" w:sz="4" w:space="0" w:color="auto"/>
              <w:right w:val="single" w:sz="4" w:space="0" w:color="auto"/>
            </w:tcBorders>
          </w:tcPr>
          <w:p w14:paraId="1112AD25" w14:textId="77777777" w:rsidR="00025031" w:rsidRPr="001A2088" w:rsidRDefault="00025031" w:rsidP="00025031">
            <w:r w:rsidRPr="00671156">
              <w:t>31601215@stu.zucc.edu.cn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48917EC" w14:textId="77777777" w:rsidR="00025031" w:rsidRPr="001A2088" w:rsidRDefault="00025031" w:rsidP="00025031">
            <w:r w:rsidRPr="001A2088">
              <w:rPr>
                <w:rFonts w:hint="eastAsia"/>
              </w:rPr>
              <w:t>弘毅</w:t>
            </w:r>
            <w:r w:rsidRPr="001A2088">
              <w:rPr>
                <w:rFonts w:hint="eastAsia"/>
              </w:rPr>
              <w:t>B</w:t>
            </w:r>
            <w:r w:rsidRPr="001A2088">
              <w:t>2-206</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6A67640A" w14:textId="77777777" w:rsidR="00025031" w:rsidRPr="001A2088" w:rsidRDefault="00025031" w:rsidP="00025031">
            <w:r w:rsidRPr="001A2088">
              <w:rPr>
                <w:rFonts w:hint="eastAsia"/>
              </w:rPr>
              <w:t>负责完成</w:t>
            </w:r>
            <w:r w:rsidRPr="001A2088">
              <w:t>项目经理布置的工作</w:t>
            </w:r>
          </w:p>
        </w:tc>
      </w:tr>
      <w:tr w:rsidR="00025031" w:rsidRPr="00410D43" w14:paraId="1E667B6E"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123B4B31" w14:textId="77777777" w:rsidR="00025031" w:rsidRPr="001A2088" w:rsidRDefault="00025031" w:rsidP="00025031">
            <w:r w:rsidRPr="001A2088">
              <w:rPr>
                <w:rFonts w:hint="eastAsia"/>
              </w:rPr>
              <w:t>杨</w:t>
            </w:r>
            <w:proofErr w:type="gramStart"/>
            <w:r w:rsidRPr="001A2088">
              <w:rPr>
                <w:rFonts w:hint="eastAsia"/>
              </w:rPr>
              <w:t>枨</w:t>
            </w:r>
            <w:proofErr w:type="gramEnd"/>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07C0628F" w14:textId="77777777" w:rsidR="00025031" w:rsidRPr="001A2088" w:rsidRDefault="00025031" w:rsidP="00025031">
            <w:r w:rsidRPr="001A2088">
              <w:rPr>
                <w:rFonts w:hint="eastAsia"/>
              </w:rPr>
              <w:t>客户</w:t>
            </w:r>
            <w:r w:rsidRPr="001A2088">
              <w:rPr>
                <w:rFonts w:hint="eastAsia"/>
              </w:rPr>
              <w:t>/</w:t>
            </w:r>
            <w:r w:rsidRPr="001A2088">
              <w:rPr>
                <w:rFonts w:hint="eastAsia"/>
              </w:rPr>
              <w:t>用户</w:t>
            </w:r>
            <w:r w:rsidRPr="001A2088">
              <w:rPr>
                <w:rFonts w:hint="eastAsia"/>
              </w:rPr>
              <w:t>/</w:t>
            </w:r>
            <w:r w:rsidRPr="001A2088">
              <w:rPr>
                <w:rFonts w:hint="eastAsia"/>
              </w:rPr>
              <w:t>教师</w:t>
            </w:r>
            <w:r w:rsidRPr="001A2088">
              <w:t>用户</w:t>
            </w:r>
            <w:proofErr w:type="gramStart"/>
            <w:r w:rsidRPr="001A2088">
              <w:t>群</w:t>
            </w:r>
            <w:r w:rsidRPr="001A2088">
              <w:rPr>
                <w:rFonts w:hint="eastAsia"/>
              </w:rPr>
              <w:t>代表</w:t>
            </w:r>
            <w:proofErr w:type="gramEnd"/>
          </w:p>
        </w:tc>
        <w:tc>
          <w:tcPr>
            <w:tcW w:w="709" w:type="dxa"/>
            <w:tcBorders>
              <w:top w:val="single" w:sz="4" w:space="0" w:color="auto"/>
              <w:left w:val="single" w:sz="4" w:space="0" w:color="auto"/>
              <w:bottom w:val="single" w:sz="4" w:space="0" w:color="auto"/>
              <w:right w:val="single" w:sz="4" w:space="0" w:color="auto"/>
            </w:tcBorders>
          </w:tcPr>
          <w:p w14:paraId="7A91AD8F" w14:textId="77777777" w:rsidR="00025031" w:rsidRPr="001A2088" w:rsidRDefault="00025031" w:rsidP="00025031">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1BC4E32" w14:textId="77777777" w:rsidR="00025031" w:rsidRPr="001A2088" w:rsidRDefault="00025031" w:rsidP="00025031">
            <w:r w:rsidRPr="00682A3C">
              <w:t>13357102333</w:t>
            </w:r>
          </w:p>
        </w:tc>
        <w:tc>
          <w:tcPr>
            <w:tcW w:w="1843" w:type="dxa"/>
            <w:tcBorders>
              <w:top w:val="single" w:sz="4" w:space="0" w:color="auto"/>
              <w:left w:val="single" w:sz="4" w:space="0" w:color="auto"/>
              <w:bottom w:val="single" w:sz="4" w:space="0" w:color="auto"/>
              <w:right w:val="single" w:sz="4" w:space="0" w:color="auto"/>
            </w:tcBorders>
          </w:tcPr>
          <w:p w14:paraId="7010A8C1" w14:textId="77777777" w:rsidR="00025031" w:rsidRPr="001A2088" w:rsidRDefault="00025031" w:rsidP="00025031">
            <w:r w:rsidRPr="00682A3C">
              <w:t>yangc@zucc.edu.cn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A26F716" w14:textId="77777777" w:rsidR="00025031" w:rsidRPr="001A2088" w:rsidRDefault="00025031" w:rsidP="00025031">
            <w:proofErr w:type="gramStart"/>
            <w:r w:rsidRPr="001A2088">
              <w:rPr>
                <w:rFonts w:hint="eastAsia"/>
              </w:rPr>
              <w:t>理四</w:t>
            </w:r>
            <w:proofErr w:type="gramEnd"/>
            <w:r w:rsidRPr="001A2088">
              <w:t xml:space="preserve"> </w:t>
            </w:r>
            <w:r w:rsidRPr="001A2088">
              <w:rPr>
                <w:rFonts w:hint="eastAsia"/>
              </w:rPr>
              <w:t>504</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53E1F450" w14:textId="77777777" w:rsidR="00025031" w:rsidRPr="001A2088" w:rsidRDefault="00025031" w:rsidP="00025031">
            <w:r w:rsidRPr="001A2088">
              <w:rPr>
                <w:rFonts w:hint="eastAsia"/>
              </w:rPr>
              <w:t>本项目</w:t>
            </w:r>
            <w:r w:rsidRPr="001A2088">
              <w:t>产品交付人之一</w:t>
            </w:r>
            <w:r w:rsidRPr="001A2088">
              <w:rPr>
                <w:rFonts w:hint="eastAsia"/>
              </w:rPr>
              <w:t>/</w:t>
            </w:r>
            <w:r w:rsidRPr="001A2088">
              <w:rPr>
                <w:rFonts w:hint="eastAsia"/>
              </w:rPr>
              <w:t>以</w:t>
            </w:r>
            <w:r w:rsidRPr="001A2088">
              <w:t>教师身份使用该系统</w:t>
            </w:r>
            <w:r w:rsidRPr="001A2088">
              <w:rPr>
                <w:rFonts w:hint="eastAsia"/>
              </w:rPr>
              <w:t>/</w:t>
            </w:r>
            <w:r w:rsidRPr="001A2088">
              <w:rPr>
                <w:rFonts w:hint="eastAsia"/>
              </w:rPr>
              <w:t>代表</w:t>
            </w:r>
            <w:r w:rsidRPr="001A2088">
              <w:t>教师群体提出功能需求</w:t>
            </w:r>
          </w:p>
        </w:tc>
      </w:tr>
      <w:tr w:rsidR="00025031" w:rsidRPr="00410D43" w14:paraId="620A4049"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5C99E0AF" w14:textId="77777777" w:rsidR="00025031" w:rsidRPr="001A2088" w:rsidRDefault="00025031" w:rsidP="00025031">
            <w:r w:rsidRPr="001A2088">
              <w:rPr>
                <w:rFonts w:hint="eastAsia"/>
              </w:rPr>
              <w:t>侯宏仑</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64D7C7C" w14:textId="77777777" w:rsidR="00025031" w:rsidRPr="001A2088" w:rsidRDefault="00025031" w:rsidP="00025031">
            <w:r w:rsidRPr="001A2088">
              <w:rPr>
                <w:rFonts w:hint="eastAsia"/>
              </w:rPr>
              <w:t>客户</w:t>
            </w:r>
            <w:r w:rsidRPr="001A2088">
              <w:rPr>
                <w:rFonts w:hint="eastAsia"/>
              </w:rPr>
              <w:t>/</w:t>
            </w:r>
            <w:r w:rsidRPr="001A2088">
              <w:rPr>
                <w:rFonts w:hint="eastAsia"/>
              </w:rPr>
              <w:t>用户</w:t>
            </w:r>
          </w:p>
        </w:tc>
        <w:tc>
          <w:tcPr>
            <w:tcW w:w="709" w:type="dxa"/>
            <w:tcBorders>
              <w:top w:val="single" w:sz="4" w:space="0" w:color="auto"/>
              <w:left w:val="single" w:sz="4" w:space="0" w:color="auto"/>
              <w:bottom w:val="single" w:sz="4" w:space="0" w:color="auto"/>
              <w:right w:val="single" w:sz="4" w:space="0" w:color="auto"/>
            </w:tcBorders>
          </w:tcPr>
          <w:p w14:paraId="35AD4B88" w14:textId="77777777" w:rsidR="00025031" w:rsidRPr="001A2088" w:rsidRDefault="00025031" w:rsidP="00025031">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43779DF" w14:textId="77777777" w:rsidR="00025031" w:rsidRPr="001A2088" w:rsidRDefault="00025031" w:rsidP="00025031">
            <w:r w:rsidRPr="00682A3C">
              <w:t>13071858629</w:t>
            </w:r>
          </w:p>
        </w:tc>
        <w:tc>
          <w:tcPr>
            <w:tcW w:w="1843" w:type="dxa"/>
            <w:tcBorders>
              <w:top w:val="single" w:sz="4" w:space="0" w:color="auto"/>
              <w:left w:val="single" w:sz="4" w:space="0" w:color="auto"/>
              <w:bottom w:val="single" w:sz="4" w:space="0" w:color="auto"/>
              <w:right w:val="single" w:sz="4" w:space="0" w:color="auto"/>
            </w:tcBorders>
          </w:tcPr>
          <w:p w14:paraId="6F4B3534" w14:textId="77777777" w:rsidR="00025031" w:rsidRPr="001A2088" w:rsidRDefault="00025031" w:rsidP="00025031">
            <w:r w:rsidRPr="00682A3C">
              <w:t>houhl@zucc.edu.cn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344F9E3" w14:textId="77777777" w:rsidR="00025031" w:rsidRPr="001A2088" w:rsidRDefault="00025031" w:rsidP="00025031">
            <w:proofErr w:type="gramStart"/>
            <w:r w:rsidRPr="001A2088">
              <w:rPr>
                <w:rFonts w:hint="eastAsia"/>
              </w:rPr>
              <w:t>理四</w:t>
            </w:r>
            <w:proofErr w:type="gramEnd"/>
            <w:r w:rsidRPr="001A2088">
              <w:t xml:space="preserve"> </w:t>
            </w:r>
            <w:r w:rsidRPr="001A2088">
              <w:rPr>
                <w:rFonts w:hint="eastAsia"/>
              </w:rPr>
              <w:t>501</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783345D0" w14:textId="77777777" w:rsidR="00025031" w:rsidRPr="001A2088" w:rsidRDefault="00025031" w:rsidP="00025031">
            <w:r w:rsidRPr="001A2088">
              <w:rPr>
                <w:rFonts w:hint="eastAsia"/>
              </w:rPr>
              <w:t>本项目</w:t>
            </w:r>
            <w:r w:rsidRPr="001A2088">
              <w:t>产品交付人之一</w:t>
            </w:r>
            <w:r w:rsidRPr="001A2088">
              <w:rPr>
                <w:rFonts w:hint="eastAsia"/>
              </w:rPr>
              <w:t>/</w:t>
            </w:r>
            <w:r w:rsidRPr="001A2088">
              <w:rPr>
                <w:rFonts w:hint="eastAsia"/>
              </w:rPr>
              <w:t>以</w:t>
            </w:r>
            <w:r w:rsidRPr="001A2088">
              <w:t>教师身份使用该系统</w:t>
            </w:r>
          </w:p>
        </w:tc>
      </w:tr>
      <w:tr w:rsidR="00025031" w:rsidRPr="00410D43" w14:paraId="2511E61C"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3E5116F2" w14:textId="77777777" w:rsidR="00025031" w:rsidRPr="001A2088" w:rsidRDefault="00025031" w:rsidP="00025031">
            <w:proofErr w:type="gramStart"/>
            <w:r w:rsidRPr="001A2088">
              <w:rPr>
                <w:rFonts w:hint="eastAsia"/>
              </w:rPr>
              <w:t>王飞刚</w:t>
            </w:r>
            <w:proofErr w:type="gramEnd"/>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7EA275E" w14:textId="77777777" w:rsidR="00025031" w:rsidRPr="001A2088" w:rsidDel="00501FC8" w:rsidRDefault="00025031" w:rsidP="00025031">
            <w:r w:rsidRPr="001A2088">
              <w:rPr>
                <w:rFonts w:hint="eastAsia"/>
              </w:rPr>
              <w:t>用户</w:t>
            </w:r>
            <w:r w:rsidRPr="001A2088">
              <w:rPr>
                <w:rFonts w:hint="eastAsia"/>
              </w:rPr>
              <w:t>/</w:t>
            </w:r>
            <w:r w:rsidRPr="001A2088">
              <w:rPr>
                <w:rFonts w:hint="eastAsia"/>
              </w:rPr>
              <w:t>学生</w:t>
            </w:r>
            <w:r w:rsidRPr="001A2088">
              <w:t>用户</w:t>
            </w:r>
            <w:proofErr w:type="gramStart"/>
            <w:r w:rsidRPr="001A2088">
              <w:t>群代表</w:t>
            </w:r>
            <w:proofErr w:type="gramEnd"/>
          </w:p>
        </w:tc>
        <w:tc>
          <w:tcPr>
            <w:tcW w:w="709" w:type="dxa"/>
            <w:tcBorders>
              <w:top w:val="single" w:sz="4" w:space="0" w:color="auto"/>
              <w:left w:val="single" w:sz="4" w:space="0" w:color="auto"/>
              <w:bottom w:val="single" w:sz="4" w:space="0" w:color="auto"/>
              <w:right w:val="single" w:sz="4" w:space="0" w:color="auto"/>
            </w:tcBorders>
          </w:tcPr>
          <w:p w14:paraId="7CF518BC" w14:textId="77777777" w:rsidR="00025031" w:rsidRPr="001A2088" w:rsidRDefault="00025031" w:rsidP="00025031">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1C2F176" w14:textId="77777777" w:rsidR="00025031" w:rsidRPr="001A2088" w:rsidRDefault="00025031" w:rsidP="00025031">
            <w:r w:rsidRPr="001A2088">
              <w:rPr>
                <w:rFonts w:hint="eastAsia"/>
              </w:rPr>
              <w:t>15988139345</w:t>
            </w:r>
          </w:p>
        </w:tc>
        <w:tc>
          <w:tcPr>
            <w:tcW w:w="1843" w:type="dxa"/>
            <w:tcBorders>
              <w:top w:val="single" w:sz="4" w:space="0" w:color="auto"/>
              <w:left w:val="single" w:sz="4" w:space="0" w:color="auto"/>
              <w:bottom w:val="single" w:sz="4" w:space="0" w:color="auto"/>
              <w:right w:val="single" w:sz="4" w:space="0" w:color="auto"/>
            </w:tcBorders>
          </w:tcPr>
          <w:p w14:paraId="0EB61DCD" w14:textId="77777777" w:rsidR="00025031" w:rsidRPr="001A2088" w:rsidRDefault="00025031" w:rsidP="00025031">
            <w:r w:rsidRPr="00671156">
              <w:t>31601</w:t>
            </w:r>
            <w:r>
              <w:rPr>
                <w:rFonts w:hint="eastAsia"/>
              </w:rPr>
              <w:t>408</w:t>
            </w:r>
            <w:r w:rsidRPr="00671156">
              <w:t>@stu.zucc.edu.cn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BA20475" w14:textId="77777777" w:rsidR="00025031" w:rsidRPr="001A2088" w:rsidRDefault="00025031" w:rsidP="00025031">
            <w:r w:rsidRPr="001A2088">
              <w:rPr>
                <w:rFonts w:hint="eastAsia"/>
              </w:rPr>
              <w:t>弘毅</w:t>
            </w:r>
            <w:r w:rsidRPr="001A2088">
              <w:t>B1-615</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1191E52F" w14:textId="77777777" w:rsidR="00025031" w:rsidRPr="001A2088" w:rsidRDefault="00025031" w:rsidP="00025031">
            <w:r w:rsidRPr="001A2088">
              <w:rPr>
                <w:rFonts w:hint="eastAsia"/>
              </w:rPr>
              <w:t>以</w:t>
            </w:r>
            <w:r w:rsidRPr="001A2088">
              <w:t>学生身份使用该系统</w:t>
            </w:r>
            <w:r w:rsidRPr="001A2088">
              <w:rPr>
                <w:rFonts w:hint="eastAsia"/>
              </w:rPr>
              <w:t>/</w:t>
            </w:r>
            <w:r w:rsidRPr="001A2088">
              <w:rPr>
                <w:rFonts w:hint="eastAsia"/>
              </w:rPr>
              <w:t>代表</w:t>
            </w:r>
            <w:r w:rsidRPr="001A2088">
              <w:t>学生群体提出功能需求</w:t>
            </w:r>
          </w:p>
        </w:tc>
      </w:tr>
      <w:tr w:rsidR="00025031" w:rsidRPr="00410D43" w14:paraId="728CB494"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3AB59631" w14:textId="77777777" w:rsidR="00025031" w:rsidRPr="001A2088" w:rsidRDefault="00025031" w:rsidP="00025031">
            <w:r w:rsidRPr="001A2088">
              <w:rPr>
                <w:rFonts w:hint="eastAsia"/>
              </w:rPr>
              <w:t>冯炫霖</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634F9D5B" w14:textId="77777777" w:rsidR="00025031" w:rsidRPr="001A2088" w:rsidRDefault="00025031" w:rsidP="00025031">
            <w:r w:rsidRPr="001A2088">
              <w:rPr>
                <w:rFonts w:hint="eastAsia"/>
              </w:rPr>
              <w:t>用户</w:t>
            </w:r>
            <w:r w:rsidRPr="001A2088">
              <w:rPr>
                <w:rFonts w:hint="eastAsia"/>
              </w:rPr>
              <w:t>/</w:t>
            </w:r>
            <w:r w:rsidRPr="001A2088">
              <w:rPr>
                <w:rFonts w:hint="eastAsia"/>
              </w:rPr>
              <w:t>游客</w:t>
            </w:r>
            <w:r w:rsidRPr="001A2088">
              <w:t>用户</w:t>
            </w:r>
            <w:proofErr w:type="gramStart"/>
            <w:r w:rsidRPr="001A2088">
              <w:t>群代表</w:t>
            </w:r>
            <w:proofErr w:type="gramEnd"/>
          </w:p>
        </w:tc>
        <w:tc>
          <w:tcPr>
            <w:tcW w:w="709" w:type="dxa"/>
            <w:tcBorders>
              <w:top w:val="single" w:sz="4" w:space="0" w:color="auto"/>
              <w:left w:val="single" w:sz="4" w:space="0" w:color="auto"/>
              <w:bottom w:val="single" w:sz="4" w:space="0" w:color="auto"/>
              <w:right w:val="single" w:sz="4" w:space="0" w:color="auto"/>
            </w:tcBorders>
          </w:tcPr>
          <w:p w14:paraId="005497CF" w14:textId="77777777" w:rsidR="00025031" w:rsidRPr="001A2088" w:rsidRDefault="00025031" w:rsidP="00025031">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8509B51" w14:textId="77777777" w:rsidR="00025031" w:rsidRPr="001A2088" w:rsidRDefault="00025031" w:rsidP="00025031">
            <w:r w:rsidRPr="001A2088">
              <w:rPr>
                <w:rFonts w:hint="eastAsia"/>
              </w:rPr>
              <w:t>13588898527</w:t>
            </w:r>
          </w:p>
        </w:tc>
        <w:tc>
          <w:tcPr>
            <w:tcW w:w="1843" w:type="dxa"/>
            <w:tcBorders>
              <w:top w:val="single" w:sz="4" w:space="0" w:color="auto"/>
              <w:left w:val="single" w:sz="4" w:space="0" w:color="auto"/>
              <w:bottom w:val="single" w:sz="4" w:space="0" w:color="auto"/>
              <w:right w:val="single" w:sz="4" w:space="0" w:color="auto"/>
            </w:tcBorders>
          </w:tcPr>
          <w:p w14:paraId="57635854" w14:textId="77777777" w:rsidR="00025031" w:rsidRPr="001A2088" w:rsidRDefault="00025031" w:rsidP="00025031">
            <w:r>
              <w:rPr>
                <w:rFonts w:hint="eastAsia"/>
              </w:rPr>
              <w:t>/</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94077F1" w14:textId="77777777" w:rsidR="00025031" w:rsidRPr="001A2088" w:rsidRDefault="00025031" w:rsidP="00025031">
            <w:r w:rsidRPr="001A2088">
              <w:rPr>
                <w:rFonts w:hint="eastAsia"/>
              </w:rPr>
              <w:t>致远</w:t>
            </w:r>
            <w:r w:rsidRPr="001A2088">
              <w:rPr>
                <w:rFonts w:hint="eastAsia"/>
              </w:rPr>
              <w:t>B</w:t>
            </w:r>
            <w:r w:rsidRPr="001A2088">
              <w:t>2-522</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594621D4" w14:textId="77777777" w:rsidR="00025031" w:rsidRPr="001A2088" w:rsidRDefault="00025031" w:rsidP="00025031">
            <w:r w:rsidRPr="001A2088">
              <w:rPr>
                <w:rFonts w:hint="eastAsia"/>
              </w:rPr>
              <w:t>以游客</w:t>
            </w:r>
            <w:r w:rsidRPr="001A2088">
              <w:t>身份使用该系统</w:t>
            </w:r>
            <w:r w:rsidRPr="001A2088">
              <w:rPr>
                <w:rFonts w:hint="eastAsia"/>
              </w:rPr>
              <w:t>/</w:t>
            </w:r>
            <w:r w:rsidRPr="001A2088">
              <w:rPr>
                <w:rFonts w:hint="eastAsia"/>
              </w:rPr>
              <w:t>代表游客</w:t>
            </w:r>
            <w:r w:rsidRPr="001A2088">
              <w:t>群体提出功能需求</w:t>
            </w:r>
          </w:p>
        </w:tc>
      </w:tr>
    </w:tbl>
    <w:p w14:paraId="07CD1812" w14:textId="668FC1CA" w:rsidR="00025031" w:rsidRDefault="00025031" w:rsidP="003F1F9C">
      <w:pPr>
        <w:pStyle w:val="2"/>
      </w:pPr>
      <w:bookmarkStart w:id="116" w:name="_Toc529733591"/>
      <w:r w:rsidRPr="00025031">
        <w:rPr>
          <w:rFonts w:hint="eastAsia"/>
        </w:rPr>
        <w:t>7.2</w:t>
      </w:r>
      <w:r>
        <w:t xml:space="preserve"> </w:t>
      </w:r>
      <w:r>
        <w:rPr>
          <w:rFonts w:hint="eastAsia"/>
        </w:rPr>
        <w:t>沟通形式</w:t>
      </w:r>
      <w:bookmarkEnd w:id="116"/>
    </w:p>
    <w:p w14:paraId="340A4943" w14:textId="07F74D36" w:rsidR="00025031" w:rsidRDefault="00025031" w:rsidP="003F1F9C">
      <w:pPr>
        <w:pStyle w:val="3"/>
      </w:pPr>
      <w:bookmarkStart w:id="117" w:name="_Toc529733592"/>
      <w:r w:rsidRPr="00025031">
        <w:rPr>
          <w:rFonts w:hint="eastAsia"/>
        </w:rPr>
        <w:t>7.2.1</w:t>
      </w:r>
      <w:r>
        <w:t xml:space="preserve"> </w:t>
      </w:r>
      <w:r>
        <w:rPr>
          <w:rFonts w:hint="eastAsia"/>
        </w:rPr>
        <w:t>正式沟通</w:t>
      </w:r>
      <w:bookmarkEnd w:id="117"/>
    </w:p>
    <w:tbl>
      <w:tblPr>
        <w:tblW w:w="98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2"/>
        <w:gridCol w:w="1382"/>
        <w:gridCol w:w="1383"/>
        <w:gridCol w:w="1383"/>
        <w:gridCol w:w="1383"/>
        <w:gridCol w:w="1383"/>
        <w:gridCol w:w="1587"/>
      </w:tblGrid>
      <w:tr w:rsidR="00025031" w14:paraId="2A9218C5" w14:textId="77777777" w:rsidTr="00025031">
        <w:tc>
          <w:tcPr>
            <w:tcW w:w="1382" w:type="dxa"/>
          </w:tcPr>
          <w:p w14:paraId="1F1BF61C"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沟通计划</w:t>
            </w:r>
          </w:p>
        </w:tc>
        <w:tc>
          <w:tcPr>
            <w:tcW w:w="1382" w:type="dxa"/>
          </w:tcPr>
          <w:p w14:paraId="0EBD5D93"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沟通方式</w:t>
            </w:r>
          </w:p>
        </w:tc>
        <w:tc>
          <w:tcPr>
            <w:tcW w:w="1383" w:type="dxa"/>
          </w:tcPr>
          <w:p w14:paraId="11BB9C3C" w14:textId="77777777" w:rsidR="00025031" w:rsidRDefault="00025031" w:rsidP="00025031">
            <w:pPr>
              <w:spacing w:line="360" w:lineRule="auto"/>
              <w:jc w:val="center"/>
              <w:rPr>
                <w:b/>
                <w:bCs/>
                <w:color w:val="000000"/>
                <w:sz w:val="24"/>
                <w:szCs w:val="21"/>
              </w:rPr>
            </w:pPr>
            <w:r>
              <w:rPr>
                <w:rFonts w:hint="eastAsia"/>
                <w:b/>
                <w:bCs/>
                <w:color w:val="000000"/>
                <w:sz w:val="24"/>
                <w:szCs w:val="21"/>
              </w:rPr>
              <w:t>对内</w:t>
            </w:r>
            <w:r>
              <w:rPr>
                <w:rFonts w:hint="eastAsia"/>
                <w:b/>
                <w:bCs/>
                <w:color w:val="000000"/>
                <w:sz w:val="24"/>
                <w:szCs w:val="21"/>
              </w:rPr>
              <w:t>/</w:t>
            </w:r>
            <w:r>
              <w:rPr>
                <w:rFonts w:hint="eastAsia"/>
                <w:b/>
                <w:bCs/>
                <w:color w:val="000000"/>
                <w:sz w:val="24"/>
                <w:szCs w:val="21"/>
              </w:rPr>
              <w:t>对外</w:t>
            </w:r>
          </w:p>
        </w:tc>
        <w:tc>
          <w:tcPr>
            <w:tcW w:w="1383" w:type="dxa"/>
          </w:tcPr>
          <w:p w14:paraId="65655661"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沟通地点</w:t>
            </w:r>
          </w:p>
        </w:tc>
        <w:tc>
          <w:tcPr>
            <w:tcW w:w="1383" w:type="dxa"/>
          </w:tcPr>
          <w:p w14:paraId="7BAFA3FF"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沟通时间</w:t>
            </w:r>
          </w:p>
        </w:tc>
        <w:tc>
          <w:tcPr>
            <w:tcW w:w="1383" w:type="dxa"/>
          </w:tcPr>
          <w:p w14:paraId="1C3368E5" w14:textId="77777777" w:rsidR="00025031" w:rsidRDefault="00025031" w:rsidP="00025031">
            <w:pPr>
              <w:spacing w:line="360" w:lineRule="auto"/>
              <w:jc w:val="center"/>
              <w:rPr>
                <w:b/>
                <w:bCs/>
                <w:color w:val="000000"/>
                <w:sz w:val="24"/>
                <w:szCs w:val="21"/>
              </w:rPr>
            </w:pPr>
            <w:r>
              <w:rPr>
                <w:rFonts w:hint="eastAsia"/>
                <w:b/>
                <w:bCs/>
                <w:color w:val="000000"/>
                <w:sz w:val="24"/>
                <w:szCs w:val="21"/>
              </w:rPr>
              <w:t>参与人员</w:t>
            </w:r>
          </w:p>
        </w:tc>
        <w:tc>
          <w:tcPr>
            <w:tcW w:w="1587" w:type="dxa"/>
          </w:tcPr>
          <w:p w14:paraId="7B4BEB62" w14:textId="77777777" w:rsidR="00025031" w:rsidRDefault="00025031" w:rsidP="00025031">
            <w:pPr>
              <w:spacing w:line="360" w:lineRule="auto"/>
              <w:jc w:val="center"/>
              <w:rPr>
                <w:b/>
                <w:bCs/>
                <w:color w:val="000000"/>
                <w:sz w:val="24"/>
                <w:szCs w:val="21"/>
              </w:rPr>
            </w:pPr>
            <w:r>
              <w:rPr>
                <w:rFonts w:hint="eastAsia"/>
                <w:b/>
                <w:bCs/>
                <w:color w:val="000000"/>
                <w:sz w:val="24"/>
                <w:szCs w:val="21"/>
              </w:rPr>
              <w:t>产出</w:t>
            </w:r>
          </w:p>
        </w:tc>
      </w:tr>
      <w:tr w:rsidR="00025031" w14:paraId="36E61E76" w14:textId="77777777" w:rsidTr="00025031">
        <w:tc>
          <w:tcPr>
            <w:tcW w:w="1382" w:type="dxa"/>
          </w:tcPr>
          <w:p w14:paraId="41CD154F" w14:textId="77777777" w:rsidR="00025031" w:rsidRDefault="00025031" w:rsidP="00025031">
            <w:pPr>
              <w:spacing w:line="360" w:lineRule="auto"/>
              <w:rPr>
                <w:szCs w:val="21"/>
              </w:rPr>
            </w:pPr>
            <w:r>
              <w:rPr>
                <w:rFonts w:hint="eastAsia"/>
                <w:szCs w:val="21"/>
              </w:rPr>
              <w:t>每周例会</w:t>
            </w:r>
          </w:p>
        </w:tc>
        <w:tc>
          <w:tcPr>
            <w:tcW w:w="1382" w:type="dxa"/>
          </w:tcPr>
          <w:p w14:paraId="73B74612" w14:textId="77777777" w:rsidR="00025031" w:rsidRDefault="00025031" w:rsidP="00025031">
            <w:pPr>
              <w:spacing w:line="360" w:lineRule="auto"/>
              <w:rPr>
                <w:szCs w:val="21"/>
              </w:rPr>
            </w:pPr>
            <w:r>
              <w:rPr>
                <w:rFonts w:hint="eastAsia"/>
                <w:szCs w:val="21"/>
              </w:rPr>
              <w:t>座谈会</w:t>
            </w:r>
          </w:p>
        </w:tc>
        <w:tc>
          <w:tcPr>
            <w:tcW w:w="1383" w:type="dxa"/>
          </w:tcPr>
          <w:p w14:paraId="59082097" w14:textId="77777777" w:rsidR="00025031" w:rsidRDefault="00025031" w:rsidP="00025031">
            <w:pPr>
              <w:spacing w:line="360" w:lineRule="auto"/>
              <w:rPr>
                <w:szCs w:val="21"/>
              </w:rPr>
            </w:pPr>
            <w:r w:rsidRPr="003F25DA">
              <w:rPr>
                <w:rFonts w:hint="eastAsia"/>
                <w:szCs w:val="21"/>
              </w:rPr>
              <w:t>对内</w:t>
            </w:r>
          </w:p>
        </w:tc>
        <w:tc>
          <w:tcPr>
            <w:tcW w:w="1383" w:type="dxa"/>
          </w:tcPr>
          <w:p w14:paraId="27D72B08" w14:textId="77777777" w:rsidR="00025031" w:rsidRDefault="00025031" w:rsidP="00025031">
            <w:pPr>
              <w:spacing w:line="360" w:lineRule="auto"/>
              <w:rPr>
                <w:szCs w:val="21"/>
              </w:rPr>
            </w:pPr>
            <w:proofErr w:type="gramStart"/>
            <w:r>
              <w:rPr>
                <w:rFonts w:hint="eastAsia"/>
                <w:szCs w:val="21"/>
              </w:rPr>
              <w:t>弘毅七楼</w:t>
            </w:r>
            <w:proofErr w:type="gramEnd"/>
          </w:p>
        </w:tc>
        <w:tc>
          <w:tcPr>
            <w:tcW w:w="1383" w:type="dxa"/>
          </w:tcPr>
          <w:p w14:paraId="049A9426" w14:textId="77777777" w:rsidR="00025031" w:rsidRDefault="00025031" w:rsidP="00025031">
            <w:pPr>
              <w:spacing w:line="360" w:lineRule="auto"/>
              <w:rPr>
                <w:szCs w:val="21"/>
              </w:rPr>
            </w:pPr>
            <w:r>
              <w:rPr>
                <w:rFonts w:hint="eastAsia"/>
                <w:szCs w:val="21"/>
              </w:rPr>
              <w:t>周二</w:t>
            </w:r>
            <w:r>
              <w:rPr>
                <w:rFonts w:hint="eastAsia"/>
                <w:szCs w:val="21"/>
              </w:rPr>
              <w:t>17</w:t>
            </w:r>
            <w:r>
              <w:rPr>
                <w:rFonts w:hint="eastAsia"/>
                <w:szCs w:val="21"/>
              </w:rPr>
              <w:t>：</w:t>
            </w:r>
            <w:r>
              <w:rPr>
                <w:rFonts w:hint="eastAsia"/>
                <w:szCs w:val="21"/>
              </w:rPr>
              <w:t>30</w:t>
            </w:r>
          </w:p>
        </w:tc>
        <w:tc>
          <w:tcPr>
            <w:tcW w:w="1383" w:type="dxa"/>
          </w:tcPr>
          <w:p w14:paraId="393218CC" w14:textId="77777777" w:rsidR="00025031" w:rsidRDefault="00025031" w:rsidP="00025031">
            <w:pPr>
              <w:spacing w:line="360" w:lineRule="auto"/>
              <w:rPr>
                <w:szCs w:val="21"/>
              </w:rPr>
            </w:pPr>
            <w:r>
              <w:rPr>
                <w:rFonts w:hint="eastAsia"/>
                <w:szCs w:val="21"/>
              </w:rPr>
              <w:t>全体成员</w:t>
            </w:r>
          </w:p>
        </w:tc>
        <w:tc>
          <w:tcPr>
            <w:tcW w:w="1587" w:type="dxa"/>
          </w:tcPr>
          <w:p w14:paraId="51EE1D47" w14:textId="77777777" w:rsidR="00025031" w:rsidRDefault="00025031" w:rsidP="00025031">
            <w:pPr>
              <w:spacing w:line="360" w:lineRule="auto"/>
              <w:rPr>
                <w:szCs w:val="21"/>
              </w:rPr>
            </w:pPr>
            <w:r>
              <w:rPr>
                <w:rFonts w:hint="eastAsia"/>
                <w:szCs w:val="21"/>
              </w:rPr>
              <w:t>会议记录</w:t>
            </w:r>
            <w:r>
              <w:rPr>
                <w:rFonts w:hint="eastAsia"/>
                <w:szCs w:val="21"/>
              </w:rPr>
              <w:t>/</w:t>
            </w:r>
            <w:r>
              <w:rPr>
                <w:rFonts w:hint="eastAsia"/>
                <w:szCs w:val="21"/>
              </w:rPr>
              <w:t>录音</w:t>
            </w:r>
          </w:p>
        </w:tc>
      </w:tr>
      <w:tr w:rsidR="00025031" w14:paraId="3A051404" w14:textId="77777777" w:rsidTr="00025031">
        <w:tc>
          <w:tcPr>
            <w:tcW w:w="1382" w:type="dxa"/>
          </w:tcPr>
          <w:p w14:paraId="352B5D66" w14:textId="77777777" w:rsidR="00025031" w:rsidRDefault="00025031" w:rsidP="00025031">
            <w:pPr>
              <w:spacing w:line="360" w:lineRule="auto"/>
              <w:rPr>
                <w:szCs w:val="21"/>
              </w:rPr>
            </w:pPr>
            <w:r>
              <w:rPr>
                <w:rFonts w:hint="eastAsia"/>
                <w:szCs w:val="21"/>
              </w:rPr>
              <w:t>每周评审</w:t>
            </w:r>
          </w:p>
        </w:tc>
        <w:tc>
          <w:tcPr>
            <w:tcW w:w="1382" w:type="dxa"/>
          </w:tcPr>
          <w:p w14:paraId="5BAAE54C" w14:textId="77777777" w:rsidR="00025031" w:rsidRDefault="00025031" w:rsidP="00025031">
            <w:pPr>
              <w:spacing w:line="360" w:lineRule="auto"/>
              <w:rPr>
                <w:szCs w:val="21"/>
              </w:rPr>
            </w:pPr>
            <w:r>
              <w:rPr>
                <w:rFonts w:hint="eastAsia"/>
                <w:szCs w:val="21"/>
              </w:rPr>
              <w:t>组内评审</w:t>
            </w:r>
          </w:p>
        </w:tc>
        <w:tc>
          <w:tcPr>
            <w:tcW w:w="1383" w:type="dxa"/>
          </w:tcPr>
          <w:p w14:paraId="462B8D3E" w14:textId="77777777" w:rsidR="00025031" w:rsidRDefault="00025031" w:rsidP="00025031">
            <w:pPr>
              <w:spacing w:line="360" w:lineRule="auto"/>
              <w:rPr>
                <w:szCs w:val="21"/>
              </w:rPr>
            </w:pPr>
            <w:r w:rsidRPr="003F25DA">
              <w:rPr>
                <w:rFonts w:hint="eastAsia"/>
                <w:szCs w:val="21"/>
              </w:rPr>
              <w:t>对内</w:t>
            </w:r>
          </w:p>
        </w:tc>
        <w:tc>
          <w:tcPr>
            <w:tcW w:w="1383" w:type="dxa"/>
          </w:tcPr>
          <w:p w14:paraId="0FD66E4D" w14:textId="77777777" w:rsidR="00025031" w:rsidRDefault="00025031" w:rsidP="00025031">
            <w:pPr>
              <w:spacing w:line="360" w:lineRule="auto"/>
              <w:rPr>
                <w:szCs w:val="21"/>
              </w:rPr>
            </w:pPr>
            <w:r>
              <w:rPr>
                <w:rFonts w:hint="eastAsia"/>
                <w:szCs w:val="21"/>
              </w:rPr>
              <w:t>弘毅</w:t>
            </w:r>
            <w:r>
              <w:rPr>
                <w:rFonts w:hint="eastAsia"/>
                <w:szCs w:val="21"/>
              </w:rPr>
              <w:t>B2-206</w:t>
            </w:r>
          </w:p>
        </w:tc>
        <w:tc>
          <w:tcPr>
            <w:tcW w:w="1383" w:type="dxa"/>
          </w:tcPr>
          <w:p w14:paraId="30522D3B" w14:textId="77777777" w:rsidR="00025031" w:rsidRDefault="00025031" w:rsidP="00025031">
            <w:pPr>
              <w:spacing w:line="360" w:lineRule="auto"/>
              <w:rPr>
                <w:szCs w:val="21"/>
              </w:rPr>
            </w:pPr>
            <w:r>
              <w:rPr>
                <w:rFonts w:hint="eastAsia"/>
                <w:szCs w:val="21"/>
              </w:rPr>
              <w:t>周日</w:t>
            </w:r>
            <w:r>
              <w:rPr>
                <w:rFonts w:hint="eastAsia"/>
                <w:szCs w:val="21"/>
              </w:rPr>
              <w:t>16</w:t>
            </w:r>
            <w:r>
              <w:rPr>
                <w:rFonts w:hint="eastAsia"/>
                <w:szCs w:val="21"/>
              </w:rPr>
              <w:t>：</w:t>
            </w:r>
            <w:r>
              <w:rPr>
                <w:rFonts w:hint="eastAsia"/>
                <w:szCs w:val="21"/>
              </w:rPr>
              <w:t>30</w:t>
            </w:r>
          </w:p>
        </w:tc>
        <w:tc>
          <w:tcPr>
            <w:tcW w:w="1383" w:type="dxa"/>
          </w:tcPr>
          <w:p w14:paraId="5B9DFF2F" w14:textId="77777777" w:rsidR="00025031" w:rsidRDefault="00025031" w:rsidP="00025031">
            <w:pPr>
              <w:spacing w:line="360" w:lineRule="auto"/>
              <w:rPr>
                <w:szCs w:val="21"/>
              </w:rPr>
            </w:pPr>
            <w:r>
              <w:rPr>
                <w:rFonts w:hint="eastAsia"/>
                <w:szCs w:val="21"/>
              </w:rPr>
              <w:t>全体成员</w:t>
            </w:r>
          </w:p>
        </w:tc>
        <w:tc>
          <w:tcPr>
            <w:tcW w:w="1587" w:type="dxa"/>
          </w:tcPr>
          <w:p w14:paraId="5753843E" w14:textId="77777777" w:rsidR="00025031" w:rsidRDefault="00025031" w:rsidP="00025031">
            <w:pPr>
              <w:spacing w:line="360" w:lineRule="auto"/>
              <w:rPr>
                <w:szCs w:val="21"/>
              </w:rPr>
            </w:pPr>
            <w:r>
              <w:rPr>
                <w:rFonts w:hint="eastAsia"/>
                <w:szCs w:val="21"/>
              </w:rPr>
              <w:t>无</w:t>
            </w:r>
          </w:p>
        </w:tc>
      </w:tr>
      <w:tr w:rsidR="00025031" w14:paraId="24C32B70" w14:textId="77777777" w:rsidTr="00025031">
        <w:tc>
          <w:tcPr>
            <w:tcW w:w="1382" w:type="dxa"/>
          </w:tcPr>
          <w:p w14:paraId="6FDDC0F5" w14:textId="77777777" w:rsidR="00025031" w:rsidRDefault="00025031" w:rsidP="00025031">
            <w:pPr>
              <w:spacing w:line="360" w:lineRule="auto"/>
              <w:rPr>
                <w:szCs w:val="21"/>
              </w:rPr>
            </w:pPr>
            <w:r>
              <w:rPr>
                <w:rFonts w:hint="eastAsia"/>
                <w:szCs w:val="21"/>
              </w:rPr>
              <w:t>日常进度汇报</w:t>
            </w:r>
          </w:p>
        </w:tc>
        <w:tc>
          <w:tcPr>
            <w:tcW w:w="1382" w:type="dxa"/>
          </w:tcPr>
          <w:p w14:paraId="2940593D" w14:textId="77777777" w:rsidR="00025031" w:rsidRDefault="00025031" w:rsidP="00025031">
            <w:pPr>
              <w:spacing w:line="360" w:lineRule="auto"/>
              <w:rPr>
                <w:szCs w:val="21"/>
              </w:rPr>
            </w:pPr>
            <w:proofErr w:type="gramStart"/>
            <w:r>
              <w:rPr>
                <w:rFonts w:hint="eastAsia"/>
                <w:szCs w:val="21"/>
              </w:rPr>
              <w:t>微信</w:t>
            </w:r>
            <w:proofErr w:type="gramEnd"/>
          </w:p>
        </w:tc>
        <w:tc>
          <w:tcPr>
            <w:tcW w:w="1383" w:type="dxa"/>
          </w:tcPr>
          <w:p w14:paraId="24AC31BC" w14:textId="77777777" w:rsidR="00025031" w:rsidRDefault="00025031" w:rsidP="00025031">
            <w:pPr>
              <w:spacing w:line="360" w:lineRule="auto"/>
              <w:rPr>
                <w:szCs w:val="21"/>
              </w:rPr>
            </w:pPr>
            <w:r w:rsidRPr="003F25DA">
              <w:rPr>
                <w:rFonts w:hint="eastAsia"/>
                <w:szCs w:val="21"/>
              </w:rPr>
              <w:t>对内</w:t>
            </w:r>
          </w:p>
        </w:tc>
        <w:tc>
          <w:tcPr>
            <w:tcW w:w="1383" w:type="dxa"/>
          </w:tcPr>
          <w:p w14:paraId="7CFCB217" w14:textId="77777777" w:rsidR="00025031" w:rsidRDefault="00025031" w:rsidP="00025031">
            <w:pPr>
              <w:spacing w:line="360" w:lineRule="auto"/>
              <w:rPr>
                <w:szCs w:val="21"/>
              </w:rPr>
            </w:pPr>
            <w:proofErr w:type="gramStart"/>
            <w:r>
              <w:rPr>
                <w:rFonts w:hint="eastAsia"/>
                <w:szCs w:val="21"/>
              </w:rPr>
              <w:t>微信群</w:t>
            </w:r>
            <w:proofErr w:type="gramEnd"/>
          </w:p>
        </w:tc>
        <w:tc>
          <w:tcPr>
            <w:tcW w:w="1383" w:type="dxa"/>
          </w:tcPr>
          <w:p w14:paraId="0549106C" w14:textId="77777777" w:rsidR="00025031" w:rsidRDefault="00025031" w:rsidP="00025031">
            <w:pPr>
              <w:spacing w:line="360" w:lineRule="auto"/>
              <w:rPr>
                <w:szCs w:val="21"/>
              </w:rPr>
            </w:pPr>
            <w:r>
              <w:rPr>
                <w:rFonts w:hint="eastAsia"/>
                <w:szCs w:val="21"/>
              </w:rPr>
              <w:t>每晚</w:t>
            </w:r>
            <w:r>
              <w:rPr>
                <w:rFonts w:hint="eastAsia"/>
                <w:szCs w:val="21"/>
              </w:rPr>
              <w:t>21</w:t>
            </w:r>
            <w:r>
              <w:rPr>
                <w:rFonts w:hint="eastAsia"/>
                <w:szCs w:val="21"/>
              </w:rPr>
              <w:t>：</w:t>
            </w:r>
            <w:r>
              <w:rPr>
                <w:rFonts w:hint="eastAsia"/>
                <w:szCs w:val="21"/>
              </w:rPr>
              <w:t>00</w:t>
            </w:r>
          </w:p>
        </w:tc>
        <w:tc>
          <w:tcPr>
            <w:tcW w:w="1383" w:type="dxa"/>
          </w:tcPr>
          <w:p w14:paraId="5F07C0A5" w14:textId="77777777" w:rsidR="00025031" w:rsidRDefault="00025031" w:rsidP="00025031">
            <w:pPr>
              <w:spacing w:line="360" w:lineRule="auto"/>
              <w:rPr>
                <w:szCs w:val="21"/>
              </w:rPr>
            </w:pPr>
            <w:r>
              <w:rPr>
                <w:rFonts w:hint="eastAsia"/>
                <w:szCs w:val="21"/>
              </w:rPr>
              <w:t>全体人员</w:t>
            </w:r>
          </w:p>
        </w:tc>
        <w:tc>
          <w:tcPr>
            <w:tcW w:w="1587" w:type="dxa"/>
          </w:tcPr>
          <w:p w14:paraId="477669BC" w14:textId="77777777" w:rsidR="00025031" w:rsidRDefault="00025031" w:rsidP="00025031">
            <w:pPr>
              <w:spacing w:line="360" w:lineRule="auto"/>
              <w:rPr>
                <w:szCs w:val="21"/>
              </w:rPr>
            </w:pPr>
            <w:r>
              <w:rPr>
                <w:rFonts w:hint="eastAsia"/>
                <w:szCs w:val="21"/>
              </w:rPr>
              <w:t>组员工作进度汇总</w:t>
            </w:r>
          </w:p>
        </w:tc>
      </w:tr>
      <w:tr w:rsidR="00025031" w14:paraId="22A89FB4" w14:textId="77777777" w:rsidTr="00025031">
        <w:tc>
          <w:tcPr>
            <w:tcW w:w="1382" w:type="dxa"/>
          </w:tcPr>
          <w:p w14:paraId="6E662EDE" w14:textId="77777777" w:rsidR="00025031" w:rsidRDefault="00025031" w:rsidP="00025031">
            <w:pPr>
              <w:spacing w:line="360" w:lineRule="auto"/>
              <w:rPr>
                <w:szCs w:val="21"/>
              </w:rPr>
            </w:pPr>
            <w:r>
              <w:rPr>
                <w:rFonts w:hint="eastAsia"/>
                <w:szCs w:val="21"/>
              </w:rPr>
              <w:t>临时会议</w:t>
            </w:r>
          </w:p>
        </w:tc>
        <w:tc>
          <w:tcPr>
            <w:tcW w:w="1382" w:type="dxa"/>
          </w:tcPr>
          <w:p w14:paraId="6120E9EA" w14:textId="77777777" w:rsidR="00025031" w:rsidRDefault="00025031" w:rsidP="00025031">
            <w:pPr>
              <w:spacing w:line="360" w:lineRule="auto"/>
              <w:rPr>
                <w:szCs w:val="21"/>
              </w:rPr>
            </w:pPr>
            <w:r>
              <w:rPr>
                <w:rFonts w:hint="eastAsia"/>
                <w:szCs w:val="21"/>
              </w:rPr>
              <w:t>座谈会</w:t>
            </w:r>
          </w:p>
        </w:tc>
        <w:tc>
          <w:tcPr>
            <w:tcW w:w="1383" w:type="dxa"/>
          </w:tcPr>
          <w:p w14:paraId="46BAAC2B" w14:textId="77777777" w:rsidR="00025031" w:rsidRDefault="00025031" w:rsidP="00025031">
            <w:pPr>
              <w:spacing w:line="360" w:lineRule="auto"/>
              <w:rPr>
                <w:szCs w:val="21"/>
              </w:rPr>
            </w:pPr>
            <w:r w:rsidRPr="003F25DA">
              <w:rPr>
                <w:rFonts w:hint="eastAsia"/>
                <w:szCs w:val="21"/>
              </w:rPr>
              <w:t>对内</w:t>
            </w:r>
          </w:p>
        </w:tc>
        <w:tc>
          <w:tcPr>
            <w:tcW w:w="1383" w:type="dxa"/>
          </w:tcPr>
          <w:p w14:paraId="026BD89F" w14:textId="77777777" w:rsidR="00025031" w:rsidRDefault="00025031" w:rsidP="00025031">
            <w:pPr>
              <w:spacing w:line="360" w:lineRule="auto"/>
              <w:rPr>
                <w:szCs w:val="21"/>
              </w:rPr>
            </w:pPr>
            <w:r>
              <w:rPr>
                <w:rFonts w:hint="eastAsia"/>
                <w:szCs w:val="21"/>
              </w:rPr>
              <w:t>待定</w:t>
            </w:r>
          </w:p>
        </w:tc>
        <w:tc>
          <w:tcPr>
            <w:tcW w:w="1383" w:type="dxa"/>
          </w:tcPr>
          <w:p w14:paraId="7E620DEB" w14:textId="77777777" w:rsidR="00025031" w:rsidRDefault="00025031" w:rsidP="00025031">
            <w:pPr>
              <w:spacing w:line="360" w:lineRule="auto"/>
              <w:rPr>
                <w:szCs w:val="21"/>
              </w:rPr>
            </w:pPr>
            <w:r>
              <w:rPr>
                <w:rFonts w:hint="eastAsia"/>
                <w:szCs w:val="21"/>
              </w:rPr>
              <w:t>待定</w:t>
            </w:r>
          </w:p>
        </w:tc>
        <w:tc>
          <w:tcPr>
            <w:tcW w:w="1383" w:type="dxa"/>
          </w:tcPr>
          <w:p w14:paraId="12BCFF7D" w14:textId="77777777" w:rsidR="00025031" w:rsidRDefault="00025031" w:rsidP="00025031">
            <w:pPr>
              <w:spacing w:line="360" w:lineRule="auto"/>
              <w:rPr>
                <w:szCs w:val="21"/>
              </w:rPr>
            </w:pPr>
            <w:r>
              <w:rPr>
                <w:rFonts w:hint="eastAsia"/>
                <w:szCs w:val="21"/>
              </w:rPr>
              <w:t>全体人员</w:t>
            </w:r>
          </w:p>
        </w:tc>
        <w:tc>
          <w:tcPr>
            <w:tcW w:w="1587" w:type="dxa"/>
          </w:tcPr>
          <w:p w14:paraId="77A2266A" w14:textId="77777777" w:rsidR="00025031" w:rsidRDefault="00025031" w:rsidP="00025031">
            <w:pPr>
              <w:spacing w:line="360" w:lineRule="auto"/>
              <w:rPr>
                <w:szCs w:val="21"/>
              </w:rPr>
            </w:pPr>
            <w:r>
              <w:rPr>
                <w:rFonts w:hint="eastAsia"/>
                <w:szCs w:val="21"/>
              </w:rPr>
              <w:t>待定</w:t>
            </w:r>
          </w:p>
        </w:tc>
      </w:tr>
      <w:tr w:rsidR="00025031" w14:paraId="5C6AFC8A" w14:textId="77777777" w:rsidTr="00025031">
        <w:tc>
          <w:tcPr>
            <w:tcW w:w="1382" w:type="dxa"/>
          </w:tcPr>
          <w:p w14:paraId="3A038526" w14:textId="77777777" w:rsidR="00025031" w:rsidRDefault="00025031" w:rsidP="00025031">
            <w:pPr>
              <w:spacing w:line="360" w:lineRule="auto"/>
              <w:rPr>
                <w:szCs w:val="21"/>
              </w:rPr>
            </w:pPr>
            <w:r>
              <w:rPr>
                <w:rFonts w:hint="eastAsia"/>
                <w:szCs w:val="21"/>
              </w:rPr>
              <w:t>访谈</w:t>
            </w:r>
          </w:p>
        </w:tc>
        <w:tc>
          <w:tcPr>
            <w:tcW w:w="1382" w:type="dxa"/>
          </w:tcPr>
          <w:p w14:paraId="3417C498" w14:textId="77777777" w:rsidR="00025031" w:rsidRDefault="00025031" w:rsidP="00025031">
            <w:pPr>
              <w:spacing w:line="360" w:lineRule="auto"/>
              <w:rPr>
                <w:szCs w:val="21"/>
              </w:rPr>
            </w:pPr>
            <w:r>
              <w:rPr>
                <w:rFonts w:hint="eastAsia"/>
                <w:szCs w:val="21"/>
              </w:rPr>
              <w:t>座谈会</w:t>
            </w:r>
          </w:p>
        </w:tc>
        <w:tc>
          <w:tcPr>
            <w:tcW w:w="1383" w:type="dxa"/>
          </w:tcPr>
          <w:p w14:paraId="0EDDC121" w14:textId="77777777" w:rsidR="00025031" w:rsidRDefault="00025031" w:rsidP="00025031">
            <w:pPr>
              <w:spacing w:line="360" w:lineRule="auto"/>
              <w:rPr>
                <w:szCs w:val="21"/>
              </w:rPr>
            </w:pPr>
            <w:r w:rsidRPr="003F25DA">
              <w:rPr>
                <w:rFonts w:hint="eastAsia"/>
                <w:szCs w:val="21"/>
              </w:rPr>
              <w:t>对外</w:t>
            </w:r>
          </w:p>
        </w:tc>
        <w:tc>
          <w:tcPr>
            <w:tcW w:w="1383" w:type="dxa"/>
          </w:tcPr>
          <w:p w14:paraId="6C46D485" w14:textId="77777777" w:rsidR="00025031" w:rsidRDefault="00025031" w:rsidP="00025031">
            <w:pPr>
              <w:spacing w:line="360" w:lineRule="auto"/>
              <w:rPr>
                <w:szCs w:val="21"/>
              </w:rPr>
            </w:pPr>
            <w:r>
              <w:rPr>
                <w:rFonts w:hint="eastAsia"/>
                <w:szCs w:val="21"/>
              </w:rPr>
              <w:t>待定</w:t>
            </w:r>
          </w:p>
        </w:tc>
        <w:tc>
          <w:tcPr>
            <w:tcW w:w="1383" w:type="dxa"/>
          </w:tcPr>
          <w:p w14:paraId="7453E1BB" w14:textId="77777777" w:rsidR="00025031" w:rsidRDefault="00025031" w:rsidP="00025031">
            <w:pPr>
              <w:spacing w:line="360" w:lineRule="auto"/>
              <w:rPr>
                <w:szCs w:val="21"/>
              </w:rPr>
            </w:pPr>
            <w:r>
              <w:rPr>
                <w:rFonts w:hint="eastAsia"/>
                <w:szCs w:val="21"/>
              </w:rPr>
              <w:t>待定</w:t>
            </w:r>
          </w:p>
        </w:tc>
        <w:tc>
          <w:tcPr>
            <w:tcW w:w="1383" w:type="dxa"/>
          </w:tcPr>
          <w:p w14:paraId="5107C708" w14:textId="77777777" w:rsidR="00025031" w:rsidRDefault="00025031" w:rsidP="00025031">
            <w:pPr>
              <w:spacing w:line="360" w:lineRule="auto"/>
              <w:rPr>
                <w:szCs w:val="21"/>
              </w:rPr>
            </w:pPr>
            <w:r>
              <w:rPr>
                <w:rFonts w:hint="eastAsia"/>
                <w:szCs w:val="21"/>
              </w:rPr>
              <w:t>全体人员及用户</w:t>
            </w:r>
          </w:p>
        </w:tc>
        <w:tc>
          <w:tcPr>
            <w:tcW w:w="1587" w:type="dxa"/>
          </w:tcPr>
          <w:p w14:paraId="326B60BD" w14:textId="77777777" w:rsidR="00025031" w:rsidRDefault="00025031" w:rsidP="00025031">
            <w:pPr>
              <w:spacing w:line="360" w:lineRule="auto"/>
              <w:rPr>
                <w:szCs w:val="21"/>
              </w:rPr>
            </w:pPr>
            <w:r>
              <w:rPr>
                <w:rFonts w:hint="eastAsia"/>
                <w:szCs w:val="21"/>
              </w:rPr>
              <w:t>会议记录</w:t>
            </w:r>
            <w:r>
              <w:rPr>
                <w:rFonts w:hint="eastAsia"/>
                <w:szCs w:val="21"/>
              </w:rPr>
              <w:t>/</w:t>
            </w:r>
            <w:r>
              <w:rPr>
                <w:rFonts w:hint="eastAsia"/>
                <w:szCs w:val="21"/>
              </w:rPr>
              <w:t>录音</w:t>
            </w:r>
          </w:p>
        </w:tc>
      </w:tr>
    </w:tbl>
    <w:p w14:paraId="50063535" w14:textId="12CAFBE2" w:rsidR="00025031" w:rsidRDefault="00025031" w:rsidP="003F1F9C">
      <w:pPr>
        <w:pStyle w:val="3"/>
      </w:pPr>
      <w:bookmarkStart w:id="118" w:name="_Toc529733593"/>
      <w:r w:rsidRPr="00025031">
        <w:rPr>
          <w:rFonts w:hint="eastAsia"/>
        </w:rPr>
        <w:lastRenderedPageBreak/>
        <w:t>7.2.2</w:t>
      </w:r>
      <w:r>
        <w:t xml:space="preserve"> </w:t>
      </w:r>
      <w:r>
        <w:rPr>
          <w:rFonts w:hint="eastAsia"/>
        </w:rPr>
        <w:t>非正式沟通</w:t>
      </w:r>
      <w:bookmarkEnd w:id="118"/>
    </w:p>
    <w:tbl>
      <w:tblPr>
        <w:tblW w:w="9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390"/>
        <w:gridCol w:w="1390"/>
        <w:gridCol w:w="1390"/>
        <w:gridCol w:w="1390"/>
        <w:gridCol w:w="1391"/>
        <w:gridCol w:w="1344"/>
      </w:tblGrid>
      <w:tr w:rsidR="00025031" w14:paraId="58273536" w14:textId="77777777" w:rsidTr="00025031">
        <w:tc>
          <w:tcPr>
            <w:tcW w:w="1391" w:type="dxa"/>
          </w:tcPr>
          <w:p w14:paraId="49D3D650"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沟通计划</w:t>
            </w:r>
          </w:p>
        </w:tc>
        <w:tc>
          <w:tcPr>
            <w:tcW w:w="1390" w:type="dxa"/>
          </w:tcPr>
          <w:p w14:paraId="5ED18E4E"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沟通方式</w:t>
            </w:r>
          </w:p>
        </w:tc>
        <w:tc>
          <w:tcPr>
            <w:tcW w:w="1390" w:type="dxa"/>
          </w:tcPr>
          <w:p w14:paraId="284D3EF9" w14:textId="77777777" w:rsidR="00025031" w:rsidRDefault="00025031" w:rsidP="00025031">
            <w:pPr>
              <w:spacing w:line="360" w:lineRule="auto"/>
              <w:jc w:val="center"/>
              <w:rPr>
                <w:b/>
                <w:bCs/>
                <w:color w:val="000000"/>
                <w:sz w:val="24"/>
                <w:szCs w:val="21"/>
              </w:rPr>
            </w:pPr>
            <w:r w:rsidRPr="003F25DA">
              <w:rPr>
                <w:rFonts w:hint="eastAsia"/>
                <w:b/>
                <w:bCs/>
                <w:color w:val="000000"/>
                <w:sz w:val="24"/>
                <w:szCs w:val="21"/>
              </w:rPr>
              <w:t>对内</w:t>
            </w:r>
            <w:r w:rsidRPr="003F25DA">
              <w:rPr>
                <w:b/>
                <w:bCs/>
                <w:color w:val="000000"/>
                <w:sz w:val="24"/>
                <w:szCs w:val="21"/>
              </w:rPr>
              <w:t>/</w:t>
            </w:r>
            <w:r w:rsidRPr="003F25DA">
              <w:rPr>
                <w:b/>
                <w:bCs/>
                <w:color w:val="000000"/>
                <w:sz w:val="24"/>
                <w:szCs w:val="21"/>
              </w:rPr>
              <w:t>对外</w:t>
            </w:r>
          </w:p>
        </w:tc>
        <w:tc>
          <w:tcPr>
            <w:tcW w:w="1390" w:type="dxa"/>
          </w:tcPr>
          <w:p w14:paraId="36759ADE"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沟通地点</w:t>
            </w:r>
          </w:p>
        </w:tc>
        <w:tc>
          <w:tcPr>
            <w:tcW w:w="1390" w:type="dxa"/>
          </w:tcPr>
          <w:p w14:paraId="58C30A44"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沟通时间</w:t>
            </w:r>
          </w:p>
        </w:tc>
        <w:tc>
          <w:tcPr>
            <w:tcW w:w="1391" w:type="dxa"/>
          </w:tcPr>
          <w:p w14:paraId="4D6DC7D1" w14:textId="77777777" w:rsidR="00025031" w:rsidRDefault="00025031" w:rsidP="00025031">
            <w:pPr>
              <w:spacing w:line="360" w:lineRule="auto"/>
              <w:jc w:val="center"/>
              <w:rPr>
                <w:b/>
                <w:bCs/>
                <w:color w:val="000000"/>
                <w:sz w:val="24"/>
                <w:szCs w:val="21"/>
              </w:rPr>
            </w:pPr>
            <w:r>
              <w:rPr>
                <w:rFonts w:hint="eastAsia"/>
                <w:b/>
                <w:bCs/>
                <w:color w:val="000000"/>
                <w:sz w:val="24"/>
                <w:szCs w:val="21"/>
              </w:rPr>
              <w:t>参与人员</w:t>
            </w:r>
          </w:p>
        </w:tc>
        <w:tc>
          <w:tcPr>
            <w:tcW w:w="1344" w:type="dxa"/>
          </w:tcPr>
          <w:p w14:paraId="07977319" w14:textId="77777777" w:rsidR="00025031" w:rsidRDefault="00025031" w:rsidP="00025031">
            <w:pPr>
              <w:spacing w:line="360" w:lineRule="auto"/>
              <w:jc w:val="center"/>
              <w:rPr>
                <w:b/>
                <w:bCs/>
                <w:color w:val="000000"/>
                <w:sz w:val="24"/>
                <w:szCs w:val="21"/>
              </w:rPr>
            </w:pPr>
            <w:r>
              <w:rPr>
                <w:rFonts w:hint="eastAsia"/>
                <w:b/>
                <w:bCs/>
                <w:color w:val="000000"/>
                <w:sz w:val="24"/>
                <w:szCs w:val="21"/>
              </w:rPr>
              <w:t>产出</w:t>
            </w:r>
          </w:p>
        </w:tc>
      </w:tr>
      <w:tr w:rsidR="00025031" w14:paraId="0E57D1FE" w14:textId="77777777" w:rsidTr="00025031">
        <w:tc>
          <w:tcPr>
            <w:tcW w:w="1391" w:type="dxa"/>
          </w:tcPr>
          <w:p w14:paraId="73313C1F" w14:textId="77777777" w:rsidR="00025031" w:rsidRDefault="00025031" w:rsidP="00025031">
            <w:pPr>
              <w:spacing w:line="360" w:lineRule="auto"/>
              <w:rPr>
                <w:szCs w:val="21"/>
              </w:rPr>
            </w:pPr>
            <w:r>
              <w:rPr>
                <w:rFonts w:hint="eastAsia"/>
                <w:szCs w:val="21"/>
              </w:rPr>
              <w:t>日常沟通</w:t>
            </w:r>
          </w:p>
        </w:tc>
        <w:tc>
          <w:tcPr>
            <w:tcW w:w="1390" w:type="dxa"/>
          </w:tcPr>
          <w:p w14:paraId="42DC537E" w14:textId="77777777" w:rsidR="00025031" w:rsidRDefault="00025031" w:rsidP="00025031">
            <w:pPr>
              <w:spacing w:line="360" w:lineRule="auto"/>
              <w:rPr>
                <w:szCs w:val="21"/>
              </w:rPr>
            </w:pPr>
            <w:r>
              <w:rPr>
                <w:rFonts w:hint="eastAsia"/>
                <w:szCs w:val="21"/>
              </w:rPr>
              <w:t>面谈</w:t>
            </w:r>
          </w:p>
        </w:tc>
        <w:tc>
          <w:tcPr>
            <w:tcW w:w="1390" w:type="dxa"/>
          </w:tcPr>
          <w:p w14:paraId="197BE7B6" w14:textId="77777777" w:rsidR="00025031" w:rsidRDefault="00025031" w:rsidP="00025031">
            <w:pPr>
              <w:spacing w:line="360" w:lineRule="auto"/>
              <w:rPr>
                <w:szCs w:val="21"/>
              </w:rPr>
            </w:pPr>
            <w:r w:rsidRPr="00E61CCA">
              <w:rPr>
                <w:rFonts w:hint="eastAsia"/>
                <w:szCs w:val="21"/>
              </w:rPr>
              <w:t>对内</w:t>
            </w:r>
          </w:p>
        </w:tc>
        <w:tc>
          <w:tcPr>
            <w:tcW w:w="1390" w:type="dxa"/>
          </w:tcPr>
          <w:p w14:paraId="4174E9EA" w14:textId="77777777" w:rsidR="00025031" w:rsidRDefault="00025031" w:rsidP="00025031">
            <w:pPr>
              <w:spacing w:line="360" w:lineRule="auto"/>
              <w:rPr>
                <w:szCs w:val="21"/>
              </w:rPr>
            </w:pPr>
            <w:r>
              <w:rPr>
                <w:rFonts w:hint="eastAsia"/>
                <w:szCs w:val="21"/>
              </w:rPr>
              <w:t>看情况</w:t>
            </w:r>
          </w:p>
        </w:tc>
        <w:tc>
          <w:tcPr>
            <w:tcW w:w="1390" w:type="dxa"/>
          </w:tcPr>
          <w:p w14:paraId="3D3E83B5" w14:textId="77777777" w:rsidR="00025031" w:rsidRDefault="00025031" w:rsidP="00025031">
            <w:pPr>
              <w:spacing w:line="360" w:lineRule="auto"/>
              <w:rPr>
                <w:szCs w:val="21"/>
              </w:rPr>
            </w:pPr>
            <w:r>
              <w:rPr>
                <w:rFonts w:hint="eastAsia"/>
                <w:szCs w:val="21"/>
              </w:rPr>
              <w:t>看情况</w:t>
            </w:r>
          </w:p>
        </w:tc>
        <w:tc>
          <w:tcPr>
            <w:tcW w:w="1391" w:type="dxa"/>
          </w:tcPr>
          <w:p w14:paraId="224F9E75" w14:textId="77777777" w:rsidR="00025031" w:rsidRDefault="00025031" w:rsidP="00025031">
            <w:pPr>
              <w:spacing w:line="360" w:lineRule="auto"/>
              <w:rPr>
                <w:szCs w:val="21"/>
              </w:rPr>
            </w:pPr>
            <w:r>
              <w:rPr>
                <w:rFonts w:hint="eastAsia"/>
                <w:szCs w:val="21"/>
              </w:rPr>
              <w:t>全体成员</w:t>
            </w:r>
          </w:p>
        </w:tc>
        <w:tc>
          <w:tcPr>
            <w:tcW w:w="1344" w:type="dxa"/>
          </w:tcPr>
          <w:p w14:paraId="637EB0F7" w14:textId="77777777" w:rsidR="00025031" w:rsidRDefault="00025031" w:rsidP="00025031">
            <w:pPr>
              <w:spacing w:line="360" w:lineRule="auto"/>
              <w:rPr>
                <w:szCs w:val="21"/>
              </w:rPr>
            </w:pPr>
            <w:r>
              <w:rPr>
                <w:rFonts w:hint="eastAsia"/>
                <w:szCs w:val="21"/>
              </w:rPr>
              <w:t>无</w:t>
            </w:r>
          </w:p>
        </w:tc>
      </w:tr>
      <w:tr w:rsidR="00025031" w14:paraId="4BE13364" w14:textId="77777777" w:rsidTr="00025031">
        <w:tc>
          <w:tcPr>
            <w:tcW w:w="1391" w:type="dxa"/>
          </w:tcPr>
          <w:p w14:paraId="5A1FC414" w14:textId="77777777" w:rsidR="00025031" w:rsidRDefault="00025031" w:rsidP="00025031">
            <w:pPr>
              <w:spacing w:line="360" w:lineRule="auto"/>
              <w:rPr>
                <w:szCs w:val="21"/>
              </w:rPr>
            </w:pPr>
            <w:r>
              <w:rPr>
                <w:rFonts w:hint="eastAsia"/>
                <w:szCs w:val="21"/>
              </w:rPr>
              <w:t>日常沟通</w:t>
            </w:r>
          </w:p>
        </w:tc>
        <w:tc>
          <w:tcPr>
            <w:tcW w:w="1390" w:type="dxa"/>
          </w:tcPr>
          <w:p w14:paraId="0FB2260F" w14:textId="77777777" w:rsidR="00025031" w:rsidRDefault="00025031" w:rsidP="00025031">
            <w:pPr>
              <w:spacing w:line="360" w:lineRule="auto"/>
              <w:rPr>
                <w:szCs w:val="21"/>
              </w:rPr>
            </w:pPr>
            <w:proofErr w:type="gramStart"/>
            <w:r>
              <w:rPr>
                <w:rFonts w:hint="eastAsia"/>
                <w:szCs w:val="21"/>
              </w:rPr>
              <w:t>微信</w:t>
            </w:r>
            <w:proofErr w:type="gramEnd"/>
          </w:p>
        </w:tc>
        <w:tc>
          <w:tcPr>
            <w:tcW w:w="1390" w:type="dxa"/>
          </w:tcPr>
          <w:p w14:paraId="406ACB6A" w14:textId="77777777" w:rsidR="00025031" w:rsidRDefault="00025031" w:rsidP="00025031">
            <w:pPr>
              <w:spacing w:line="360" w:lineRule="auto"/>
              <w:rPr>
                <w:szCs w:val="21"/>
              </w:rPr>
            </w:pPr>
            <w:r w:rsidRPr="00E61CCA">
              <w:rPr>
                <w:rFonts w:hint="eastAsia"/>
                <w:szCs w:val="21"/>
              </w:rPr>
              <w:t>对内</w:t>
            </w:r>
          </w:p>
        </w:tc>
        <w:tc>
          <w:tcPr>
            <w:tcW w:w="1390" w:type="dxa"/>
          </w:tcPr>
          <w:p w14:paraId="5C0A83AA" w14:textId="77777777" w:rsidR="00025031" w:rsidRDefault="00025031" w:rsidP="00025031">
            <w:pPr>
              <w:spacing w:line="360" w:lineRule="auto"/>
              <w:rPr>
                <w:szCs w:val="21"/>
              </w:rPr>
            </w:pPr>
            <w:r>
              <w:rPr>
                <w:rFonts w:hint="eastAsia"/>
                <w:szCs w:val="21"/>
              </w:rPr>
              <w:t>网络</w:t>
            </w:r>
          </w:p>
        </w:tc>
        <w:tc>
          <w:tcPr>
            <w:tcW w:w="1390" w:type="dxa"/>
          </w:tcPr>
          <w:p w14:paraId="1A69E8A7" w14:textId="77777777" w:rsidR="00025031" w:rsidRDefault="00025031" w:rsidP="00025031">
            <w:pPr>
              <w:spacing w:line="360" w:lineRule="auto"/>
              <w:rPr>
                <w:szCs w:val="21"/>
              </w:rPr>
            </w:pPr>
            <w:r>
              <w:rPr>
                <w:rFonts w:hint="eastAsia"/>
                <w:szCs w:val="21"/>
              </w:rPr>
              <w:t>待定</w:t>
            </w:r>
          </w:p>
        </w:tc>
        <w:tc>
          <w:tcPr>
            <w:tcW w:w="1391" w:type="dxa"/>
          </w:tcPr>
          <w:p w14:paraId="6C0F049D" w14:textId="77777777" w:rsidR="00025031" w:rsidRDefault="00025031" w:rsidP="00025031">
            <w:pPr>
              <w:spacing w:line="360" w:lineRule="auto"/>
              <w:rPr>
                <w:szCs w:val="21"/>
              </w:rPr>
            </w:pPr>
            <w:r>
              <w:rPr>
                <w:rFonts w:hint="eastAsia"/>
                <w:szCs w:val="21"/>
              </w:rPr>
              <w:t>全体成员</w:t>
            </w:r>
          </w:p>
        </w:tc>
        <w:tc>
          <w:tcPr>
            <w:tcW w:w="1344" w:type="dxa"/>
          </w:tcPr>
          <w:p w14:paraId="1730F2D9" w14:textId="77777777" w:rsidR="00025031" w:rsidRDefault="00025031" w:rsidP="00025031">
            <w:pPr>
              <w:spacing w:line="360" w:lineRule="auto"/>
              <w:rPr>
                <w:szCs w:val="21"/>
              </w:rPr>
            </w:pPr>
            <w:r>
              <w:rPr>
                <w:rFonts w:hint="eastAsia"/>
                <w:szCs w:val="21"/>
              </w:rPr>
              <w:t>无</w:t>
            </w:r>
          </w:p>
        </w:tc>
      </w:tr>
      <w:tr w:rsidR="00025031" w14:paraId="4CC7AA03" w14:textId="77777777" w:rsidTr="00025031">
        <w:tc>
          <w:tcPr>
            <w:tcW w:w="1391" w:type="dxa"/>
          </w:tcPr>
          <w:p w14:paraId="197D64E3" w14:textId="77777777" w:rsidR="00025031" w:rsidRDefault="00025031" w:rsidP="00025031">
            <w:pPr>
              <w:spacing w:line="360" w:lineRule="auto"/>
              <w:rPr>
                <w:szCs w:val="21"/>
              </w:rPr>
            </w:pPr>
            <w:r>
              <w:rPr>
                <w:rFonts w:hint="eastAsia"/>
                <w:szCs w:val="21"/>
              </w:rPr>
              <w:t>紧急会议</w:t>
            </w:r>
          </w:p>
        </w:tc>
        <w:tc>
          <w:tcPr>
            <w:tcW w:w="1390" w:type="dxa"/>
          </w:tcPr>
          <w:p w14:paraId="7A941EF8" w14:textId="77777777" w:rsidR="00025031" w:rsidRDefault="00025031" w:rsidP="00025031">
            <w:pPr>
              <w:spacing w:line="360" w:lineRule="auto"/>
              <w:rPr>
                <w:szCs w:val="21"/>
              </w:rPr>
            </w:pPr>
            <w:r>
              <w:rPr>
                <w:rFonts w:hint="eastAsia"/>
                <w:szCs w:val="21"/>
              </w:rPr>
              <w:t>座谈会</w:t>
            </w:r>
          </w:p>
        </w:tc>
        <w:tc>
          <w:tcPr>
            <w:tcW w:w="1390" w:type="dxa"/>
          </w:tcPr>
          <w:p w14:paraId="1F750D60" w14:textId="77777777" w:rsidR="00025031" w:rsidRDefault="00025031" w:rsidP="00025031">
            <w:pPr>
              <w:spacing w:line="360" w:lineRule="auto"/>
              <w:rPr>
                <w:szCs w:val="21"/>
              </w:rPr>
            </w:pPr>
            <w:r w:rsidRPr="00E61CCA">
              <w:rPr>
                <w:rFonts w:hint="eastAsia"/>
                <w:szCs w:val="21"/>
              </w:rPr>
              <w:t>对内</w:t>
            </w:r>
          </w:p>
        </w:tc>
        <w:tc>
          <w:tcPr>
            <w:tcW w:w="1390" w:type="dxa"/>
          </w:tcPr>
          <w:p w14:paraId="688EEA53" w14:textId="77777777" w:rsidR="00025031" w:rsidRDefault="00025031" w:rsidP="00025031">
            <w:pPr>
              <w:spacing w:line="360" w:lineRule="auto"/>
              <w:rPr>
                <w:szCs w:val="21"/>
              </w:rPr>
            </w:pPr>
            <w:r>
              <w:rPr>
                <w:rFonts w:hint="eastAsia"/>
                <w:szCs w:val="21"/>
              </w:rPr>
              <w:t>弘毅</w:t>
            </w:r>
            <w:r>
              <w:rPr>
                <w:szCs w:val="21"/>
              </w:rPr>
              <w:t>B</w:t>
            </w:r>
            <w:r>
              <w:rPr>
                <w:rFonts w:hint="eastAsia"/>
                <w:szCs w:val="21"/>
              </w:rPr>
              <w:t>2</w:t>
            </w:r>
            <w:r>
              <w:rPr>
                <w:szCs w:val="21"/>
              </w:rPr>
              <w:t>-</w:t>
            </w:r>
            <w:r>
              <w:rPr>
                <w:rFonts w:hint="eastAsia"/>
                <w:szCs w:val="21"/>
              </w:rPr>
              <w:t>206</w:t>
            </w:r>
          </w:p>
        </w:tc>
        <w:tc>
          <w:tcPr>
            <w:tcW w:w="1390" w:type="dxa"/>
          </w:tcPr>
          <w:p w14:paraId="4DC052CF" w14:textId="77777777" w:rsidR="00025031" w:rsidRDefault="00025031" w:rsidP="00025031">
            <w:pPr>
              <w:spacing w:line="360" w:lineRule="auto"/>
              <w:rPr>
                <w:szCs w:val="21"/>
              </w:rPr>
            </w:pPr>
            <w:r>
              <w:rPr>
                <w:rFonts w:hint="eastAsia"/>
                <w:szCs w:val="21"/>
              </w:rPr>
              <w:t>待定</w:t>
            </w:r>
          </w:p>
        </w:tc>
        <w:tc>
          <w:tcPr>
            <w:tcW w:w="1391" w:type="dxa"/>
          </w:tcPr>
          <w:p w14:paraId="6635B52D" w14:textId="77777777" w:rsidR="00025031" w:rsidRDefault="00025031" w:rsidP="00025031">
            <w:pPr>
              <w:spacing w:line="360" w:lineRule="auto"/>
              <w:rPr>
                <w:szCs w:val="21"/>
              </w:rPr>
            </w:pPr>
            <w:r>
              <w:rPr>
                <w:rFonts w:hint="eastAsia"/>
                <w:szCs w:val="21"/>
              </w:rPr>
              <w:t>全体成员</w:t>
            </w:r>
          </w:p>
        </w:tc>
        <w:tc>
          <w:tcPr>
            <w:tcW w:w="1344" w:type="dxa"/>
          </w:tcPr>
          <w:p w14:paraId="3574615B" w14:textId="77777777" w:rsidR="00025031" w:rsidRDefault="00025031" w:rsidP="00025031">
            <w:pPr>
              <w:spacing w:line="360" w:lineRule="auto"/>
              <w:rPr>
                <w:szCs w:val="21"/>
              </w:rPr>
            </w:pPr>
            <w:r>
              <w:rPr>
                <w:rFonts w:hint="eastAsia"/>
                <w:szCs w:val="21"/>
              </w:rPr>
              <w:t>会议记录</w:t>
            </w:r>
            <w:r>
              <w:rPr>
                <w:rFonts w:hint="eastAsia"/>
                <w:szCs w:val="21"/>
              </w:rPr>
              <w:t>/</w:t>
            </w:r>
            <w:r>
              <w:rPr>
                <w:rFonts w:hint="eastAsia"/>
                <w:szCs w:val="21"/>
              </w:rPr>
              <w:t>录音</w:t>
            </w:r>
          </w:p>
        </w:tc>
      </w:tr>
    </w:tbl>
    <w:p w14:paraId="1BAC7FAA" w14:textId="6DBC433E" w:rsidR="00025031" w:rsidRDefault="00025031" w:rsidP="003F1F9C">
      <w:pPr>
        <w:pStyle w:val="2"/>
      </w:pPr>
      <w:bookmarkStart w:id="119" w:name="_Toc529733594"/>
      <w:r w:rsidRPr="00025031">
        <w:rPr>
          <w:rFonts w:hint="eastAsia"/>
        </w:rPr>
        <w:t>7.3</w:t>
      </w:r>
      <w:r>
        <w:t xml:space="preserve"> </w:t>
      </w:r>
      <w:r>
        <w:rPr>
          <w:rFonts w:hint="eastAsia"/>
        </w:rPr>
        <w:t>限制沟通因素</w:t>
      </w:r>
      <w:bookmarkEnd w:id="119"/>
    </w:p>
    <w:p w14:paraId="6A6C8EC4" w14:textId="0324DC9A" w:rsidR="00025031" w:rsidRPr="00025031" w:rsidRDefault="00025031" w:rsidP="00025031">
      <w:pPr>
        <w:rPr>
          <w:rFonts w:hint="eastAsia"/>
        </w:rPr>
      </w:pPr>
      <w:r>
        <w:tab/>
      </w:r>
      <w:r w:rsidRPr="00025031">
        <w:rPr>
          <w:rFonts w:hint="eastAsia"/>
        </w:rPr>
        <w:t>日常课程或者紧急情况可能导致每周二例会无法全员参加，影响部分信息的沟通，但不影响工作进程。</w:t>
      </w:r>
    </w:p>
    <w:p w14:paraId="51A5E954" w14:textId="3C8037FE" w:rsidR="00025031" w:rsidRDefault="00025031" w:rsidP="003F1F9C">
      <w:pPr>
        <w:pStyle w:val="2"/>
      </w:pPr>
      <w:bookmarkStart w:id="120" w:name="_Toc529733595"/>
      <w:r w:rsidRPr="00025031">
        <w:rPr>
          <w:rFonts w:hint="eastAsia"/>
        </w:rPr>
        <w:t>7.4</w:t>
      </w:r>
      <w:r>
        <w:t xml:space="preserve"> </w:t>
      </w:r>
      <w:r>
        <w:rPr>
          <w:rFonts w:hint="eastAsia"/>
        </w:rPr>
        <w:t>组内沟通时间</w:t>
      </w:r>
      <w:bookmarkEnd w:id="120"/>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7"/>
        <w:gridCol w:w="1037"/>
        <w:gridCol w:w="1037"/>
        <w:gridCol w:w="1037"/>
        <w:gridCol w:w="1037"/>
        <w:gridCol w:w="1037"/>
        <w:gridCol w:w="1037"/>
        <w:gridCol w:w="1037"/>
      </w:tblGrid>
      <w:tr w:rsidR="00025031" w14:paraId="0D48AC42" w14:textId="77777777" w:rsidTr="00025031">
        <w:tc>
          <w:tcPr>
            <w:tcW w:w="8296" w:type="dxa"/>
            <w:gridSpan w:val="8"/>
          </w:tcPr>
          <w:p w14:paraId="3DEB7733" w14:textId="77777777" w:rsidR="00025031" w:rsidRDefault="00025031" w:rsidP="00025031">
            <w:pPr>
              <w:spacing w:line="360" w:lineRule="auto"/>
              <w:jc w:val="center"/>
              <w:rPr>
                <w:szCs w:val="21"/>
              </w:rPr>
            </w:pPr>
            <w:r>
              <w:rPr>
                <w:rFonts w:hint="eastAsia"/>
                <w:b/>
                <w:bCs/>
                <w:color w:val="000000"/>
                <w:sz w:val="24"/>
                <w:szCs w:val="21"/>
              </w:rPr>
              <w:t>资源日历</w:t>
            </w:r>
          </w:p>
        </w:tc>
      </w:tr>
      <w:tr w:rsidR="00025031" w14:paraId="1D86B429" w14:textId="77777777" w:rsidTr="00025031">
        <w:tc>
          <w:tcPr>
            <w:tcW w:w="1037" w:type="dxa"/>
          </w:tcPr>
          <w:p w14:paraId="38051374" w14:textId="77777777" w:rsidR="00025031" w:rsidRDefault="00025031" w:rsidP="00025031">
            <w:pPr>
              <w:spacing w:line="360" w:lineRule="auto"/>
              <w:rPr>
                <w:szCs w:val="21"/>
              </w:rPr>
            </w:pPr>
          </w:p>
        </w:tc>
        <w:tc>
          <w:tcPr>
            <w:tcW w:w="1037" w:type="dxa"/>
          </w:tcPr>
          <w:p w14:paraId="35C81AD0" w14:textId="77777777" w:rsidR="00025031" w:rsidRDefault="00025031" w:rsidP="00025031">
            <w:pPr>
              <w:spacing w:line="360" w:lineRule="auto"/>
              <w:rPr>
                <w:szCs w:val="21"/>
              </w:rPr>
            </w:pPr>
            <w:r>
              <w:rPr>
                <w:rFonts w:hint="eastAsia"/>
                <w:szCs w:val="21"/>
              </w:rPr>
              <w:t>周日</w:t>
            </w:r>
          </w:p>
        </w:tc>
        <w:tc>
          <w:tcPr>
            <w:tcW w:w="1037" w:type="dxa"/>
          </w:tcPr>
          <w:p w14:paraId="58B976F3" w14:textId="77777777" w:rsidR="00025031" w:rsidRDefault="00025031" w:rsidP="00025031">
            <w:pPr>
              <w:spacing w:line="360" w:lineRule="auto"/>
              <w:rPr>
                <w:szCs w:val="21"/>
              </w:rPr>
            </w:pPr>
            <w:r>
              <w:rPr>
                <w:rFonts w:hint="eastAsia"/>
                <w:szCs w:val="21"/>
              </w:rPr>
              <w:t>周一</w:t>
            </w:r>
          </w:p>
        </w:tc>
        <w:tc>
          <w:tcPr>
            <w:tcW w:w="1037" w:type="dxa"/>
          </w:tcPr>
          <w:p w14:paraId="5E153CDD" w14:textId="77777777" w:rsidR="00025031" w:rsidRDefault="00025031" w:rsidP="00025031">
            <w:pPr>
              <w:spacing w:line="360" w:lineRule="auto"/>
              <w:rPr>
                <w:szCs w:val="21"/>
              </w:rPr>
            </w:pPr>
            <w:r>
              <w:rPr>
                <w:rFonts w:hint="eastAsia"/>
                <w:szCs w:val="21"/>
              </w:rPr>
              <w:t>周二</w:t>
            </w:r>
          </w:p>
        </w:tc>
        <w:tc>
          <w:tcPr>
            <w:tcW w:w="1037" w:type="dxa"/>
          </w:tcPr>
          <w:p w14:paraId="6FCCDC66" w14:textId="77777777" w:rsidR="00025031" w:rsidRDefault="00025031" w:rsidP="00025031">
            <w:pPr>
              <w:spacing w:line="360" w:lineRule="auto"/>
              <w:rPr>
                <w:szCs w:val="21"/>
              </w:rPr>
            </w:pPr>
            <w:r>
              <w:rPr>
                <w:rFonts w:hint="eastAsia"/>
                <w:szCs w:val="21"/>
              </w:rPr>
              <w:t>周三</w:t>
            </w:r>
          </w:p>
        </w:tc>
        <w:tc>
          <w:tcPr>
            <w:tcW w:w="1037" w:type="dxa"/>
          </w:tcPr>
          <w:p w14:paraId="21302766" w14:textId="77777777" w:rsidR="00025031" w:rsidRDefault="00025031" w:rsidP="00025031">
            <w:pPr>
              <w:spacing w:line="360" w:lineRule="auto"/>
              <w:rPr>
                <w:szCs w:val="21"/>
              </w:rPr>
            </w:pPr>
            <w:r>
              <w:rPr>
                <w:rFonts w:hint="eastAsia"/>
                <w:szCs w:val="21"/>
              </w:rPr>
              <w:t>周四</w:t>
            </w:r>
          </w:p>
        </w:tc>
        <w:tc>
          <w:tcPr>
            <w:tcW w:w="1037" w:type="dxa"/>
          </w:tcPr>
          <w:p w14:paraId="4F642EB9" w14:textId="77777777" w:rsidR="00025031" w:rsidRDefault="00025031" w:rsidP="00025031">
            <w:pPr>
              <w:spacing w:line="360" w:lineRule="auto"/>
              <w:rPr>
                <w:szCs w:val="21"/>
              </w:rPr>
            </w:pPr>
            <w:r>
              <w:rPr>
                <w:rFonts w:hint="eastAsia"/>
                <w:szCs w:val="21"/>
              </w:rPr>
              <w:t>周五</w:t>
            </w:r>
          </w:p>
        </w:tc>
        <w:tc>
          <w:tcPr>
            <w:tcW w:w="1037" w:type="dxa"/>
          </w:tcPr>
          <w:p w14:paraId="516151A9" w14:textId="77777777" w:rsidR="00025031" w:rsidRDefault="00025031" w:rsidP="00025031">
            <w:pPr>
              <w:spacing w:line="360" w:lineRule="auto"/>
              <w:rPr>
                <w:szCs w:val="21"/>
              </w:rPr>
            </w:pPr>
            <w:r>
              <w:rPr>
                <w:rFonts w:hint="eastAsia"/>
                <w:szCs w:val="21"/>
              </w:rPr>
              <w:t>周六</w:t>
            </w:r>
          </w:p>
        </w:tc>
      </w:tr>
      <w:tr w:rsidR="00025031" w14:paraId="2BB277FC" w14:textId="77777777" w:rsidTr="00025031">
        <w:tc>
          <w:tcPr>
            <w:tcW w:w="1037" w:type="dxa"/>
          </w:tcPr>
          <w:p w14:paraId="53BA54B9" w14:textId="77777777" w:rsidR="00025031" w:rsidRDefault="00025031" w:rsidP="00025031">
            <w:pPr>
              <w:spacing w:line="360" w:lineRule="auto"/>
              <w:rPr>
                <w:szCs w:val="21"/>
              </w:rPr>
            </w:pPr>
            <w:r>
              <w:rPr>
                <w:rFonts w:hint="eastAsia"/>
                <w:szCs w:val="21"/>
              </w:rPr>
              <w:t>上午</w:t>
            </w:r>
            <w:r>
              <w:rPr>
                <w:rFonts w:hint="eastAsia"/>
                <w:szCs w:val="21"/>
              </w:rPr>
              <w:t>1</w:t>
            </w:r>
          </w:p>
        </w:tc>
        <w:tc>
          <w:tcPr>
            <w:tcW w:w="1037" w:type="dxa"/>
          </w:tcPr>
          <w:p w14:paraId="2E511027"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76E584ED" w14:textId="77777777" w:rsidR="00025031" w:rsidRDefault="00025031" w:rsidP="00025031">
            <w:pPr>
              <w:spacing w:line="360" w:lineRule="auto"/>
              <w:rPr>
                <w:szCs w:val="21"/>
              </w:rPr>
            </w:pPr>
            <w:r>
              <w:rPr>
                <w:rFonts w:hint="eastAsia"/>
                <w:szCs w:val="21"/>
              </w:rPr>
              <w:t>沈、叶、</w:t>
            </w:r>
            <w:proofErr w:type="gramStart"/>
            <w:r>
              <w:rPr>
                <w:szCs w:val="21"/>
              </w:rPr>
              <w:t>骆</w:t>
            </w:r>
            <w:proofErr w:type="gramEnd"/>
            <w:r>
              <w:rPr>
                <w:rFonts w:hint="eastAsia"/>
                <w:szCs w:val="21"/>
              </w:rPr>
              <w:t>、</w:t>
            </w:r>
            <w:r>
              <w:rPr>
                <w:szCs w:val="21"/>
              </w:rPr>
              <w:t>杨</w:t>
            </w:r>
            <w:r>
              <w:rPr>
                <w:rFonts w:hint="eastAsia"/>
                <w:szCs w:val="21"/>
              </w:rPr>
              <w:t>、</w:t>
            </w:r>
            <w:r>
              <w:rPr>
                <w:szCs w:val="21"/>
              </w:rPr>
              <w:t>徐</w:t>
            </w:r>
          </w:p>
        </w:tc>
        <w:tc>
          <w:tcPr>
            <w:tcW w:w="1037" w:type="dxa"/>
          </w:tcPr>
          <w:p w14:paraId="5E29735A" w14:textId="77777777" w:rsidR="00025031" w:rsidRDefault="00025031" w:rsidP="00025031">
            <w:pPr>
              <w:spacing w:line="360" w:lineRule="auto"/>
              <w:rPr>
                <w:szCs w:val="21"/>
              </w:rPr>
            </w:pPr>
            <w:r>
              <w:rPr>
                <w:rFonts w:hint="eastAsia"/>
                <w:szCs w:val="21"/>
              </w:rPr>
              <w:t>沈、叶、</w:t>
            </w:r>
            <w:r>
              <w:rPr>
                <w:szCs w:val="21"/>
              </w:rPr>
              <w:t>徐</w:t>
            </w:r>
          </w:p>
        </w:tc>
        <w:tc>
          <w:tcPr>
            <w:tcW w:w="1037" w:type="dxa"/>
          </w:tcPr>
          <w:p w14:paraId="773B3C40" w14:textId="77777777" w:rsidR="00025031" w:rsidRDefault="00025031" w:rsidP="00025031">
            <w:pPr>
              <w:spacing w:line="360" w:lineRule="auto"/>
              <w:rPr>
                <w:szCs w:val="21"/>
              </w:rPr>
            </w:pPr>
          </w:p>
        </w:tc>
        <w:tc>
          <w:tcPr>
            <w:tcW w:w="1037" w:type="dxa"/>
          </w:tcPr>
          <w:p w14:paraId="36836D6B" w14:textId="77777777" w:rsidR="00025031" w:rsidRDefault="00025031" w:rsidP="00025031">
            <w:pPr>
              <w:spacing w:line="360" w:lineRule="auto"/>
              <w:rPr>
                <w:szCs w:val="21"/>
              </w:rPr>
            </w:pPr>
            <w:proofErr w:type="gramStart"/>
            <w:r>
              <w:rPr>
                <w:rFonts w:hint="eastAsia"/>
                <w:szCs w:val="21"/>
              </w:rPr>
              <w:t>骆</w:t>
            </w:r>
            <w:proofErr w:type="gramEnd"/>
            <w:r>
              <w:rPr>
                <w:rFonts w:hint="eastAsia"/>
                <w:szCs w:val="21"/>
              </w:rPr>
              <w:t>、</w:t>
            </w:r>
            <w:r>
              <w:rPr>
                <w:szCs w:val="21"/>
              </w:rPr>
              <w:t>杨</w:t>
            </w:r>
            <w:r>
              <w:rPr>
                <w:rFonts w:hint="eastAsia"/>
                <w:szCs w:val="21"/>
              </w:rPr>
              <w:t>、</w:t>
            </w:r>
            <w:r>
              <w:rPr>
                <w:szCs w:val="21"/>
              </w:rPr>
              <w:t>徐</w:t>
            </w:r>
          </w:p>
        </w:tc>
        <w:tc>
          <w:tcPr>
            <w:tcW w:w="1037" w:type="dxa"/>
          </w:tcPr>
          <w:p w14:paraId="6B09799C" w14:textId="77777777" w:rsidR="00025031" w:rsidRDefault="00025031" w:rsidP="00025031">
            <w:pPr>
              <w:spacing w:line="360" w:lineRule="auto"/>
              <w:rPr>
                <w:szCs w:val="21"/>
              </w:rPr>
            </w:pPr>
            <w:r>
              <w:rPr>
                <w:rFonts w:hint="eastAsia"/>
                <w:szCs w:val="21"/>
              </w:rPr>
              <w:t>沈</w:t>
            </w:r>
          </w:p>
        </w:tc>
        <w:tc>
          <w:tcPr>
            <w:tcW w:w="1037" w:type="dxa"/>
          </w:tcPr>
          <w:p w14:paraId="658B4A68"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37694AE1" w14:textId="77777777" w:rsidTr="00025031">
        <w:tc>
          <w:tcPr>
            <w:tcW w:w="1037" w:type="dxa"/>
          </w:tcPr>
          <w:p w14:paraId="78B1D037" w14:textId="77777777" w:rsidR="00025031" w:rsidRDefault="00025031" w:rsidP="00025031">
            <w:pPr>
              <w:spacing w:line="360" w:lineRule="auto"/>
              <w:rPr>
                <w:szCs w:val="21"/>
              </w:rPr>
            </w:pPr>
            <w:r>
              <w:rPr>
                <w:rFonts w:hint="eastAsia"/>
                <w:szCs w:val="21"/>
              </w:rPr>
              <w:t>上午</w:t>
            </w:r>
            <w:r>
              <w:rPr>
                <w:rFonts w:hint="eastAsia"/>
                <w:szCs w:val="21"/>
              </w:rPr>
              <w:t>2</w:t>
            </w:r>
          </w:p>
        </w:tc>
        <w:tc>
          <w:tcPr>
            <w:tcW w:w="1037" w:type="dxa"/>
          </w:tcPr>
          <w:p w14:paraId="588DCDBB"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531A7399" w14:textId="77777777" w:rsidR="00025031" w:rsidRDefault="00025031" w:rsidP="00025031">
            <w:pPr>
              <w:spacing w:line="360" w:lineRule="auto"/>
              <w:rPr>
                <w:szCs w:val="21"/>
              </w:rPr>
            </w:pPr>
          </w:p>
        </w:tc>
        <w:tc>
          <w:tcPr>
            <w:tcW w:w="1037" w:type="dxa"/>
          </w:tcPr>
          <w:p w14:paraId="38D1874E" w14:textId="77777777" w:rsidR="00025031" w:rsidRDefault="00025031" w:rsidP="00025031">
            <w:pPr>
              <w:spacing w:line="360" w:lineRule="auto"/>
              <w:rPr>
                <w:szCs w:val="21"/>
              </w:rPr>
            </w:pPr>
          </w:p>
        </w:tc>
        <w:tc>
          <w:tcPr>
            <w:tcW w:w="1037" w:type="dxa"/>
          </w:tcPr>
          <w:p w14:paraId="59408331" w14:textId="77777777" w:rsidR="00025031" w:rsidRDefault="00025031" w:rsidP="00025031">
            <w:pPr>
              <w:spacing w:line="360" w:lineRule="auto"/>
              <w:rPr>
                <w:szCs w:val="21"/>
              </w:rPr>
            </w:pPr>
          </w:p>
        </w:tc>
        <w:tc>
          <w:tcPr>
            <w:tcW w:w="1037" w:type="dxa"/>
          </w:tcPr>
          <w:p w14:paraId="1AF5D00F" w14:textId="77777777" w:rsidR="00025031" w:rsidRDefault="00025031" w:rsidP="00025031">
            <w:pPr>
              <w:spacing w:line="360" w:lineRule="auto"/>
              <w:rPr>
                <w:szCs w:val="21"/>
              </w:rPr>
            </w:pPr>
            <w:r>
              <w:rPr>
                <w:rFonts w:hint="eastAsia"/>
                <w:szCs w:val="21"/>
              </w:rPr>
              <w:t>杨</w:t>
            </w:r>
            <w:r>
              <w:rPr>
                <w:szCs w:val="21"/>
              </w:rPr>
              <w:t>、</w:t>
            </w:r>
            <w:r>
              <w:rPr>
                <w:rFonts w:hint="eastAsia"/>
                <w:szCs w:val="21"/>
              </w:rPr>
              <w:t>徐</w:t>
            </w:r>
          </w:p>
        </w:tc>
        <w:tc>
          <w:tcPr>
            <w:tcW w:w="1037" w:type="dxa"/>
          </w:tcPr>
          <w:p w14:paraId="633BA072" w14:textId="77777777" w:rsidR="00025031" w:rsidRDefault="00025031" w:rsidP="00025031">
            <w:pPr>
              <w:spacing w:line="360" w:lineRule="auto"/>
              <w:rPr>
                <w:szCs w:val="21"/>
              </w:rPr>
            </w:pPr>
          </w:p>
        </w:tc>
        <w:tc>
          <w:tcPr>
            <w:tcW w:w="1037" w:type="dxa"/>
          </w:tcPr>
          <w:p w14:paraId="01871CD2"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4D13D70C" w14:textId="77777777" w:rsidTr="00025031">
        <w:tc>
          <w:tcPr>
            <w:tcW w:w="1037" w:type="dxa"/>
          </w:tcPr>
          <w:p w14:paraId="5D6A621E" w14:textId="77777777" w:rsidR="00025031" w:rsidRDefault="00025031" w:rsidP="00025031">
            <w:pPr>
              <w:spacing w:line="360" w:lineRule="auto"/>
              <w:rPr>
                <w:szCs w:val="21"/>
              </w:rPr>
            </w:pPr>
            <w:r>
              <w:rPr>
                <w:rFonts w:hint="eastAsia"/>
                <w:szCs w:val="21"/>
              </w:rPr>
              <w:t>下午</w:t>
            </w:r>
            <w:r>
              <w:rPr>
                <w:rFonts w:hint="eastAsia"/>
                <w:szCs w:val="21"/>
              </w:rPr>
              <w:t>1</w:t>
            </w:r>
          </w:p>
        </w:tc>
        <w:tc>
          <w:tcPr>
            <w:tcW w:w="1037" w:type="dxa"/>
          </w:tcPr>
          <w:p w14:paraId="55431009"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08CAFBC5" w14:textId="77777777" w:rsidR="00025031" w:rsidRDefault="00025031" w:rsidP="00025031">
            <w:pPr>
              <w:spacing w:line="360" w:lineRule="auto"/>
              <w:rPr>
                <w:szCs w:val="21"/>
              </w:rPr>
            </w:pPr>
            <w:r>
              <w:rPr>
                <w:rFonts w:hint="eastAsia"/>
                <w:szCs w:val="21"/>
              </w:rPr>
              <w:t>杨、</w:t>
            </w:r>
            <w:r>
              <w:rPr>
                <w:szCs w:val="21"/>
              </w:rPr>
              <w:t>徐</w:t>
            </w:r>
          </w:p>
        </w:tc>
        <w:tc>
          <w:tcPr>
            <w:tcW w:w="1037" w:type="dxa"/>
          </w:tcPr>
          <w:p w14:paraId="6E296784" w14:textId="77777777" w:rsidR="00025031" w:rsidRDefault="00025031" w:rsidP="00025031">
            <w:pPr>
              <w:spacing w:line="360" w:lineRule="auto"/>
              <w:rPr>
                <w:szCs w:val="21"/>
              </w:rPr>
            </w:pPr>
          </w:p>
        </w:tc>
        <w:tc>
          <w:tcPr>
            <w:tcW w:w="1037" w:type="dxa"/>
          </w:tcPr>
          <w:p w14:paraId="45752093" w14:textId="77777777" w:rsidR="00025031" w:rsidRDefault="00025031" w:rsidP="00025031">
            <w:pPr>
              <w:spacing w:line="360" w:lineRule="auto"/>
              <w:rPr>
                <w:szCs w:val="21"/>
              </w:rPr>
            </w:pPr>
            <w:r>
              <w:rPr>
                <w:rFonts w:hint="eastAsia"/>
                <w:szCs w:val="21"/>
              </w:rPr>
              <w:t>叶</w:t>
            </w:r>
          </w:p>
        </w:tc>
        <w:tc>
          <w:tcPr>
            <w:tcW w:w="1037" w:type="dxa"/>
          </w:tcPr>
          <w:p w14:paraId="396F775A" w14:textId="77777777" w:rsidR="00025031" w:rsidRDefault="00025031" w:rsidP="00025031">
            <w:pPr>
              <w:spacing w:line="360" w:lineRule="auto"/>
              <w:rPr>
                <w:szCs w:val="21"/>
              </w:rPr>
            </w:pPr>
          </w:p>
        </w:tc>
        <w:tc>
          <w:tcPr>
            <w:tcW w:w="1037" w:type="dxa"/>
          </w:tcPr>
          <w:p w14:paraId="04428A45" w14:textId="77777777" w:rsidR="00025031" w:rsidRDefault="00025031" w:rsidP="00025031">
            <w:pPr>
              <w:spacing w:line="360" w:lineRule="auto"/>
              <w:rPr>
                <w:szCs w:val="21"/>
              </w:rPr>
            </w:pPr>
            <w:r>
              <w:rPr>
                <w:rFonts w:hint="eastAsia"/>
                <w:szCs w:val="21"/>
              </w:rPr>
              <w:t>叶、</w:t>
            </w:r>
            <w:r>
              <w:rPr>
                <w:szCs w:val="21"/>
              </w:rPr>
              <w:t>杨</w:t>
            </w:r>
            <w:r>
              <w:rPr>
                <w:rFonts w:hint="eastAsia"/>
                <w:szCs w:val="21"/>
              </w:rPr>
              <w:t>、</w:t>
            </w:r>
            <w:r>
              <w:rPr>
                <w:szCs w:val="21"/>
              </w:rPr>
              <w:t>徐</w:t>
            </w:r>
          </w:p>
        </w:tc>
        <w:tc>
          <w:tcPr>
            <w:tcW w:w="1037" w:type="dxa"/>
          </w:tcPr>
          <w:p w14:paraId="07BF32FD"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7F8EDFAB" w14:textId="77777777" w:rsidTr="00025031">
        <w:tc>
          <w:tcPr>
            <w:tcW w:w="1037" w:type="dxa"/>
          </w:tcPr>
          <w:p w14:paraId="0D2DB79C" w14:textId="77777777" w:rsidR="00025031" w:rsidRDefault="00025031" w:rsidP="00025031">
            <w:pPr>
              <w:spacing w:line="360" w:lineRule="auto"/>
              <w:rPr>
                <w:szCs w:val="21"/>
              </w:rPr>
            </w:pPr>
            <w:r>
              <w:rPr>
                <w:rFonts w:hint="eastAsia"/>
                <w:szCs w:val="21"/>
              </w:rPr>
              <w:t>下午</w:t>
            </w:r>
            <w:r>
              <w:rPr>
                <w:rFonts w:hint="eastAsia"/>
                <w:szCs w:val="21"/>
              </w:rPr>
              <w:t>2</w:t>
            </w:r>
          </w:p>
        </w:tc>
        <w:tc>
          <w:tcPr>
            <w:tcW w:w="1037" w:type="dxa"/>
          </w:tcPr>
          <w:p w14:paraId="2DE9A3C1"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773BF2E9" w14:textId="77777777" w:rsidR="00025031" w:rsidRDefault="00025031" w:rsidP="00025031">
            <w:pPr>
              <w:spacing w:line="360" w:lineRule="auto"/>
              <w:rPr>
                <w:szCs w:val="21"/>
              </w:rPr>
            </w:pPr>
            <w:r>
              <w:rPr>
                <w:rFonts w:hint="eastAsia"/>
                <w:szCs w:val="21"/>
              </w:rPr>
              <w:t>杨、</w:t>
            </w:r>
            <w:r>
              <w:rPr>
                <w:szCs w:val="21"/>
              </w:rPr>
              <w:t>徐</w:t>
            </w:r>
          </w:p>
        </w:tc>
        <w:tc>
          <w:tcPr>
            <w:tcW w:w="1037" w:type="dxa"/>
          </w:tcPr>
          <w:p w14:paraId="51E2BFA4" w14:textId="77777777" w:rsidR="00025031" w:rsidRDefault="00025031" w:rsidP="00025031">
            <w:pPr>
              <w:spacing w:line="360" w:lineRule="auto"/>
              <w:rPr>
                <w:szCs w:val="21"/>
              </w:rPr>
            </w:pPr>
          </w:p>
        </w:tc>
        <w:tc>
          <w:tcPr>
            <w:tcW w:w="1037" w:type="dxa"/>
          </w:tcPr>
          <w:p w14:paraId="02DEDF1B" w14:textId="77777777" w:rsidR="00025031" w:rsidRDefault="00025031" w:rsidP="00025031">
            <w:pPr>
              <w:spacing w:line="360" w:lineRule="auto"/>
              <w:rPr>
                <w:szCs w:val="21"/>
              </w:rPr>
            </w:pPr>
            <w:r>
              <w:rPr>
                <w:rFonts w:hint="eastAsia"/>
                <w:szCs w:val="21"/>
              </w:rPr>
              <w:t>沈、叶、</w:t>
            </w:r>
            <w:proofErr w:type="gramStart"/>
            <w:r>
              <w:rPr>
                <w:szCs w:val="21"/>
              </w:rPr>
              <w:t>骆</w:t>
            </w:r>
            <w:proofErr w:type="gramEnd"/>
          </w:p>
        </w:tc>
        <w:tc>
          <w:tcPr>
            <w:tcW w:w="1037" w:type="dxa"/>
          </w:tcPr>
          <w:p w14:paraId="3B21D132" w14:textId="77777777" w:rsidR="00025031" w:rsidRDefault="00025031" w:rsidP="00025031">
            <w:pPr>
              <w:spacing w:line="360" w:lineRule="auto"/>
              <w:rPr>
                <w:szCs w:val="21"/>
              </w:rPr>
            </w:pPr>
          </w:p>
        </w:tc>
        <w:tc>
          <w:tcPr>
            <w:tcW w:w="1037" w:type="dxa"/>
          </w:tcPr>
          <w:p w14:paraId="1B634276" w14:textId="77777777" w:rsidR="00025031" w:rsidRDefault="00025031" w:rsidP="00025031">
            <w:pPr>
              <w:spacing w:line="360" w:lineRule="auto"/>
              <w:rPr>
                <w:szCs w:val="21"/>
              </w:rPr>
            </w:pPr>
            <w:r>
              <w:rPr>
                <w:rFonts w:hint="eastAsia"/>
                <w:szCs w:val="21"/>
              </w:rPr>
              <w:t>叶、</w:t>
            </w:r>
            <w:r>
              <w:rPr>
                <w:szCs w:val="21"/>
              </w:rPr>
              <w:t>杨</w:t>
            </w:r>
            <w:r>
              <w:rPr>
                <w:rFonts w:hint="eastAsia"/>
                <w:szCs w:val="21"/>
              </w:rPr>
              <w:t>、</w:t>
            </w:r>
            <w:r>
              <w:rPr>
                <w:szCs w:val="21"/>
              </w:rPr>
              <w:t>徐</w:t>
            </w:r>
          </w:p>
        </w:tc>
        <w:tc>
          <w:tcPr>
            <w:tcW w:w="1037" w:type="dxa"/>
          </w:tcPr>
          <w:p w14:paraId="49F9646F"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778AEC83" w14:textId="77777777" w:rsidTr="00025031">
        <w:tc>
          <w:tcPr>
            <w:tcW w:w="1037" w:type="dxa"/>
          </w:tcPr>
          <w:p w14:paraId="2727B229" w14:textId="77777777" w:rsidR="00025031" w:rsidRDefault="00025031" w:rsidP="00025031">
            <w:pPr>
              <w:spacing w:line="360" w:lineRule="auto"/>
              <w:rPr>
                <w:szCs w:val="21"/>
              </w:rPr>
            </w:pPr>
            <w:r>
              <w:rPr>
                <w:rFonts w:hint="eastAsia"/>
                <w:szCs w:val="21"/>
              </w:rPr>
              <w:t>晚上</w:t>
            </w:r>
          </w:p>
        </w:tc>
        <w:tc>
          <w:tcPr>
            <w:tcW w:w="1037" w:type="dxa"/>
          </w:tcPr>
          <w:p w14:paraId="38EA9F4B"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1BEDD644" w14:textId="77777777" w:rsidR="00025031" w:rsidRDefault="00025031" w:rsidP="00025031">
            <w:pPr>
              <w:spacing w:line="360" w:lineRule="auto"/>
              <w:rPr>
                <w:szCs w:val="21"/>
              </w:rPr>
            </w:pPr>
            <w:r>
              <w:rPr>
                <w:rFonts w:hint="eastAsia"/>
                <w:szCs w:val="21"/>
              </w:rPr>
              <w:t>沈、叶、</w:t>
            </w:r>
            <w:r>
              <w:rPr>
                <w:szCs w:val="21"/>
              </w:rPr>
              <w:t>杨</w:t>
            </w:r>
            <w:r>
              <w:rPr>
                <w:rFonts w:hint="eastAsia"/>
                <w:szCs w:val="21"/>
              </w:rPr>
              <w:t>、</w:t>
            </w:r>
            <w:r>
              <w:rPr>
                <w:szCs w:val="21"/>
              </w:rPr>
              <w:t>徐</w:t>
            </w:r>
          </w:p>
        </w:tc>
        <w:tc>
          <w:tcPr>
            <w:tcW w:w="1037" w:type="dxa"/>
          </w:tcPr>
          <w:p w14:paraId="0E41B643" w14:textId="77777777" w:rsidR="00025031" w:rsidRDefault="00025031" w:rsidP="00025031">
            <w:pPr>
              <w:spacing w:line="360" w:lineRule="auto"/>
              <w:rPr>
                <w:szCs w:val="21"/>
              </w:rPr>
            </w:pPr>
            <w:r>
              <w:rPr>
                <w:rFonts w:hint="eastAsia"/>
                <w:szCs w:val="21"/>
              </w:rPr>
              <w:t>沈、叶、</w:t>
            </w:r>
            <w:r>
              <w:rPr>
                <w:szCs w:val="21"/>
              </w:rPr>
              <w:t>杨</w:t>
            </w:r>
            <w:r>
              <w:rPr>
                <w:rFonts w:hint="eastAsia"/>
                <w:szCs w:val="21"/>
              </w:rPr>
              <w:t>、</w:t>
            </w:r>
            <w:r>
              <w:rPr>
                <w:szCs w:val="21"/>
              </w:rPr>
              <w:t>徐</w:t>
            </w:r>
          </w:p>
        </w:tc>
        <w:tc>
          <w:tcPr>
            <w:tcW w:w="1037" w:type="dxa"/>
          </w:tcPr>
          <w:p w14:paraId="09F9EDBA" w14:textId="77777777" w:rsidR="00025031" w:rsidRDefault="00025031" w:rsidP="00025031">
            <w:pPr>
              <w:spacing w:line="360" w:lineRule="auto"/>
              <w:rPr>
                <w:szCs w:val="21"/>
              </w:rPr>
            </w:pPr>
            <w:proofErr w:type="gramStart"/>
            <w:r>
              <w:rPr>
                <w:rFonts w:hint="eastAsia"/>
                <w:szCs w:val="21"/>
              </w:rPr>
              <w:t>骆</w:t>
            </w:r>
            <w:proofErr w:type="gramEnd"/>
          </w:p>
        </w:tc>
        <w:tc>
          <w:tcPr>
            <w:tcW w:w="1037" w:type="dxa"/>
          </w:tcPr>
          <w:p w14:paraId="5421B3B0" w14:textId="77777777" w:rsidR="00025031" w:rsidRDefault="00025031" w:rsidP="00025031">
            <w:pPr>
              <w:spacing w:line="360" w:lineRule="auto"/>
              <w:rPr>
                <w:szCs w:val="21"/>
              </w:rPr>
            </w:pPr>
            <w:r>
              <w:rPr>
                <w:rFonts w:hint="eastAsia"/>
                <w:szCs w:val="21"/>
              </w:rPr>
              <w:t>沈、叶、</w:t>
            </w:r>
            <w:proofErr w:type="gramStart"/>
            <w:r>
              <w:rPr>
                <w:szCs w:val="21"/>
              </w:rPr>
              <w:t>骆</w:t>
            </w:r>
            <w:proofErr w:type="gramEnd"/>
            <w:r>
              <w:rPr>
                <w:rFonts w:hint="eastAsia"/>
                <w:szCs w:val="21"/>
              </w:rPr>
              <w:t>、</w:t>
            </w:r>
            <w:r>
              <w:rPr>
                <w:szCs w:val="21"/>
              </w:rPr>
              <w:t>杨</w:t>
            </w:r>
          </w:p>
        </w:tc>
        <w:tc>
          <w:tcPr>
            <w:tcW w:w="1037" w:type="dxa"/>
          </w:tcPr>
          <w:p w14:paraId="2BF74CD7" w14:textId="77777777" w:rsidR="00025031" w:rsidRDefault="00025031" w:rsidP="00025031">
            <w:pPr>
              <w:spacing w:line="360" w:lineRule="auto"/>
              <w:rPr>
                <w:szCs w:val="21"/>
              </w:rPr>
            </w:pPr>
            <w:r>
              <w:rPr>
                <w:rFonts w:hint="eastAsia"/>
                <w:szCs w:val="21"/>
              </w:rPr>
              <w:t>沈</w:t>
            </w:r>
            <w:r>
              <w:rPr>
                <w:szCs w:val="21"/>
              </w:rPr>
              <w:t>、</w:t>
            </w:r>
            <w:r>
              <w:rPr>
                <w:rFonts w:hint="eastAsia"/>
                <w:szCs w:val="21"/>
              </w:rPr>
              <w:t>叶、</w:t>
            </w:r>
            <w:proofErr w:type="gramStart"/>
            <w:r>
              <w:rPr>
                <w:szCs w:val="21"/>
              </w:rPr>
              <w:t>骆</w:t>
            </w:r>
            <w:proofErr w:type="gramEnd"/>
            <w:r>
              <w:rPr>
                <w:rFonts w:hint="eastAsia"/>
                <w:szCs w:val="21"/>
              </w:rPr>
              <w:t>、</w:t>
            </w:r>
            <w:r>
              <w:rPr>
                <w:szCs w:val="21"/>
              </w:rPr>
              <w:t>徐</w:t>
            </w:r>
          </w:p>
        </w:tc>
        <w:tc>
          <w:tcPr>
            <w:tcW w:w="1037" w:type="dxa"/>
          </w:tcPr>
          <w:p w14:paraId="494BAF25"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4FC7B4A5" w14:textId="77777777" w:rsidTr="00025031">
        <w:tc>
          <w:tcPr>
            <w:tcW w:w="8296" w:type="dxa"/>
            <w:gridSpan w:val="8"/>
          </w:tcPr>
          <w:p w14:paraId="27A06822" w14:textId="77777777" w:rsidR="00025031" w:rsidRDefault="00025031" w:rsidP="00025031">
            <w:pPr>
              <w:spacing w:line="360" w:lineRule="auto"/>
            </w:pPr>
            <w:r>
              <w:rPr>
                <w:rFonts w:hint="eastAsia"/>
              </w:rPr>
              <w:t>场地资源</w:t>
            </w:r>
          </w:p>
        </w:tc>
      </w:tr>
      <w:tr w:rsidR="00025031" w14:paraId="3CDDF78E" w14:textId="77777777" w:rsidTr="00025031">
        <w:tc>
          <w:tcPr>
            <w:tcW w:w="4148" w:type="dxa"/>
            <w:gridSpan w:val="4"/>
          </w:tcPr>
          <w:p w14:paraId="3B6A050B" w14:textId="77777777" w:rsidR="00025031" w:rsidRDefault="00025031" w:rsidP="00025031">
            <w:pPr>
              <w:spacing w:line="360" w:lineRule="auto"/>
            </w:pPr>
            <w:r>
              <w:rPr>
                <w:rFonts w:hint="eastAsia"/>
              </w:rPr>
              <w:t>会议室</w:t>
            </w:r>
          </w:p>
        </w:tc>
        <w:tc>
          <w:tcPr>
            <w:tcW w:w="4148" w:type="dxa"/>
            <w:gridSpan w:val="4"/>
          </w:tcPr>
          <w:p w14:paraId="6D504E6F" w14:textId="77777777" w:rsidR="00025031" w:rsidRDefault="00025031" w:rsidP="00025031">
            <w:pPr>
              <w:spacing w:line="360" w:lineRule="auto"/>
            </w:pPr>
            <w:r>
              <w:rPr>
                <w:rFonts w:hint="eastAsia"/>
              </w:rPr>
              <w:t>周二</w:t>
            </w:r>
            <w:r>
              <w:t>晚，周五晚</w:t>
            </w:r>
          </w:p>
        </w:tc>
      </w:tr>
    </w:tbl>
    <w:p w14:paraId="48CFFC6A" w14:textId="506D59FE" w:rsidR="00574C23" w:rsidRDefault="00947F56">
      <w:pPr>
        <w:pStyle w:val="1"/>
      </w:pPr>
      <w:bookmarkStart w:id="121" w:name="_Toc529733596"/>
      <w:r>
        <w:rPr>
          <w:rFonts w:hint="eastAsia"/>
        </w:rPr>
        <w:lastRenderedPageBreak/>
        <w:t>8</w:t>
      </w:r>
      <w:r>
        <w:t xml:space="preserve"> </w:t>
      </w:r>
      <w:r>
        <w:rPr>
          <w:rFonts w:hint="eastAsia"/>
        </w:rPr>
        <w:t>风险管理计划</w:t>
      </w:r>
      <w:bookmarkEnd w:id="121"/>
    </w:p>
    <w:p w14:paraId="0E2243C3" w14:textId="0387CE4A" w:rsidR="00025031" w:rsidRDefault="00025031" w:rsidP="003F1F9C">
      <w:pPr>
        <w:pStyle w:val="2"/>
      </w:pPr>
      <w:bookmarkStart w:id="122" w:name="_Toc529733597"/>
      <w:r w:rsidRPr="00025031">
        <w:rPr>
          <w:rFonts w:hint="eastAsia"/>
        </w:rPr>
        <w:t>8.1</w:t>
      </w:r>
      <w:r>
        <w:rPr>
          <w:rFonts w:hint="eastAsia"/>
        </w:rPr>
        <w:t xml:space="preserve"> 风险类别定义</w:t>
      </w:r>
      <w:bookmarkEnd w:id="122"/>
    </w:p>
    <w:tbl>
      <w:tblPr>
        <w:tblW w:w="79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701"/>
        <w:gridCol w:w="5386"/>
      </w:tblGrid>
      <w:tr w:rsidR="00025031" w14:paraId="6FAF479E" w14:textId="77777777" w:rsidTr="00025031">
        <w:tc>
          <w:tcPr>
            <w:tcW w:w="880" w:type="dxa"/>
          </w:tcPr>
          <w:p w14:paraId="366EBE16" w14:textId="77777777" w:rsidR="00025031" w:rsidRDefault="00025031" w:rsidP="00025031">
            <w:pPr>
              <w:spacing w:line="360" w:lineRule="auto"/>
              <w:jc w:val="center"/>
              <w:rPr>
                <w:b/>
                <w:bCs/>
                <w:color w:val="000000"/>
                <w:sz w:val="24"/>
                <w:szCs w:val="21"/>
              </w:rPr>
            </w:pPr>
            <w:r>
              <w:rPr>
                <w:rFonts w:hint="eastAsia"/>
                <w:b/>
                <w:bCs/>
                <w:color w:val="000000"/>
                <w:sz w:val="24"/>
                <w:szCs w:val="21"/>
              </w:rPr>
              <w:t>序号</w:t>
            </w:r>
          </w:p>
        </w:tc>
        <w:tc>
          <w:tcPr>
            <w:tcW w:w="1701" w:type="dxa"/>
            <w:shd w:val="clear" w:color="auto" w:fill="auto"/>
          </w:tcPr>
          <w:p w14:paraId="517F24AD" w14:textId="77777777" w:rsidR="00025031" w:rsidRDefault="00025031" w:rsidP="00025031">
            <w:pPr>
              <w:spacing w:line="360" w:lineRule="auto"/>
              <w:jc w:val="center"/>
              <w:rPr>
                <w:b/>
                <w:bCs/>
                <w:color w:val="000000"/>
                <w:sz w:val="24"/>
                <w:szCs w:val="21"/>
              </w:rPr>
            </w:pPr>
            <w:r>
              <w:rPr>
                <w:rFonts w:hint="eastAsia"/>
                <w:b/>
                <w:bCs/>
                <w:color w:val="000000"/>
                <w:sz w:val="24"/>
                <w:szCs w:val="21"/>
              </w:rPr>
              <w:t>风险类别</w:t>
            </w:r>
          </w:p>
        </w:tc>
        <w:tc>
          <w:tcPr>
            <w:tcW w:w="5386" w:type="dxa"/>
          </w:tcPr>
          <w:p w14:paraId="15AED85E" w14:textId="77777777" w:rsidR="00025031" w:rsidRDefault="00025031" w:rsidP="00025031">
            <w:pPr>
              <w:spacing w:line="360" w:lineRule="auto"/>
              <w:jc w:val="center"/>
              <w:rPr>
                <w:b/>
                <w:bCs/>
                <w:color w:val="000000"/>
                <w:sz w:val="24"/>
                <w:szCs w:val="21"/>
              </w:rPr>
            </w:pPr>
            <w:r>
              <w:rPr>
                <w:rFonts w:hint="eastAsia"/>
                <w:b/>
                <w:bCs/>
                <w:color w:val="000000"/>
                <w:sz w:val="24"/>
                <w:szCs w:val="21"/>
              </w:rPr>
              <w:t>描述</w:t>
            </w:r>
          </w:p>
        </w:tc>
      </w:tr>
      <w:tr w:rsidR="00025031" w14:paraId="44A063C6" w14:textId="77777777" w:rsidTr="00025031">
        <w:tc>
          <w:tcPr>
            <w:tcW w:w="880" w:type="dxa"/>
            <w:vAlign w:val="center"/>
          </w:tcPr>
          <w:p w14:paraId="325B5E74" w14:textId="77777777" w:rsidR="00025031" w:rsidRDefault="00025031" w:rsidP="00025031">
            <w:pPr>
              <w:spacing w:line="360" w:lineRule="auto"/>
              <w:jc w:val="center"/>
              <w:rPr>
                <w:szCs w:val="21"/>
              </w:rPr>
            </w:pPr>
            <w:r>
              <w:rPr>
                <w:rFonts w:hint="eastAsia"/>
                <w:szCs w:val="21"/>
              </w:rPr>
              <w:t>1</w:t>
            </w:r>
          </w:p>
        </w:tc>
        <w:tc>
          <w:tcPr>
            <w:tcW w:w="1701" w:type="dxa"/>
            <w:shd w:val="clear" w:color="auto" w:fill="auto"/>
            <w:vAlign w:val="center"/>
          </w:tcPr>
          <w:p w14:paraId="76434AE6" w14:textId="77777777" w:rsidR="00025031" w:rsidRDefault="00025031" w:rsidP="00025031">
            <w:pPr>
              <w:spacing w:line="360" w:lineRule="auto"/>
              <w:jc w:val="center"/>
              <w:rPr>
                <w:szCs w:val="21"/>
              </w:rPr>
            </w:pPr>
            <w:r>
              <w:rPr>
                <w:rFonts w:hint="eastAsia"/>
                <w:szCs w:val="21"/>
              </w:rPr>
              <w:t>技术风险</w:t>
            </w:r>
          </w:p>
        </w:tc>
        <w:tc>
          <w:tcPr>
            <w:tcW w:w="5386" w:type="dxa"/>
          </w:tcPr>
          <w:p w14:paraId="0E9D53B1" w14:textId="77777777" w:rsidR="00025031" w:rsidRDefault="00025031" w:rsidP="00025031">
            <w:pPr>
              <w:spacing w:line="360" w:lineRule="auto"/>
              <w:rPr>
                <w:szCs w:val="21"/>
              </w:rPr>
            </w:pPr>
            <w:r>
              <w:rPr>
                <w:szCs w:val="21"/>
              </w:rPr>
              <w:t>通常包括</w:t>
            </w:r>
            <w:r>
              <w:rPr>
                <w:rFonts w:hint="eastAsia"/>
                <w:szCs w:val="21"/>
              </w:rPr>
              <w:t>范围定义、需求定义、估算、假设、制约因素、技术过程、技术、技术联系等方面</w:t>
            </w:r>
          </w:p>
        </w:tc>
      </w:tr>
      <w:tr w:rsidR="00025031" w14:paraId="5BB508EC" w14:textId="77777777" w:rsidTr="00025031">
        <w:tc>
          <w:tcPr>
            <w:tcW w:w="880" w:type="dxa"/>
            <w:vAlign w:val="center"/>
          </w:tcPr>
          <w:p w14:paraId="58207ECA" w14:textId="77777777" w:rsidR="00025031" w:rsidRDefault="00025031" w:rsidP="00025031">
            <w:pPr>
              <w:spacing w:line="360" w:lineRule="auto"/>
              <w:jc w:val="center"/>
              <w:rPr>
                <w:szCs w:val="21"/>
              </w:rPr>
            </w:pPr>
            <w:r>
              <w:rPr>
                <w:rFonts w:hint="eastAsia"/>
                <w:szCs w:val="21"/>
              </w:rPr>
              <w:t>2</w:t>
            </w:r>
          </w:p>
        </w:tc>
        <w:tc>
          <w:tcPr>
            <w:tcW w:w="1701" w:type="dxa"/>
            <w:shd w:val="clear" w:color="auto" w:fill="auto"/>
            <w:vAlign w:val="center"/>
          </w:tcPr>
          <w:p w14:paraId="71ACFFBE" w14:textId="77777777" w:rsidR="00025031" w:rsidRDefault="00025031" w:rsidP="00025031">
            <w:pPr>
              <w:spacing w:line="360" w:lineRule="auto"/>
              <w:jc w:val="center"/>
              <w:rPr>
                <w:szCs w:val="21"/>
              </w:rPr>
            </w:pPr>
            <w:r>
              <w:rPr>
                <w:rFonts w:hint="eastAsia"/>
                <w:szCs w:val="21"/>
              </w:rPr>
              <w:t>管理风险</w:t>
            </w:r>
          </w:p>
        </w:tc>
        <w:tc>
          <w:tcPr>
            <w:tcW w:w="5386" w:type="dxa"/>
          </w:tcPr>
          <w:p w14:paraId="14DC1F9A" w14:textId="77777777" w:rsidR="00025031" w:rsidRDefault="00025031" w:rsidP="00025031">
            <w:pPr>
              <w:spacing w:line="360" w:lineRule="auto"/>
              <w:rPr>
                <w:szCs w:val="21"/>
              </w:rPr>
            </w:pPr>
            <w:r>
              <w:rPr>
                <w:szCs w:val="21"/>
              </w:rPr>
              <w:t>通常</w:t>
            </w:r>
            <w:r>
              <w:rPr>
                <w:rFonts w:hint="eastAsia"/>
                <w:szCs w:val="21"/>
              </w:rPr>
              <w:t>包括项目管理、项目组合管理、运营管理、组织、提供资源、沟通等方面</w:t>
            </w:r>
          </w:p>
        </w:tc>
      </w:tr>
      <w:tr w:rsidR="00025031" w14:paraId="7542717D" w14:textId="77777777" w:rsidTr="00025031">
        <w:tc>
          <w:tcPr>
            <w:tcW w:w="880" w:type="dxa"/>
            <w:vAlign w:val="center"/>
          </w:tcPr>
          <w:p w14:paraId="4B24257E" w14:textId="77777777" w:rsidR="00025031" w:rsidRDefault="00025031" w:rsidP="00025031">
            <w:pPr>
              <w:spacing w:line="360" w:lineRule="auto"/>
              <w:jc w:val="center"/>
              <w:rPr>
                <w:szCs w:val="21"/>
              </w:rPr>
            </w:pPr>
            <w:r>
              <w:rPr>
                <w:rFonts w:hint="eastAsia"/>
                <w:szCs w:val="21"/>
              </w:rPr>
              <w:t>3</w:t>
            </w:r>
          </w:p>
        </w:tc>
        <w:tc>
          <w:tcPr>
            <w:tcW w:w="1701" w:type="dxa"/>
            <w:shd w:val="clear" w:color="auto" w:fill="auto"/>
            <w:vAlign w:val="center"/>
          </w:tcPr>
          <w:p w14:paraId="44BF31DC" w14:textId="77777777" w:rsidR="00025031" w:rsidRDefault="00025031" w:rsidP="00025031">
            <w:pPr>
              <w:spacing w:line="360" w:lineRule="auto"/>
              <w:jc w:val="center"/>
              <w:rPr>
                <w:szCs w:val="21"/>
              </w:rPr>
            </w:pPr>
            <w:r>
              <w:rPr>
                <w:rFonts w:hint="eastAsia"/>
                <w:szCs w:val="21"/>
              </w:rPr>
              <w:t>商业风险</w:t>
            </w:r>
          </w:p>
        </w:tc>
        <w:tc>
          <w:tcPr>
            <w:tcW w:w="5386" w:type="dxa"/>
          </w:tcPr>
          <w:p w14:paraId="75E88BA7" w14:textId="77777777" w:rsidR="00025031" w:rsidRDefault="00025031" w:rsidP="00025031">
            <w:pPr>
              <w:spacing w:line="360" w:lineRule="auto"/>
              <w:rPr>
                <w:szCs w:val="21"/>
              </w:rPr>
            </w:pPr>
            <w:r>
              <w:rPr>
                <w:szCs w:val="21"/>
              </w:rPr>
              <w:t>通常包括</w:t>
            </w:r>
            <w:r>
              <w:rPr>
                <w:rFonts w:hint="eastAsia"/>
                <w:szCs w:val="21"/>
              </w:rPr>
              <w:t>采购、客户稳定性等方面</w:t>
            </w:r>
          </w:p>
        </w:tc>
      </w:tr>
      <w:tr w:rsidR="00025031" w14:paraId="198E387C" w14:textId="77777777" w:rsidTr="00025031">
        <w:tc>
          <w:tcPr>
            <w:tcW w:w="880" w:type="dxa"/>
            <w:vAlign w:val="center"/>
          </w:tcPr>
          <w:p w14:paraId="1108B0F0" w14:textId="77777777" w:rsidR="00025031" w:rsidRDefault="00025031" w:rsidP="00025031">
            <w:pPr>
              <w:spacing w:line="360" w:lineRule="auto"/>
              <w:jc w:val="center"/>
              <w:rPr>
                <w:szCs w:val="21"/>
              </w:rPr>
            </w:pPr>
            <w:r>
              <w:rPr>
                <w:rFonts w:hint="eastAsia"/>
                <w:szCs w:val="21"/>
              </w:rPr>
              <w:t>4</w:t>
            </w:r>
          </w:p>
        </w:tc>
        <w:tc>
          <w:tcPr>
            <w:tcW w:w="1701" w:type="dxa"/>
            <w:shd w:val="clear" w:color="auto" w:fill="auto"/>
            <w:vAlign w:val="center"/>
          </w:tcPr>
          <w:p w14:paraId="1578A9A7" w14:textId="77777777" w:rsidR="00025031" w:rsidRDefault="00025031" w:rsidP="00025031">
            <w:pPr>
              <w:spacing w:line="360" w:lineRule="auto"/>
              <w:jc w:val="center"/>
              <w:rPr>
                <w:szCs w:val="21"/>
              </w:rPr>
            </w:pPr>
            <w:r>
              <w:rPr>
                <w:rFonts w:hint="eastAsia"/>
                <w:szCs w:val="21"/>
              </w:rPr>
              <w:t>外部风险</w:t>
            </w:r>
          </w:p>
        </w:tc>
        <w:tc>
          <w:tcPr>
            <w:tcW w:w="5386" w:type="dxa"/>
          </w:tcPr>
          <w:p w14:paraId="51112390" w14:textId="77777777" w:rsidR="00025031" w:rsidRDefault="00025031" w:rsidP="00025031">
            <w:pPr>
              <w:spacing w:line="360" w:lineRule="auto"/>
              <w:rPr>
                <w:szCs w:val="21"/>
              </w:rPr>
            </w:pPr>
            <w:r>
              <w:rPr>
                <w:rFonts w:hint="eastAsia"/>
                <w:szCs w:val="21"/>
              </w:rPr>
              <w:t>通常包括法律、地点、设施、天气、竞争、监管等方面</w:t>
            </w:r>
          </w:p>
        </w:tc>
      </w:tr>
    </w:tbl>
    <w:p w14:paraId="6807DCD3" w14:textId="3650297C" w:rsidR="00025031" w:rsidRDefault="00025031" w:rsidP="003F1F9C">
      <w:pPr>
        <w:pStyle w:val="2"/>
      </w:pPr>
      <w:bookmarkStart w:id="123" w:name="_Toc529733598"/>
      <w:r w:rsidRPr="00025031">
        <w:rPr>
          <w:rFonts w:hint="eastAsia"/>
        </w:rPr>
        <w:t>8.2</w:t>
      </w:r>
      <w:r>
        <w:t xml:space="preserve"> </w:t>
      </w:r>
      <w:r>
        <w:rPr>
          <w:rFonts w:hint="eastAsia"/>
        </w:rPr>
        <w:t>风险概率和影响定义</w:t>
      </w:r>
      <w:bookmarkEnd w:id="123"/>
    </w:p>
    <w:tbl>
      <w:tblPr>
        <w:tblW w:w="80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13"/>
        <w:gridCol w:w="855"/>
        <w:gridCol w:w="1139"/>
        <w:gridCol w:w="1880"/>
        <w:gridCol w:w="1763"/>
      </w:tblGrid>
      <w:tr w:rsidR="00025031" w14:paraId="6CCAB22C" w14:textId="77777777" w:rsidTr="00025031">
        <w:trPr>
          <w:trHeight w:val="510"/>
          <w:jc w:val="center"/>
        </w:trPr>
        <w:tc>
          <w:tcPr>
            <w:tcW w:w="992" w:type="dxa"/>
            <w:shd w:val="clear" w:color="auto" w:fill="auto"/>
            <w:vAlign w:val="center"/>
          </w:tcPr>
          <w:p w14:paraId="077C9BA9" w14:textId="77777777" w:rsidR="00025031" w:rsidRDefault="00025031" w:rsidP="00025031">
            <w:pPr>
              <w:spacing w:line="360" w:lineRule="auto"/>
              <w:rPr>
                <w:szCs w:val="21"/>
              </w:rPr>
            </w:pPr>
          </w:p>
        </w:tc>
        <w:tc>
          <w:tcPr>
            <w:tcW w:w="1413" w:type="dxa"/>
            <w:shd w:val="clear" w:color="auto" w:fill="auto"/>
            <w:vAlign w:val="center"/>
          </w:tcPr>
          <w:p w14:paraId="526C62E8" w14:textId="77777777" w:rsidR="00025031" w:rsidRDefault="00025031" w:rsidP="00025031">
            <w:pPr>
              <w:spacing w:line="360" w:lineRule="auto"/>
              <w:jc w:val="center"/>
              <w:rPr>
                <w:b/>
                <w:bCs/>
                <w:color w:val="000000"/>
                <w:sz w:val="24"/>
                <w:szCs w:val="21"/>
              </w:rPr>
            </w:pPr>
            <w:r>
              <w:rPr>
                <w:rFonts w:hint="eastAsia"/>
                <w:b/>
                <w:bCs/>
                <w:color w:val="000000"/>
                <w:sz w:val="24"/>
                <w:szCs w:val="21"/>
              </w:rPr>
              <w:t>定性描述</w:t>
            </w:r>
          </w:p>
        </w:tc>
        <w:tc>
          <w:tcPr>
            <w:tcW w:w="855" w:type="dxa"/>
            <w:shd w:val="clear" w:color="auto" w:fill="auto"/>
            <w:vAlign w:val="center"/>
          </w:tcPr>
          <w:p w14:paraId="231B472F" w14:textId="77777777" w:rsidR="00025031" w:rsidRDefault="00025031" w:rsidP="00025031">
            <w:pPr>
              <w:spacing w:line="360" w:lineRule="auto"/>
              <w:jc w:val="center"/>
              <w:rPr>
                <w:b/>
                <w:bCs/>
                <w:color w:val="000000"/>
                <w:sz w:val="24"/>
                <w:szCs w:val="21"/>
              </w:rPr>
            </w:pPr>
            <w:r>
              <w:rPr>
                <w:rFonts w:hint="eastAsia"/>
                <w:b/>
                <w:bCs/>
                <w:color w:val="000000"/>
                <w:sz w:val="24"/>
                <w:szCs w:val="21"/>
              </w:rPr>
              <w:t>进度</w:t>
            </w:r>
          </w:p>
        </w:tc>
        <w:tc>
          <w:tcPr>
            <w:tcW w:w="1139" w:type="dxa"/>
            <w:shd w:val="clear" w:color="auto" w:fill="auto"/>
            <w:vAlign w:val="center"/>
          </w:tcPr>
          <w:p w14:paraId="688694F0" w14:textId="77777777" w:rsidR="00025031" w:rsidRDefault="00025031" w:rsidP="00025031">
            <w:pPr>
              <w:spacing w:line="360" w:lineRule="auto"/>
              <w:jc w:val="center"/>
              <w:rPr>
                <w:b/>
                <w:bCs/>
                <w:color w:val="000000"/>
                <w:sz w:val="24"/>
                <w:szCs w:val="21"/>
              </w:rPr>
            </w:pPr>
            <w:r>
              <w:rPr>
                <w:rFonts w:hint="eastAsia"/>
                <w:b/>
                <w:bCs/>
                <w:color w:val="000000"/>
                <w:sz w:val="24"/>
                <w:szCs w:val="21"/>
              </w:rPr>
              <w:t>成本</w:t>
            </w:r>
          </w:p>
        </w:tc>
        <w:tc>
          <w:tcPr>
            <w:tcW w:w="1880" w:type="dxa"/>
            <w:shd w:val="clear" w:color="auto" w:fill="auto"/>
            <w:vAlign w:val="center"/>
          </w:tcPr>
          <w:p w14:paraId="0E0CA43E" w14:textId="77777777" w:rsidR="00025031" w:rsidRDefault="00025031" w:rsidP="00025031">
            <w:pPr>
              <w:spacing w:line="360" w:lineRule="auto"/>
              <w:jc w:val="center"/>
              <w:rPr>
                <w:b/>
                <w:bCs/>
                <w:color w:val="000000"/>
                <w:sz w:val="24"/>
                <w:szCs w:val="21"/>
              </w:rPr>
            </w:pPr>
            <w:r>
              <w:rPr>
                <w:rFonts w:hint="eastAsia"/>
                <w:b/>
                <w:bCs/>
                <w:color w:val="000000"/>
                <w:sz w:val="24"/>
                <w:szCs w:val="21"/>
              </w:rPr>
              <w:t>质量</w:t>
            </w:r>
          </w:p>
        </w:tc>
        <w:tc>
          <w:tcPr>
            <w:tcW w:w="1763" w:type="dxa"/>
            <w:shd w:val="clear" w:color="auto" w:fill="auto"/>
            <w:vAlign w:val="center"/>
          </w:tcPr>
          <w:p w14:paraId="160584F7" w14:textId="77777777" w:rsidR="00025031" w:rsidRDefault="00025031" w:rsidP="00025031">
            <w:pPr>
              <w:spacing w:line="360" w:lineRule="auto"/>
              <w:jc w:val="center"/>
              <w:rPr>
                <w:b/>
                <w:bCs/>
                <w:color w:val="000000"/>
                <w:sz w:val="24"/>
                <w:szCs w:val="21"/>
              </w:rPr>
            </w:pPr>
            <w:r>
              <w:rPr>
                <w:rFonts w:hint="eastAsia"/>
                <w:b/>
                <w:bCs/>
                <w:color w:val="000000"/>
                <w:sz w:val="24"/>
                <w:szCs w:val="21"/>
              </w:rPr>
              <w:t>范围</w:t>
            </w:r>
          </w:p>
        </w:tc>
      </w:tr>
      <w:tr w:rsidR="00025031" w14:paraId="75FDA881" w14:textId="77777777" w:rsidTr="00025031">
        <w:trPr>
          <w:trHeight w:val="510"/>
          <w:jc w:val="center"/>
        </w:trPr>
        <w:tc>
          <w:tcPr>
            <w:tcW w:w="992" w:type="dxa"/>
            <w:vMerge w:val="restart"/>
            <w:shd w:val="clear" w:color="auto" w:fill="auto"/>
            <w:vAlign w:val="center"/>
          </w:tcPr>
          <w:p w14:paraId="372235E6" w14:textId="77777777" w:rsidR="00025031" w:rsidRDefault="00025031" w:rsidP="00025031">
            <w:pPr>
              <w:spacing w:line="360" w:lineRule="auto"/>
              <w:jc w:val="center"/>
              <w:rPr>
                <w:b/>
                <w:bCs/>
                <w:szCs w:val="21"/>
              </w:rPr>
            </w:pPr>
            <w:r>
              <w:rPr>
                <w:rFonts w:hint="eastAsia"/>
                <w:b/>
                <w:bCs/>
                <w:szCs w:val="21"/>
              </w:rPr>
              <w:t>影响</w:t>
            </w:r>
          </w:p>
        </w:tc>
        <w:tc>
          <w:tcPr>
            <w:tcW w:w="1413" w:type="dxa"/>
            <w:shd w:val="clear" w:color="auto" w:fill="auto"/>
            <w:vAlign w:val="center"/>
          </w:tcPr>
          <w:p w14:paraId="367A9265" w14:textId="77777777" w:rsidR="00025031" w:rsidRDefault="00025031" w:rsidP="00025031">
            <w:pPr>
              <w:spacing w:line="360" w:lineRule="auto"/>
              <w:rPr>
                <w:szCs w:val="21"/>
              </w:rPr>
            </w:pPr>
            <w:r>
              <w:rPr>
                <w:rFonts w:hint="eastAsia"/>
                <w:szCs w:val="21"/>
              </w:rPr>
              <w:t>高</w:t>
            </w:r>
          </w:p>
        </w:tc>
        <w:tc>
          <w:tcPr>
            <w:tcW w:w="855" w:type="dxa"/>
            <w:shd w:val="clear" w:color="auto" w:fill="auto"/>
            <w:vAlign w:val="center"/>
          </w:tcPr>
          <w:p w14:paraId="174EFE5E" w14:textId="77777777" w:rsidR="00025031" w:rsidRDefault="00025031" w:rsidP="00025031">
            <w:pPr>
              <w:spacing w:line="360" w:lineRule="auto"/>
              <w:rPr>
                <w:szCs w:val="21"/>
              </w:rPr>
            </w:pPr>
            <w:r>
              <w:rPr>
                <w:rFonts w:hint="eastAsia"/>
                <w:szCs w:val="21"/>
              </w:rPr>
              <w:t>进度延期半个月以上</w:t>
            </w:r>
          </w:p>
        </w:tc>
        <w:tc>
          <w:tcPr>
            <w:tcW w:w="1139" w:type="dxa"/>
            <w:shd w:val="clear" w:color="auto" w:fill="auto"/>
            <w:vAlign w:val="center"/>
          </w:tcPr>
          <w:p w14:paraId="4C810F2D" w14:textId="77777777" w:rsidR="00025031" w:rsidRDefault="00025031" w:rsidP="00025031">
            <w:pPr>
              <w:spacing w:line="360" w:lineRule="auto"/>
              <w:rPr>
                <w:szCs w:val="21"/>
              </w:rPr>
            </w:pPr>
            <w:r>
              <w:rPr>
                <w:rFonts w:hint="eastAsia"/>
                <w:szCs w:val="21"/>
              </w:rPr>
              <w:t>成本超支</w:t>
            </w:r>
            <w:r>
              <w:rPr>
                <w:szCs w:val="21"/>
              </w:rPr>
              <w:t>20%</w:t>
            </w:r>
          </w:p>
        </w:tc>
        <w:tc>
          <w:tcPr>
            <w:tcW w:w="1880" w:type="dxa"/>
            <w:shd w:val="clear" w:color="auto" w:fill="auto"/>
            <w:vAlign w:val="center"/>
          </w:tcPr>
          <w:p w14:paraId="0E2FFF93" w14:textId="77777777" w:rsidR="00025031" w:rsidRDefault="00025031" w:rsidP="00025031">
            <w:pPr>
              <w:spacing w:line="360" w:lineRule="auto"/>
              <w:rPr>
                <w:szCs w:val="21"/>
              </w:rPr>
            </w:pPr>
            <w:r>
              <w:rPr>
                <w:rFonts w:hint="eastAsia"/>
                <w:szCs w:val="21"/>
              </w:rPr>
              <w:t>项目最终结果实际无法使用</w:t>
            </w:r>
          </w:p>
        </w:tc>
        <w:tc>
          <w:tcPr>
            <w:tcW w:w="1763" w:type="dxa"/>
            <w:shd w:val="clear" w:color="auto" w:fill="auto"/>
            <w:vAlign w:val="center"/>
          </w:tcPr>
          <w:p w14:paraId="626C7627" w14:textId="77777777" w:rsidR="00025031" w:rsidRDefault="00025031" w:rsidP="00025031">
            <w:pPr>
              <w:spacing w:line="360" w:lineRule="auto"/>
              <w:rPr>
                <w:szCs w:val="21"/>
              </w:rPr>
            </w:pPr>
            <w:r>
              <w:rPr>
                <w:rFonts w:hint="eastAsia"/>
                <w:szCs w:val="21"/>
              </w:rPr>
              <w:t>每月重大变更大于</w:t>
            </w:r>
            <w:r>
              <w:rPr>
                <w:szCs w:val="21"/>
              </w:rPr>
              <w:t>3</w:t>
            </w:r>
            <w:r>
              <w:rPr>
                <w:rFonts w:hint="eastAsia"/>
                <w:szCs w:val="21"/>
              </w:rPr>
              <w:t>起</w:t>
            </w:r>
          </w:p>
        </w:tc>
      </w:tr>
      <w:tr w:rsidR="00025031" w14:paraId="4399C055" w14:textId="77777777" w:rsidTr="00025031">
        <w:trPr>
          <w:trHeight w:val="510"/>
          <w:jc w:val="center"/>
        </w:trPr>
        <w:tc>
          <w:tcPr>
            <w:tcW w:w="992" w:type="dxa"/>
            <w:vMerge/>
            <w:shd w:val="clear" w:color="auto" w:fill="auto"/>
            <w:vAlign w:val="center"/>
          </w:tcPr>
          <w:p w14:paraId="1F36641C" w14:textId="77777777" w:rsidR="00025031" w:rsidRDefault="00025031" w:rsidP="00025031">
            <w:pPr>
              <w:spacing w:line="360" w:lineRule="auto"/>
              <w:rPr>
                <w:szCs w:val="21"/>
              </w:rPr>
            </w:pPr>
          </w:p>
        </w:tc>
        <w:tc>
          <w:tcPr>
            <w:tcW w:w="1413" w:type="dxa"/>
            <w:shd w:val="clear" w:color="auto" w:fill="auto"/>
            <w:vAlign w:val="center"/>
          </w:tcPr>
          <w:p w14:paraId="04AB5AC5" w14:textId="77777777" w:rsidR="00025031" w:rsidRDefault="00025031" w:rsidP="00025031">
            <w:pPr>
              <w:spacing w:line="360" w:lineRule="auto"/>
              <w:rPr>
                <w:szCs w:val="21"/>
              </w:rPr>
            </w:pPr>
            <w:r>
              <w:rPr>
                <w:rFonts w:hint="eastAsia"/>
                <w:szCs w:val="21"/>
              </w:rPr>
              <w:t>中</w:t>
            </w:r>
          </w:p>
        </w:tc>
        <w:tc>
          <w:tcPr>
            <w:tcW w:w="855" w:type="dxa"/>
            <w:shd w:val="clear" w:color="auto" w:fill="auto"/>
            <w:vAlign w:val="center"/>
          </w:tcPr>
          <w:p w14:paraId="3CC5EDD1" w14:textId="77777777" w:rsidR="00025031" w:rsidRDefault="00025031" w:rsidP="00025031">
            <w:pPr>
              <w:spacing w:line="360" w:lineRule="auto"/>
              <w:rPr>
                <w:szCs w:val="21"/>
              </w:rPr>
            </w:pPr>
            <w:r>
              <w:rPr>
                <w:rFonts w:hint="eastAsia"/>
                <w:szCs w:val="21"/>
              </w:rPr>
              <w:t>进度延期一周以上</w:t>
            </w:r>
          </w:p>
        </w:tc>
        <w:tc>
          <w:tcPr>
            <w:tcW w:w="1139" w:type="dxa"/>
            <w:shd w:val="clear" w:color="auto" w:fill="auto"/>
            <w:vAlign w:val="center"/>
          </w:tcPr>
          <w:p w14:paraId="104131E3" w14:textId="77777777" w:rsidR="00025031" w:rsidRDefault="00025031" w:rsidP="00025031">
            <w:pPr>
              <w:spacing w:line="360" w:lineRule="auto"/>
              <w:rPr>
                <w:szCs w:val="21"/>
              </w:rPr>
            </w:pPr>
            <w:r>
              <w:rPr>
                <w:rFonts w:hint="eastAsia"/>
                <w:szCs w:val="21"/>
              </w:rPr>
              <w:t>成本超支</w:t>
            </w:r>
            <w:r>
              <w:rPr>
                <w:szCs w:val="21"/>
              </w:rPr>
              <w:t>10%</w:t>
            </w:r>
            <w:r>
              <w:rPr>
                <w:rFonts w:hint="eastAsia"/>
                <w:szCs w:val="21"/>
              </w:rPr>
              <w:t>～</w:t>
            </w:r>
            <w:r>
              <w:rPr>
                <w:szCs w:val="21"/>
              </w:rPr>
              <w:t>20%</w:t>
            </w:r>
          </w:p>
        </w:tc>
        <w:tc>
          <w:tcPr>
            <w:tcW w:w="1880" w:type="dxa"/>
            <w:shd w:val="clear" w:color="auto" w:fill="auto"/>
            <w:vAlign w:val="center"/>
          </w:tcPr>
          <w:p w14:paraId="30238577" w14:textId="77777777" w:rsidR="00025031" w:rsidRDefault="00025031" w:rsidP="00025031">
            <w:pPr>
              <w:spacing w:line="360" w:lineRule="auto"/>
              <w:rPr>
                <w:szCs w:val="21"/>
              </w:rPr>
            </w:pPr>
            <w:r>
              <w:rPr>
                <w:rFonts w:hint="eastAsia"/>
                <w:szCs w:val="21"/>
              </w:rPr>
              <w:t>质量降低到顾客不能接受的程度</w:t>
            </w:r>
          </w:p>
        </w:tc>
        <w:tc>
          <w:tcPr>
            <w:tcW w:w="1763" w:type="dxa"/>
            <w:shd w:val="clear" w:color="auto" w:fill="auto"/>
            <w:vAlign w:val="center"/>
          </w:tcPr>
          <w:p w14:paraId="5DC40251" w14:textId="77777777" w:rsidR="00025031" w:rsidRDefault="00025031" w:rsidP="00025031">
            <w:pPr>
              <w:spacing w:line="360" w:lineRule="auto"/>
              <w:rPr>
                <w:szCs w:val="21"/>
              </w:rPr>
            </w:pPr>
            <w:r>
              <w:rPr>
                <w:rFonts w:hint="eastAsia"/>
                <w:szCs w:val="21"/>
              </w:rPr>
              <w:t>每月重大变更大于</w:t>
            </w:r>
            <w:r>
              <w:rPr>
                <w:szCs w:val="21"/>
              </w:rPr>
              <w:t>2</w:t>
            </w:r>
            <w:r>
              <w:rPr>
                <w:rFonts w:hint="eastAsia"/>
                <w:szCs w:val="21"/>
              </w:rPr>
              <w:t>起</w:t>
            </w:r>
          </w:p>
        </w:tc>
      </w:tr>
      <w:tr w:rsidR="00025031" w14:paraId="62C49C6A" w14:textId="77777777" w:rsidTr="00025031">
        <w:trPr>
          <w:trHeight w:val="720"/>
          <w:jc w:val="center"/>
        </w:trPr>
        <w:tc>
          <w:tcPr>
            <w:tcW w:w="992" w:type="dxa"/>
            <w:vMerge/>
            <w:shd w:val="clear" w:color="auto" w:fill="auto"/>
            <w:vAlign w:val="center"/>
          </w:tcPr>
          <w:p w14:paraId="7C744DB9" w14:textId="77777777" w:rsidR="00025031" w:rsidRDefault="00025031" w:rsidP="00025031">
            <w:pPr>
              <w:spacing w:line="360" w:lineRule="auto"/>
              <w:rPr>
                <w:szCs w:val="21"/>
              </w:rPr>
            </w:pPr>
          </w:p>
        </w:tc>
        <w:tc>
          <w:tcPr>
            <w:tcW w:w="1413" w:type="dxa"/>
            <w:shd w:val="clear" w:color="auto" w:fill="auto"/>
            <w:vAlign w:val="center"/>
          </w:tcPr>
          <w:p w14:paraId="14D6B20A" w14:textId="77777777" w:rsidR="00025031" w:rsidRDefault="00025031" w:rsidP="00025031">
            <w:pPr>
              <w:spacing w:line="360" w:lineRule="auto"/>
              <w:rPr>
                <w:szCs w:val="21"/>
              </w:rPr>
            </w:pPr>
            <w:r>
              <w:rPr>
                <w:rFonts w:hint="eastAsia"/>
                <w:szCs w:val="21"/>
              </w:rPr>
              <w:t>低</w:t>
            </w:r>
          </w:p>
        </w:tc>
        <w:tc>
          <w:tcPr>
            <w:tcW w:w="855" w:type="dxa"/>
            <w:shd w:val="clear" w:color="auto" w:fill="auto"/>
            <w:vAlign w:val="center"/>
          </w:tcPr>
          <w:p w14:paraId="0B78D89E" w14:textId="77777777" w:rsidR="00025031" w:rsidRDefault="00025031" w:rsidP="00025031">
            <w:pPr>
              <w:spacing w:line="360" w:lineRule="auto"/>
              <w:rPr>
                <w:szCs w:val="21"/>
              </w:rPr>
            </w:pPr>
            <w:r>
              <w:rPr>
                <w:rFonts w:hint="eastAsia"/>
                <w:szCs w:val="21"/>
              </w:rPr>
              <w:t>进度延期三天以上一周以内</w:t>
            </w:r>
          </w:p>
        </w:tc>
        <w:tc>
          <w:tcPr>
            <w:tcW w:w="1139" w:type="dxa"/>
            <w:shd w:val="clear" w:color="auto" w:fill="auto"/>
            <w:vAlign w:val="center"/>
          </w:tcPr>
          <w:p w14:paraId="361AD49B" w14:textId="77777777" w:rsidR="00025031" w:rsidRDefault="00025031" w:rsidP="00025031">
            <w:pPr>
              <w:spacing w:line="360" w:lineRule="auto"/>
              <w:rPr>
                <w:szCs w:val="21"/>
              </w:rPr>
            </w:pPr>
            <w:r>
              <w:rPr>
                <w:rFonts w:hint="eastAsia"/>
                <w:szCs w:val="21"/>
              </w:rPr>
              <w:t>成本超支小于</w:t>
            </w:r>
            <w:r>
              <w:rPr>
                <w:szCs w:val="21"/>
              </w:rPr>
              <w:t>5%</w:t>
            </w:r>
          </w:p>
        </w:tc>
        <w:tc>
          <w:tcPr>
            <w:tcW w:w="1880" w:type="dxa"/>
            <w:shd w:val="clear" w:color="auto" w:fill="auto"/>
            <w:vAlign w:val="center"/>
          </w:tcPr>
          <w:p w14:paraId="3E5B026B" w14:textId="77777777" w:rsidR="00025031" w:rsidRDefault="00025031" w:rsidP="00025031">
            <w:pPr>
              <w:spacing w:line="360" w:lineRule="auto"/>
              <w:rPr>
                <w:szCs w:val="21"/>
              </w:rPr>
            </w:pPr>
            <w:r>
              <w:rPr>
                <w:rFonts w:hint="eastAsia"/>
                <w:szCs w:val="21"/>
              </w:rPr>
              <w:t>仅有要求极其严格的应用受到影响</w:t>
            </w:r>
          </w:p>
        </w:tc>
        <w:tc>
          <w:tcPr>
            <w:tcW w:w="1763" w:type="dxa"/>
            <w:shd w:val="clear" w:color="auto" w:fill="auto"/>
            <w:vAlign w:val="center"/>
          </w:tcPr>
          <w:p w14:paraId="4478A0FB" w14:textId="77777777" w:rsidR="00025031" w:rsidRDefault="00025031" w:rsidP="00025031">
            <w:pPr>
              <w:spacing w:line="360" w:lineRule="auto"/>
              <w:rPr>
                <w:szCs w:val="21"/>
              </w:rPr>
            </w:pPr>
            <w:r>
              <w:rPr>
                <w:rFonts w:hint="eastAsia"/>
                <w:szCs w:val="21"/>
              </w:rPr>
              <w:t>每月变更大于</w:t>
            </w:r>
            <w:r>
              <w:rPr>
                <w:szCs w:val="21"/>
              </w:rPr>
              <w:t>5</w:t>
            </w:r>
            <w:r>
              <w:rPr>
                <w:rFonts w:hint="eastAsia"/>
                <w:szCs w:val="21"/>
              </w:rPr>
              <w:t>起</w:t>
            </w:r>
          </w:p>
        </w:tc>
      </w:tr>
    </w:tbl>
    <w:tbl>
      <w:tblPr>
        <w:tblStyle w:val="af3"/>
        <w:tblW w:w="0" w:type="auto"/>
        <w:tblInd w:w="250" w:type="dxa"/>
        <w:tblLook w:val="04A0" w:firstRow="1" w:lastRow="0" w:firstColumn="1" w:lastColumn="0" w:noHBand="0" w:noVBand="1"/>
      </w:tblPr>
      <w:tblGrid>
        <w:gridCol w:w="1446"/>
        <w:gridCol w:w="1985"/>
        <w:gridCol w:w="4649"/>
      </w:tblGrid>
      <w:tr w:rsidR="00025031" w14:paraId="0C811358" w14:textId="77777777" w:rsidTr="00025031">
        <w:tc>
          <w:tcPr>
            <w:tcW w:w="1446" w:type="dxa"/>
          </w:tcPr>
          <w:p w14:paraId="48FEB184" w14:textId="77777777" w:rsidR="00025031" w:rsidRDefault="00025031" w:rsidP="00025031"/>
        </w:tc>
        <w:tc>
          <w:tcPr>
            <w:tcW w:w="1985" w:type="dxa"/>
          </w:tcPr>
          <w:p w14:paraId="6DECE280" w14:textId="77777777" w:rsidR="00025031" w:rsidRPr="00BF200A" w:rsidRDefault="00025031" w:rsidP="00025031">
            <w:pPr>
              <w:spacing w:line="360" w:lineRule="auto"/>
              <w:jc w:val="center"/>
              <w:rPr>
                <w:b/>
                <w:bCs/>
                <w:color w:val="000000"/>
                <w:sz w:val="24"/>
                <w:szCs w:val="21"/>
              </w:rPr>
            </w:pPr>
            <w:r w:rsidRPr="00BF200A">
              <w:rPr>
                <w:rFonts w:hint="eastAsia"/>
                <w:b/>
                <w:bCs/>
                <w:color w:val="000000"/>
                <w:sz w:val="24"/>
                <w:szCs w:val="21"/>
              </w:rPr>
              <w:t>可能性</w:t>
            </w:r>
          </w:p>
        </w:tc>
        <w:tc>
          <w:tcPr>
            <w:tcW w:w="4649" w:type="dxa"/>
          </w:tcPr>
          <w:p w14:paraId="33BA48A1" w14:textId="77777777" w:rsidR="00025031" w:rsidRPr="00BF200A" w:rsidRDefault="00025031" w:rsidP="00025031">
            <w:pPr>
              <w:spacing w:line="360" w:lineRule="auto"/>
              <w:jc w:val="center"/>
              <w:rPr>
                <w:b/>
                <w:bCs/>
                <w:color w:val="000000"/>
                <w:sz w:val="24"/>
                <w:szCs w:val="21"/>
              </w:rPr>
            </w:pPr>
            <w:r w:rsidRPr="00BF200A">
              <w:rPr>
                <w:rFonts w:hint="eastAsia"/>
                <w:b/>
                <w:bCs/>
                <w:color w:val="000000"/>
                <w:sz w:val="24"/>
                <w:szCs w:val="21"/>
              </w:rPr>
              <w:t>描述</w:t>
            </w:r>
          </w:p>
        </w:tc>
      </w:tr>
      <w:tr w:rsidR="00025031" w14:paraId="7168DF79" w14:textId="77777777" w:rsidTr="00025031">
        <w:tc>
          <w:tcPr>
            <w:tcW w:w="1446" w:type="dxa"/>
            <w:vMerge w:val="restart"/>
            <w:vAlign w:val="center"/>
          </w:tcPr>
          <w:p w14:paraId="4ECFDC0D" w14:textId="77777777" w:rsidR="00025031" w:rsidRPr="00200B68" w:rsidRDefault="00025031" w:rsidP="00025031">
            <w:pPr>
              <w:jc w:val="center"/>
              <w:rPr>
                <w:b/>
              </w:rPr>
            </w:pPr>
            <w:r w:rsidRPr="00200B68">
              <w:rPr>
                <w:rFonts w:hint="eastAsia"/>
                <w:b/>
              </w:rPr>
              <w:t>概率</w:t>
            </w:r>
          </w:p>
        </w:tc>
        <w:tc>
          <w:tcPr>
            <w:tcW w:w="1985" w:type="dxa"/>
          </w:tcPr>
          <w:p w14:paraId="1739CAB2" w14:textId="77777777" w:rsidR="00025031" w:rsidRDefault="00025031" w:rsidP="00025031">
            <w:r>
              <w:rPr>
                <w:rFonts w:hint="eastAsia"/>
              </w:rPr>
              <w:t>高</w:t>
            </w:r>
          </w:p>
        </w:tc>
        <w:tc>
          <w:tcPr>
            <w:tcW w:w="4649" w:type="dxa"/>
          </w:tcPr>
          <w:p w14:paraId="1F21DEB1" w14:textId="77777777" w:rsidR="00025031" w:rsidRDefault="00025031" w:rsidP="00025031">
            <w:r>
              <w:rPr>
                <w:rFonts w:hint="eastAsia"/>
              </w:rPr>
              <w:t>发生的概率大于</w:t>
            </w:r>
            <w:r>
              <w:t>70%</w:t>
            </w:r>
          </w:p>
        </w:tc>
      </w:tr>
      <w:tr w:rsidR="00025031" w14:paraId="2F65879F" w14:textId="77777777" w:rsidTr="00025031">
        <w:tc>
          <w:tcPr>
            <w:tcW w:w="1446" w:type="dxa"/>
            <w:vMerge/>
          </w:tcPr>
          <w:p w14:paraId="5F52277B" w14:textId="77777777" w:rsidR="00025031" w:rsidRDefault="00025031" w:rsidP="00025031"/>
        </w:tc>
        <w:tc>
          <w:tcPr>
            <w:tcW w:w="1985" w:type="dxa"/>
          </w:tcPr>
          <w:p w14:paraId="6DC183B4" w14:textId="77777777" w:rsidR="00025031" w:rsidRDefault="00025031" w:rsidP="00025031">
            <w:r>
              <w:rPr>
                <w:rFonts w:hint="eastAsia"/>
              </w:rPr>
              <w:t>中</w:t>
            </w:r>
          </w:p>
        </w:tc>
        <w:tc>
          <w:tcPr>
            <w:tcW w:w="4649" w:type="dxa"/>
          </w:tcPr>
          <w:p w14:paraId="33E6916B" w14:textId="77777777" w:rsidR="00025031" w:rsidRDefault="00025031" w:rsidP="00025031">
            <w:r w:rsidRPr="00200B68">
              <w:rPr>
                <w:rFonts w:hint="eastAsia"/>
              </w:rPr>
              <w:t>发生的概率大于</w:t>
            </w:r>
            <w:r>
              <w:rPr>
                <w:rFonts w:hint="eastAsia"/>
              </w:rPr>
              <w:t>3</w:t>
            </w:r>
            <w:r w:rsidRPr="00200B68">
              <w:t>0%</w:t>
            </w:r>
            <w:r>
              <w:rPr>
                <w:rFonts w:hint="eastAsia"/>
              </w:rPr>
              <w:t>且低于</w:t>
            </w:r>
            <w:r>
              <w:rPr>
                <w:rFonts w:hint="eastAsia"/>
              </w:rPr>
              <w:t>70%</w:t>
            </w:r>
          </w:p>
        </w:tc>
      </w:tr>
      <w:tr w:rsidR="00025031" w14:paraId="44F6006F" w14:textId="77777777" w:rsidTr="00025031">
        <w:tc>
          <w:tcPr>
            <w:tcW w:w="1446" w:type="dxa"/>
            <w:vMerge/>
          </w:tcPr>
          <w:p w14:paraId="651098C1" w14:textId="77777777" w:rsidR="00025031" w:rsidRDefault="00025031" w:rsidP="00025031"/>
        </w:tc>
        <w:tc>
          <w:tcPr>
            <w:tcW w:w="1985" w:type="dxa"/>
          </w:tcPr>
          <w:p w14:paraId="48C11495" w14:textId="77777777" w:rsidR="00025031" w:rsidRDefault="00025031" w:rsidP="00025031">
            <w:r>
              <w:rPr>
                <w:rFonts w:hint="eastAsia"/>
              </w:rPr>
              <w:t>低</w:t>
            </w:r>
          </w:p>
        </w:tc>
        <w:tc>
          <w:tcPr>
            <w:tcW w:w="4649" w:type="dxa"/>
          </w:tcPr>
          <w:p w14:paraId="323F6442" w14:textId="77777777" w:rsidR="00025031" w:rsidRDefault="00025031" w:rsidP="00025031">
            <w:r>
              <w:rPr>
                <w:rFonts w:hint="eastAsia"/>
              </w:rPr>
              <w:t>发送的概率小于</w:t>
            </w:r>
            <w:r>
              <w:rPr>
                <w:rFonts w:hint="eastAsia"/>
              </w:rPr>
              <w:t>30%</w:t>
            </w:r>
          </w:p>
        </w:tc>
      </w:tr>
    </w:tbl>
    <w:p w14:paraId="5D4222FB" w14:textId="3B9FB16D" w:rsidR="00025031" w:rsidRDefault="00025031" w:rsidP="003F1F9C">
      <w:pPr>
        <w:pStyle w:val="2"/>
      </w:pPr>
      <w:bookmarkStart w:id="124" w:name="_Toc529733599"/>
      <w:r w:rsidRPr="00025031">
        <w:rPr>
          <w:rFonts w:hint="eastAsia"/>
        </w:rPr>
        <w:lastRenderedPageBreak/>
        <w:t>8.3</w:t>
      </w:r>
      <w:r>
        <w:t xml:space="preserve"> </w:t>
      </w:r>
      <w:r>
        <w:rPr>
          <w:rFonts w:hint="eastAsia"/>
        </w:rPr>
        <w:t>风险状态定义</w:t>
      </w:r>
      <w:bookmarkEnd w:id="124"/>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4"/>
        <w:gridCol w:w="2454"/>
        <w:gridCol w:w="1078"/>
        <w:gridCol w:w="4696"/>
      </w:tblGrid>
      <w:tr w:rsidR="00025031" w14:paraId="66B61937" w14:textId="77777777" w:rsidTr="00025031">
        <w:trPr>
          <w:trHeight w:val="285"/>
        </w:trPr>
        <w:tc>
          <w:tcPr>
            <w:tcW w:w="988" w:type="dxa"/>
          </w:tcPr>
          <w:p w14:paraId="0D64D603" w14:textId="77777777" w:rsidR="00025031" w:rsidRDefault="00025031" w:rsidP="00025031">
            <w:pPr>
              <w:spacing w:line="360" w:lineRule="auto"/>
              <w:jc w:val="center"/>
              <w:rPr>
                <w:b/>
                <w:bCs/>
                <w:color w:val="000000"/>
                <w:sz w:val="24"/>
                <w:szCs w:val="21"/>
              </w:rPr>
            </w:pPr>
            <w:r>
              <w:rPr>
                <w:rFonts w:hint="eastAsia"/>
                <w:b/>
                <w:bCs/>
                <w:color w:val="000000"/>
                <w:sz w:val="24"/>
                <w:szCs w:val="21"/>
              </w:rPr>
              <w:t>序号</w:t>
            </w:r>
          </w:p>
        </w:tc>
        <w:tc>
          <w:tcPr>
            <w:tcW w:w="2976" w:type="dxa"/>
            <w:shd w:val="clear" w:color="auto" w:fill="auto"/>
            <w:vAlign w:val="center"/>
          </w:tcPr>
          <w:p w14:paraId="7072E41D" w14:textId="77777777" w:rsidR="00025031" w:rsidRDefault="00025031" w:rsidP="00025031">
            <w:pPr>
              <w:spacing w:line="360" w:lineRule="auto"/>
              <w:jc w:val="center"/>
              <w:rPr>
                <w:b/>
                <w:bCs/>
                <w:color w:val="000000"/>
                <w:sz w:val="24"/>
                <w:szCs w:val="21"/>
              </w:rPr>
            </w:pPr>
            <w:bookmarkStart w:id="125" w:name="_Hlk529648462"/>
            <w:r>
              <w:rPr>
                <w:rFonts w:hint="eastAsia"/>
                <w:b/>
                <w:bCs/>
                <w:color w:val="000000"/>
                <w:sz w:val="24"/>
                <w:szCs w:val="21"/>
              </w:rPr>
              <w:t>风险名称</w:t>
            </w:r>
          </w:p>
        </w:tc>
        <w:tc>
          <w:tcPr>
            <w:tcW w:w="1276" w:type="dxa"/>
          </w:tcPr>
          <w:p w14:paraId="02A62121" w14:textId="77777777" w:rsidR="00025031" w:rsidRDefault="00025031" w:rsidP="00025031">
            <w:pPr>
              <w:spacing w:line="360" w:lineRule="auto"/>
              <w:jc w:val="center"/>
              <w:rPr>
                <w:b/>
                <w:bCs/>
                <w:color w:val="000000"/>
                <w:sz w:val="24"/>
                <w:szCs w:val="21"/>
              </w:rPr>
            </w:pPr>
            <w:r>
              <w:rPr>
                <w:rFonts w:hint="eastAsia"/>
                <w:b/>
                <w:bCs/>
                <w:color w:val="000000"/>
                <w:sz w:val="24"/>
                <w:szCs w:val="21"/>
              </w:rPr>
              <w:t>风险类别</w:t>
            </w:r>
          </w:p>
        </w:tc>
        <w:tc>
          <w:tcPr>
            <w:tcW w:w="5746" w:type="dxa"/>
            <w:shd w:val="clear" w:color="auto" w:fill="auto"/>
            <w:vAlign w:val="center"/>
          </w:tcPr>
          <w:p w14:paraId="3A519461" w14:textId="77777777" w:rsidR="00025031" w:rsidRDefault="00025031" w:rsidP="00025031">
            <w:pPr>
              <w:spacing w:line="360" w:lineRule="auto"/>
              <w:jc w:val="center"/>
              <w:rPr>
                <w:b/>
                <w:bCs/>
                <w:color w:val="000000"/>
                <w:sz w:val="24"/>
                <w:szCs w:val="21"/>
              </w:rPr>
            </w:pPr>
            <w:r>
              <w:rPr>
                <w:rFonts w:hint="eastAsia"/>
                <w:b/>
                <w:bCs/>
                <w:color w:val="000000"/>
                <w:sz w:val="24"/>
                <w:szCs w:val="21"/>
              </w:rPr>
              <w:t>触发条件</w:t>
            </w:r>
          </w:p>
        </w:tc>
      </w:tr>
      <w:tr w:rsidR="00025031" w14:paraId="6B8B2900" w14:textId="77777777" w:rsidTr="00025031">
        <w:trPr>
          <w:trHeight w:val="285"/>
        </w:trPr>
        <w:tc>
          <w:tcPr>
            <w:tcW w:w="988" w:type="dxa"/>
          </w:tcPr>
          <w:p w14:paraId="72F24ADD" w14:textId="77777777" w:rsidR="00025031" w:rsidRDefault="00025031" w:rsidP="00025031">
            <w:pPr>
              <w:spacing w:line="360" w:lineRule="auto"/>
              <w:jc w:val="center"/>
              <w:rPr>
                <w:szCs w:val="21"/>
              </w:rPr>
            </w:pPr>
            <w:r>
              <w:rPr>
                <w:rFonts w:hint="eastAsia"/>
                <w:szCs w:val="21"/>
              </w:rPr>
              <w:t>1</w:t>
            </w:r>
          </w:p>
        </w:tc>
        <w:tc>
          <w:tcPr>
            <w:tcW w:w="2976" w:type="dxa"/>
            <w:shd w:val="clear" w:color="auto" w:fill="auto"/>
          </w:tcPr>
          <w:p w14:paraId="542EF21A" w14:textId="77777777" w:rsidR="00025031" w:rsidRDefault="00025031" w:rsidP="00025031">
            <w:pPr>
              <w:spacing w:line="360" w:lineRule="auto"/>
              <w:rPr>
                <w:szCs w:val="21"/>
              </w:rPr>
            </w:pPr>
            <w:r>
              <w:rPr>
                <w:rFonts w:hint="eastAsia"/>
                <w:szCs w:val="21"/>
              </w:rPr>
              <w:t>需求定义与</w:t>
            </w:r>
            <w:proofErr w:type="gramStart"/>
            <w:r>
              <w:rPr>
                <w:rFonts w:hint="eastAsia"/>
                <w:szCs w:val="21"/>
              </w:rPr>
              <w:t>客户愿景相差</w:t>
            </w:r>
            <w:proofErr w:type="gramEnd"/>
            <w:r>
              <w:rPr>
                <w:rFonts w:hint="eastAsia"/>
                <w:szCs w:val="21"/>
              </w:rPr>
              <w:t>较大</w:t>
            </w:r>
          </w:p>
        </w:tc>
        <w:tc>
          <w:tcPr>
            <w:tcW w:w="1276" w:type="dxa"/>
            <w:vAlign w:val="center"/>
          </w:tcPr>
          <w:p w14:paraId="280AA5FD" w14:textId="77777777" w:rsidR="00025031" w:rsidRDefault="00025031" w:rsidP="00025031">
            <w:pPr>
              <w:spacing w:line="360" w:lineRule="auto"/>
              <w:jc w:val="center"/>
              <w:rPr>
                <w:color w:val="000000"/>
                <w:szCs w:val="21"/>
              </w:rPr>
            </w:pPr>
            <w:r>
              <w:rPr>
                <w:rFonts w:hint="eastAsia"/>
                <w:szCs w:val="21"/>
              </w:rPr>
              <w:t>1</w:t>
            </w:r>
          </w:p>
        </w:tc>
        <w:tc>
          <w:tcPr>
            <w:tcW w:w="5746" w:type="dxa"/>
            <w:shd w:val="clear" w:color="auto" w:fill="auto"/>
            <w:vAlign w:val="center"/>
          </w:tcPr>
          <w:p w14:paraId="3B8EACE2" w14:textId="77777777" w:rsidR="00025031" w:rsidRDefault="00025031" w:rsidP="00025031">
            <w:pPr>
              <w:spacing w:line="360" w:lineRule="auto"/>
              <w:rPr>
                <w:color w:val="000000"/>
                <w:szCs w:val="21"/>
              </w:rPr>
            </w:pPr>
            <w:r>
              <w:rPr>
                <w:rFonts w:hint="eastAsia"/>
                <w:color w:val="000000"/>
                <w:szCs w:val="21"/>
              </w:rPr>
              <w:t>用户访谈员与客户访谈时，客户主动提出该问题</w:t>
            </w:r>
          </w:p>
        </w:tc>
      </w:tr>
      <w:tr w:rsidR="00025031" w14:paraId="5BDBDEC7" w14:textId="77777777" w:rsidTr="00025031">
        <w:trPr>
          <w:trHeight w:val="285"/>
        </w:trPr>
        <w:tc>
          <w:tcPr>
            <w:tcW w:w="988" w:type="dxa"/>
          </w:tcPr>
          <w:p w14:paraId="54B0C91A" w14:textId="77777777" w:rsidR="00025031" w:rsidRDefault="00025031" w:rsidP="00025031">
            <w:pPr>
              <w:spacing w:line="360" w:lineRule="auto"/>
              <w:jc w:val="center"/>
              <w:rPr>
                <w:szCs w:val="21"/>
              </w:rPr>
            </w:pPr>
            <w:r>
              <w:rPr>
                <w:rFonts w:hint="eastAsia"/>
                <w:szCs w:val="21"/>
              </w:rPr>
              <w:t>2</w:t>
            </w:r>
          </w:p>
        </w:tc>
        <w:tc>
          <w:tcPr>
            <w:tcW w:w="2976" w:type="dxa"/>
            <w:shd w:val="clear" w:color="auto" w:fill="auto"/>
          </w:tcPr>
          <w:p w14:paraId="1D1FDE10" w14:textId="77777777" w:rsidR="00025031" w:rsidRDefault="00025031" w:rsidP="00025031">
            <w:pPr>
              <w:spacing w:line="360" w:lineRule="auto"/>
              <w:rPr>
                <w:szCs w:val="21"/>
              </w:rPr>
            </w:pPr>
            <w:r>
              <w:rPr>
                <w:rFonts w:hint="eastAsia"/>
                <w:szCs w:val="21"/>
              </w:rPr>
              <w:t>小组成员完成任务质量不佳</w:t>
            </w:r>
          </w:p>
        </w:tc>
        <w:tc>
          <w:tcPr>
            <w:tcW w:w="1276" w:type="dxa"/>
            <w:vAlign w:val="center"/>
          </w:tcPr>
          <w:p w14:paraId="6A96C9B3" w14:textId="77777777" w:rsidR="00025031" w:rsidRDefault="00025031" w:rsidP="00025031">
            <w:pPr>
              <w:spacing w:line="360" w:lineRule="auto"/>
              <w:jc w:val="center"/>
              <w:rPr>
                <w:color w:val="000000"/>
                <w:szCs w:val="21"/>
              </w:rPr>
            </w:pPr>
            <w:r>
              <w:rPr>
                <w:rFonts w:hint="eastAsia"/>
                <w:szCs w:val="21"/>
              </w:rPr>
              <w:t>1</w:t>
            </w:r>
          </w:p>
        </w:tc>
        <w:tc>
          <w:tcPr>
            <w:tcW w:w="5746" w:type="dxa"/>
            <w:shd w:val="clear" w:color="auto" w:fill="auto"/>
            <w:vAlign w:val="center"/>
          </w:tcPr>
          <w:p w14:paraId="35C4D994" w14:textId="77777777" w:rsidR="00025031" w:rsidRPr="00913271" w:rsidRDefault="00025031" w:rsidP="00025031">
            <w:pPr>
              <w:spacing w:line="360" w:lineRule="auto"/>
              <w:rPr>
                <w:color w:val="000000"/>
                <w:szCs w:val="21"/>
              </w:rPr>
            </w:pPr>
            <w:r>
              <w:rPr>
                <w:rFonts w:hint="eastAsia"/>
                <w:color w:val="000000"/>
                <w:szCs w:val="21"/>
              </w:rPr>
              <w:t>组内评审时，三人及以上小组成员对该成果表示不满</w:t>
            </w:r>
          </w:p>
        </w:tc>
      </w:tr>
      <w:tr w:rsidR="00025031" w14:paraId="5DD898C9" w14:textId="77777777" w:rsidTr="00025031">
        <w:trPr>
          <w:trHeight w:val="285"/>
        </w:trPr>
        <w:tc>
          <w:tcPr>
            <w:tcW w:w="988" w:type="dxa"/>
          </w:tcPr>
          <w:p w14:paraId="1CFE543C" w14:textId="77777777" w:rsidR="00025031" w:rsidRDefault="00025031" w:rsidP="00025031">
            <w:pPr>
              <w:spacing w:line="360" w:lineRule="auto"/>
              <w:jc w:val="center"/>
              <w:rPr>
                <w:szCs w:val="21"/>
              </w:rPr>
            </w:pPr>
            <w:r>
              <w:rPr>
                <w:rFonts w:hint="eastAsia"/>
                <w:szCs w:val="21"/>
              </w:rPr>
              <w:t>3</w:t>
            </w:r>
          </w:p>
        </w:tc>
        <w:tc>
          <w:tcPr>
            <w:tcW w:w="2976" w:type="dxa"/>
            <w:shd w:val="clear" w:color="auto" w:fill="auto"/>
          </w:tcPr>
          <w:p w14:paraId="63F23067" w14:textId="77777777" w:rsidR="00025031" w:rsidRDefault="00025031" w:rsidP="00025031">
            <w:pPr>
              <w:spacing w:line="360" w:lineRule="auto"/>
              <w:rPr>
                <w:szCs w:val="21"/>
              </w:rPr>
            </w:pPr>
            <w:r>
              <w:rPr>
                <w:rFonts w:hint="eastAsia"/>
                <w:szCs w:val="21"/>
              </w:rPr>
              <w:t>预算与实际不符</w:t>
            </w:r>
          </w:p>
        </w:tc>
        <w:tc>
          <w:tcPr>
            <w:tcW w:w="1276" w:type="dxa"/>
            <w:vAlign w:val="center"/>
          </w:tcPr>
          <w:p w14:paraId="5D37B882" w14:textId="77777777" w:rsidR="00025031" w:rsidRDefault="00025031" w:rsidP="00025031">
            <w:pPr>
              <w:spacing w:line="360" w:lineRule="auto"/>
              <w:jc w:val="center"/>
              <w:rPr>
                <w:color w:val="000000"/>
                <w:szCs w:val="21"/>
              </w:rPr>
            </w:pPr>
            <w:r>
              <w:rPr>
                <w:rFonts w:hint="eastAsia"/>
                <w:szCs w:val="21"/>
              </w:rPr>
              <w:t>1</w:t>
            </w:r>
          </w:p>
        </w:tc>
        <w:tc>
          <w:tcPr>
            <w:tcW w:w="5746" w:type="dxa"/>
            <w:shd w:val="clear" w:color="auto" w:fill="auto"/>
            <w:vAlign w:val="center"/>
          </w:tcPr>
          <w:p w14:paraId="3DAE2BF1" w14:textId="77777777" w:rsidR="00025031" w:rsidRDefault="00025031" w:rsidP="00025031">
            <w:pPr>
              <w:spacing w:line="360" w:lineRule="auto"/>
              <w:rPr>
                <w:color w:val="000000"/>
                <w:szCs w:val="21"/>
              </w:rPr>
            </w:pPr>
            <w:r>
              <w:rPr>
                <w:rFonts w:hint="eastAsia"/>
                <w:color w:val="000000"/>
                <w:szCs w:val="21"/>
              </w:rPr>
              <w:t>采购员在采购时发现实际所需资金超出预期</w:t>
            </w:r>
          </w:p>
        </w:tc>
      </w:tr>
      <w:tr w:rsidR="00025031" w14:paraId="7610FCA9" w14:textId="77777777" w:rsidTr="00025031">
        <w:trPr>
          <w:trHeight w:val="285"/>
        </w:trPr>
        <w:tc>
          <w:tcPr>
            <w:tcW w:w="988" w:type="dxa"/>
          </w:tcPr>
          <w:p w14:paraId="596A47DC" w14:textId="77777777" w:rsidR="00025031" w:rsidRDefault="00025031" w:rsidP="00025031">
            <w:pPr>
              <w:spacing w:line="360" w:lineRule="auto"/>
              <w:jc w:val="center"/>
              <w:rPr>
                <w:szCs w:val="21"/>
              </w:rPr>
            </w:pPr>
            <w:r>
              <w:rPr>
                <w:rFonts w:hint="eastAsia"/>
                <w:szCs w:val="21"/>
              </w:rPr>
              <w:t>4</w:t>
            </w:r>
          </w:p>
        </w:tc>
        <w:tc>
          <w:tcPr>
            <w:tcW w:w="2976" w:type="dxa"/>
            <w:shd w:val="clear" w:color="auto" w:fill="auto"/>
          </w:tcPr>
          <w:p w14:paraId="5D53B1E4" w14:textId="77777777" w:rsidR="00025031" w:rsidRDefault="00025031" w:rsidP="00025031">
            <w:pPr>
              <w:spacing w:line="360" w:lineRule="auto"/>
              <w:rPr>
                <w:szCs w:val="21"/>
              </w:rPr>
            </w:pPr>
            <w:r>
              <w:rPr>
                <w:rFonts w:hint="eastAsia"/>
                <w:szCs w:val="21"/>
              </w:rPr>
              <w:t>开发人员技术不足</w:t>
            </w:r>
          </w:p>
        </w:tc>
        <w:tc>
          <w:tcPr>
            <w:tcW w:w="1276" w:type="dxa"/>
            <w:vAlign w:val="center"/>
          </w:tcPr>
          <w:p w14:paraId="6EDC520A" w14:textId="77777777" w:rsidR="00025031" w:rsidRDefault="00025031" w:rsidP="00025031">
            <w:pPr>
              <w:spacing w:line="360" w:lineRule="auto"/>
              <w:jc w:val="center"/>
              <w:rPr>
                <w:color w:val="000000"/>
                <w:szCs w:val="21"/>
              </w:rPr>
            </w:pPr>
            <w:r>
              <w:rPr>
                <w:rFonts w:hint="eastAsia"/>
                <w:szCs w:val="21"/>
              </w:rPr>
              <w:t>1</w:t>
            </w:r>
          </w:p>
        </w:tc>
        <w:tc>
          <w:tcPr>
            <w:tcW w:w="5746" w:type="dxa"/>
            <w:shd w:val="clear" w:color="auto" w:fill="auto"/>
            <w:vAlign w:val="center"/>
          </w:tcPr>
          <w:p w14:paraId="15443E26" w14:textId="77777777" w:rsidR="00025031" w:rsidRDefault="00025031" w:rsidP="00025031">
            <w:pPr>
              <w:spacing w:line="360" w:lineRule="auto"/>
              <w:rPr>
                <w:color w:val="000000"/>
                <w:szCs w:val="21"/>
              </w:rPr>
            </w:pPr>
            <w:r>
              <w:rPr>
                <w:rFonts w:hint="eastAsia"/>
                <w:color w:val="000000"/>
                <w:szCs w:val="21"/>
              </w:rPr>
              <w:t>组员在执行任务时发现自身能力不足以解决当前问题，并向项目经理提出</w:t>
            </w:r>
          </w:p>
        </w:tc>
      </w:tr>
      <w:tr w:rsidR="00025031" w14:paraId="6E03E95C" w14:textId="77777777" w:rsidTr="00025031">
        <w:trPr>
          <w:trHeight w:val="285"/>
        </w:trPr>
        <w:tc>
          <w:tcPr>
            <w:tcW w:w="988" w:type="dxa"/>
          </w:tcPr>
          <w:p w14:paraId="04B9DCD4" w14:textId="77777777" w:rsidR="00025031" w:rsidRDefault="00025031" w:rsidP="00025031">
            <w:pPr>
              <w:spacing w:line="360" w:lineRule="auto"/>
              <w:jc w:val="center"/>
              <w:rPr>
                <w:szCs w:val="21"/>
              </w:rPr>
            </w:pPr>
            <w:r>
              <w:rPr>
                <w:rFonts w:hint="eastAsia"/>
                <w:szCs w:val="21"/>
              </w:rPr>
              <w:t>5</w:t>
            </w:r>
          </w:p>
        </w:tc>
        <w:tc>
          <w:tcPr>
            <w:tcW w:w="2976" w:type="dxa"/>
            <w:shd w:val="clear" w:color="auto" w:fill="auto"/>
          </w:tcPr>
          <w:p w14:paraId="69596730" w14:textId="77777777" w:rsidR="00025031" w:rsidRDefault="00025031" w:rsidP="00025031">
            <w:pPr>
              <w:spacing w:line="360" w:lineRule="auto"/>
              <w:rPr>
                <w:color w:val="000000"/>
                <w:szCs w:val="21"/>
              </w:rPr>
            </w:pPr>
            <w:r>
              <w:rPr>
                <w:rFonts w:hint="eastAsia"/>
                <w:szCs w:val="21"/>
              </w:rPr>
              <w:t>小组人员请假暂时离开</w:t>
            </w:r>
          </w:p>
        </w:tc>
        <w:tc>
          <w:tcPr>
            <w:tcW w:w="1276" w:type="dxa"/>
            <w:vAlign w:val="center"/>
          </w:tcPr>
          <w:p w14:paraId="25D882CB" w14:textId="77777777" w:rsidR="00025031" w:rsidRDefault="00025031" w:rsidP="00025031">
            <w:pPr>
              <w:spacing w:line="360" w:lineRule="auto"/>
              <w:jc w:val="center"/>
              <w:rPr>
                <w:color w:val="000000"/>
                <w:szCs w:val="21"/>
              </w:rPr>
            </w:pPr>
            <w:r>
              <w:rPr>
                <w:rFonts w:hint="eastAsia"/>
                <w:szCs w:val="21"/>
              </w:rPr>
              <w:t>2</w:t>
            </w:r>
          </w:p>
        </w:tc>
        <w:tc>
          <w:tcPr>
            <w:tcW w:w="5746" w:type="dxa"/>
            <w:shd w:val="clear" w:color="auto" w:fill="auto"/>
            <w:vAlign w:val="center"/>
          </w:tcPr>
          <w:p w14:paraId="7E1E5DDD" w14:textId="77777777" w:rsidR="00025031" w:rsidRDefault="00025031" w:rsidP="00025031">
            <w:pPr>
              <w:spacing w:line="360" w:lineRule="auto"/>
              <w:rPr>
                <w:color w:val="000000"/>
                <w:szCs w:val="21"/>
              </w:rPr>
            </w:pPr>
            <w:r>
              <w:rPr>
                <w:rFonts w:hint="eastAsia"/>
                <w:color w:val="000000"/>
                <w:szCs w:val="21"/>
              </w:rPr>
              <w:t>小组</w:t>
            </w:r>
            <w:r>
              <w:rPr>
                <w:color w:val="000000"/>
                <w:szCs w:val="21"/>
              </w:rPr>
              <w:t>成员</w:t>
            </w:r>
            <w:r>
              <w:rPr>
                <w:rFonts w:hint="eastAsia"/>
                <w:color w:val="000000"/>
                <w:szCs w:val="21"/>
              </w:rPr>
              <w:t>主动向</w:t>
            </w:r>
            <w:r>
              <w:rPr>
                <w:color w:val="000000"/>
                <w:szCs w:val="21"/>
              </w:rPr>
              <w:t>项目经理</w:t>
            </w:r>
            <w:r>
              <w:rPr>
                <w:rFonts w:hint="eastAsia"/>
                <w:color w:val="000000"/>
                <w:szCs w:val="21"/>
              </w:rPr>
              <w:t>提出临时请假</w:t>
            </w:r>
          </w:p>
        </w:tc>
      </w:tr>
      <w:tr w:rsidR="00025031" w14:paraId="3E37E897" w14:textId="77777777" w:rsidTr="00025031">
        <w:trPr>
          <w:trHeight w:val="285"/>
        </w:trPr>
        <w:tc>
          <w:tcPr>
            <w:tcW w:w="988" w:type="dxa"/>
          </w:tcPr>
          <w:p w14:paraId="271C54DA" w14:textId="77777777" w:rsidR="00025031" w:rsidRDefault="00025031" w:rsidP="00025031">
            <w:pPr>
              <w:spacing w:line="360" w:lineRule="auto"/>
              <w:jc w:val="center"/>
              <w:rPr>
                <w:color w:val="000000"/>
                <w:szCs w:val="21"/>
              </w:rPr>
            </w:pPr>
            <w:r>
              <w:rPr>
                <w:rFonts w:hint="eastAsia"/>
                <w:color w:val="000000"/>
                <w:szCs w:val="21"/>
              </w:rPr>
              <w:t>6</w:t>
            </w:r>
          </w:p>
        </w:tc>
        <w:tc>
          <w:tcPr>
            <w:tcW w:w="2976" w:type="dxa"/>
            <w:shd w:val="clear" w:color="auto" w:fill="auto"/>
          </w:tcPr>
          <w:p w14:paraId="04EFEE5D" w14:textId="77777777" w:rsidR="00025031" w:rsidRDefault="00025031" w:rsidP="00025031">
            <w:pPr>
              <w:spacing w:line="360" w:lineRule="auto"/>
              <w:rPr>
                <w:color w:val="000000"/>
                <w:szCs w:val="21"/>
              </w:rPr>
            </w:pPr>
            <w:r>
              <w:rPr>
                <w:rFonts w:hint="eastAsia"/>
                <w:color w:val="000000"/>
                <w:szCs w:val="21"/>
              </w:rPr>
              <w:t>小组成员无法完成任务</w:t>
            </w:r>
          </w:p>
        </w:tc>
        <w:tc>
          <w:tcPr>
            <w:tcW w:w="1276" w:type="dxa"/>
            <w:vAlign w:val="center"/>
          </w:tcPr>
          <w:p w14:paraId="03981DFC" w14:textId="77777777" w:rsidR="00025031" w:rsidRDefault="00025031" w:rsidP="00025031">
            <w:pPr>
              <w:spacing w:line="360" w:lineRule="auto"/>
              <w:jc w:val="center"/>
              <w:rPr>
                <w:color w:val="000000"/>
                <w:szCs w:val="21"/>
              </w:rPr>
            </w:pPr>
            <w:r>
              <w:rPr>
                <w:rFonts w:hint="eastAsia"/>
                <w:color w:val="000000"/>
                <w:szCs w:val="21"/>
              </w:rPr>
              <w:t>2</w:t>
            </w:r>
          </w:p>
        </w:tc>
        <w:tc>
          <w:tcPr>
            <w:tcW w:w="5746" w:type="dxa"/>
            <w:shd w:val="clear" w:color="auto" w:fill="auto"/>
            <w:vAlign w:val="center"/>
          </w:tcPr>
          <w:p w14:paraId="7DC308DC" w14:textId="77777777" w:rsidR="00025031" w:rsidRDefault="00025031" w:rsidP="00025031">
            <w:pPr>
              <w:spacing w:line="360" w:lineRule="auto"/>
              <w:rPr>
                <w:color w:val="000000"/>
                <w:szCs w:val="21"/>
              </w:rPr>
            </w:pPr>
            <w:r>
              <w:rPr>
                <w:rFonts w:hint="eastAsia"/>
                <w:color w:val="000000"/>
                <w:szCs w:val="21"/>
              </w:rPr>
              <w:t>项目经理验收任务时，发现小组成员没有完成任务</w:t>
            </w:r>
          </w:p>
        </w:tc>
      </w:tr>
      <w:tr w:rsidR="00025031" w14:paraId="6E03F35A" w14:textId="77777777" w:rsidTr="00025031">
        <w:trPr>
          <w:trHeight w:val="285"/>
        </w:trPr>
        <w:tc>
          <w:tcPr>
            <w:tcW w:w="988" w:type="dxa"/>
          </w:tcPr>
          <w:p w14:paraId="01E2CEB0" w14:textId="77777777" w:rsidR="00025031" w:rsidRDefault="00025031" w:rsidP="00025031">
            <w:pPr>
              <w:spacing w:line="360" w:lineRule="auto"/>
              <w:jc w:val="center"/>
              <w:rPr>
                <w:color w:val="000000"/>
                <w:szCs w:val="21"/>
              </w:rPr>
            </w:pPr>
            <w:r>
              <w:rPr>
                <w:rFonts w:hint="eastAsia"/>
                <w:color w:val="000000"/>
                <w:szCs w:val="21"/>
              </w:rPr>
              <w:t>7</w:t>
            </w:r>
          </w:p>
        </w:tc>
        <w:tc>
          <w:tcPr>
            <w:tcW w:w="2976" w:type="dxa"/>
            <w:shd w:val="clear" w:color="auto" w:fill="auto"/>
          </w:tcPr>
          <w:p w14:paraId="751FE3A4" w14:textId="77777777" w:rsidR="00025031" w:rsidRDefault="00025031" w:rsidP="00025031">
            <w:pPr>
              <w:spacing w:line="360" w:lineRule="auto"/>
              <w:rPr>
                <w:color w:val="000000"/>
                <w:szCs w:val="21"/>
              </w:rPr>
            </w:pPr>
            <w:r>
              <w:rPr>
                <w:rFonts w:hint="eastAsia"/>
                <w:color w:val="000000"/>
                <w:szCs w:val="21"/>
              </w:rPr>
              <w:t>无法及时联系到组员</w:t>
            </w:r>
          </w:p>
        </w:tc>
        <w:tc>
          <w:tcPr>
            <w:tcW w:w="1276" w:type="dxa"/>
            <w:vAlign w:val="center"/>
          </w:tcPr>
          <w:p w14:paraId="636D0323" w14:textId="77777777" w:rsidR="00025031" w:rsidRDefault="00025031" w:rsidP="00025031">
            <w:pPr>
              <w:spacing w:line="360" w:lineRule="auto"/>
              <w:jc w:val="center"/>
              <w:rPr>
                <w:color w:val="000000"/>
                <w:szCs w:val="21"/>
              </w:rPr>
            </w:pPr>
            <w:r>
              <w:rPr>
                <w:rFonts w:hint="eastAsia"/>
                <w:color w:val="000000"/>
                <w:szCs w:val="21"/>
              </w:rPr>
              <w:t>2</w:t>
            </w:r>
          </w:p>
        </w:tc>
        <w:tc>
          <w:tcPr>
            <w:tcW w:w="5746" w:type="dxa"/>
            <w:shd w:val="clear" w:color="auto" w:fill="auto"/>
            <w:vAlign w:val="center"/>
          </w:tcPr>
          <w:p w14:paraId="681E5085" w14:textId="77777777" w:rsidR="00025031" w:rsidRDefault="00025031" w:rsidP="00025031">
            <w:pPr>
              <w:spacing w:line="360" w:lineRule="auto"/>
              <w:rPr>
                <w:color w:val="000000"/>
                <w:szCs w:val="21"/>
              </w:rPr>
            </w:pPr>
            <w:r>
              <w:rPr>
                <w:rFonts w:hint="eastAsia"/>
                <w:color w:val="000000"/>
                <w:szCs w:val="21"/>
              </w:rPr>
              <w:t>项目经理根据组员的联系方式联系对应组员时，无法在半个小时内得到回应</w:t>
            </w:r>
          </w:p>
        </w:tc>
      </w:tr>
      <w:tr w:rsidR="00025031" w14:paraId="4925A147" w14:textId="77777777" w:rsidTr="00025031">
        <w:trPr>
          <w:trHeight w:val="285"/>
        </w:trPr>
        <w:tc>
          <w:tcPr>
            <w:tcW w:w="988" w:type="dxa"/>
          </w:tcPr>
          <w:p w14:paraId="289BB942" w14:textId="77777777" w:rsidR="00025031" w:rsidRPr="00B046A8" w:rsidRDefault="00025031" w:rsidP="00025031">
            <w:pPr>
              <w:spacing w:line="360" w:lineRule="auto"/>
              <w:jc w:val="center"/>
              <w:rPr>
                <w:szCs w:val="21"/>
              </w:rPr>
            </w:pPr>
            <w:r>
              <w:rPr>
                <w:rFonts w:hint="eastAsia"/>
                <w:szCs w:val="21"/>
              </w:rPr>
              <w:t>8</w:t>
            </w:r>
          </w:p>
        </w:tc>
        <w:tc>
          <w:tcPr>
            <w:tcW w:w="2976" w:type="dxa"/>
            <w:shd w:val="clear" w:color="auto" w:fill="auto"/>
          </w:tcPr>
          <w:p w14:paraId="791EF2AA" w14:textId="77777777" w:rsidR="00025031" w:rsidRDefault="00025031" w:rsidP="00025031">
            <w:pPr>
              <w:spacing w:line="360" w:lineRule="auto"/>
              <w:rPr>
                <w:color w:val="000000"/>
                <w:szCs w:val="21"/>
              </w:rPr>
            </w:pPr>
            <w:r w:rsidRPr="00B046A8">
              <w:rPr>
                <w:rFonts w:hint="eastAsia"/>
                <w:szCs w:val="21"/>
              </w:rPr>
              <w:t>小组人员请假</w:t>
            </w:r>
            <w:r>
              <w:rPr>
                <w:rFonts w:hint="eastAsia"/>
                <w:szCs w:val="21"/>
              </w:rPr>
              <w:t>长时间</w:t>
            </w:r>
            <w:r w:rsidRPr="00B046A8">
              <w:rPr>
                <w:rFonts w:hint="eastAsia"/>
                <w:szCs w:val="21"/>
              </w:rPr>
              <w:t>离开</w:t>
            </w:r>
          </w:p>
        </w:tc>
        <w:tc>
          <w:tcPr>
            <w:tcW w:w="1276" w:type="dxa"/>
            <w:vAlign w:val="center"/>
          </w:tcPr>
          <w:p w14:paraId="33504DDB" w14:textId="77777777" w:rsidR="00025031" w:rsidRPr="00B046A8" w:rsidRDefault="00025031" w:rsidP="00025031">
            <w:pPr>
              <w:spacing w:line="360" w:lineRule="auto"/>
              <w:jc w:val="center"/>
              <w:rPr>
                <w:color w:val="000000"/>
                <w:szCs w:val="21"/>
              </w:rPr>
            </w:pPr>
            <w:r>
              <w:rPr>
                <w:rFonts w:hint="eastAsia"/>
                <w:color w:val="000000"/>
                <w:szCs w:val="21"/>
              </w:rPr>
              <w:t>2</w:t>
            </w:r>
          </w:p>
        </w:tc>
        <w:tc>
          <w:tcPr>
            <w:tcW w:w="5746" w:type="dxa"/>
            <w:shd w:val="clear" w:color="auto" w:fill="auto"/>
            <w:vAlign w:val="center"/>
          </w:tcPr>
          <w:p w14:paraId="2AC7AC31" w14:textId="77777777" w:rsidR="00025031" w:rsidRDefault="00025031" w:rsidP="00025031">
            <w:pPr>
              <w:spacing w:line="360" w:lineRule="auto"/>
              <w:rPr>
                <w:color w:val="000000"/>
                <w:szCs w:val="21"/>
              </w:rPr>
            </w:pPr>
            <w:r w:rsidRPr="00B046A8">
              <w:rPr>
                <w:rFonts w:hint="eastAsia"/>
                <w:color w:val="000000"/>
                <w:szCs w:val="21"/>
              </w:rPr>
              <w:t>小组成员主动向项目经理提出</w:t>
            </w:r>
            <w:r>
              <w:rPr>
                <w:rFonts w:hint="eastAsia"/>
                <w:color w:val="000000"/>
                <w:szCs w:val="21"/>
              </w:rPr>
              <w:t>长期</w:t>
            </w:r>
            <w:r w:rsidRPr="00B046A8">
              <w:rPr>
                <w:rFonts w:hint="eastAsia"/>
                <w:color w:val="000000"/>
                <w:szCs w:val="21"/>
              </w:rPr>
              <w:t>请假</w:t>
            </w:r>
            <w:r>
              <w:rPr>
                <w:rFonts w:hint="eastAsia"/>
                <w:color w:val="000000"/>
                <w:szCs w:val="21"/>
              </w:rPr>
              <w:t>要求</w:t>
            </w:r>
          </w:p>
        </w:tc>
      </w:tr>
      <w:tr w:rsidR="00025031" w14:paraId="40510645" w14:textId="77777777" w:rsidTr="00025031">
        <w:trPr>
          <w:trHeight w:val="285"/>
        </w:trPr>
        <w:tc>
          <w:tcPr>
            <w:tcW w:w="988" w:type="dxa"/>
          </w:tcPr>
          <w:p w14:paraId="43A8F397" w14:textId="77777777" w:rsidR="00025031" w:rsidRDefault="00025031" w:rsidP="00025031">
            <w:pPr>
              <w:spacing w:line="360" w:lineRule="auto"/>
              <w:jc w:val="center"/>
              <w:rPr>
                <w:color w:val="000000"/>
                <w:szCs w:val="21"/>
              </w:rPr>
            </w:pPr>
            <w:r>
              <w:rPr>
                <w:rFonts w:hint="eastAsia"/>
                <w:color w:val="000000"/>
                <w:szCs w:val="21"/>
              </w:rPr>
              <w:t>9</w:t>
            </w:r>
          </w:p>
        </w:tc>
        <w:tc>
          <w:tcPr>
            <w:tcW w:w="2976" w:type="dxa"/>
            <w:shd w:val="clear" w:color="auto" w:fill="auto"/>
          </w:tcPr>
          <w:p w14:paraId="4395B6AE" w14:textId="77777777" w:rsidR="00025031" w:rsidRDefault="00025031" w:rsidP="00025031">
            <w:pPr>
              <w:spacing w:line="360" w:lineRule="auto"/>
              <w:rPr>
                <w:color w:val="000000"/>
                <w:szCs w:val="21"/>
              </w:rPr>
            </w:pPr>
            <w:r>
              <w:rPr>
                <w:rFonts w:hint="eastAsia"/>
                <w:color w:val="000000"/>
                <w:szCs w:val="21"/>
              </w:rPr>
              <w:t>实际项目进行时，任务较计划预期时间提前</w:t>
            </w:r>
          </w:p>
        </w:tc>
        <w:tc>
          <w:tcPr>
            <w:tcW w:w="1276" w:type="dxa"/>
            <w:vAlign w:val="center"/>
          </w:tcPr>
          <w:p w14:paraId="618E0E58" w14:textId="77777777" w:rsidR="00025031" w:rsidRDefault="00025031" w:rsidP="00025031">
            <w:pPr>
              <w:spacing w:line="360" w:lineRule="auto"/>
              <w:jc w:val="center"/>
              <w:rPr>
                <w:color w:val="000000"/>
                <w:szCs w:val="21"/>
              </w:rPr>
            </w:pPr>
            <w:r>
              <w:rPr>
                <w:rFonts w:hint="eastAsia"/>
                <w:color w:val="000000"/>
                <w:szCs w:val="21"/>
              </w:rPr>
              <w:t>2</w:t>
            </w:r>
          </w:p>
        </w:tc>
        <w:tc>
          <w:tcPr>
            <w:tcW w:w="5746" w:type="dxa"/>
            <w:shd w:val="clear" w:color="auto" w:fill="auto"/>
            <w:vAlign w:val="center"/>
          </w:tcPr>
          <w:p w14:paraId="21C93DB5" w14:textId="77777777" w:rsidR="00025031" w:rsidRDefault="00025031" w:rsidP="00025031">
            <w:pPr>
              <w:spacing w:line="360" w:lineRule="auto"/>
              <w:rPr>
                <w:color w:val="000000"/>
                <w:szCs w:val="21"/>
              </w:rPr>
            </w:pPr>
            <w:r>
              <w:rPr>
                <w:rFonts w:hint="eastAsia"/>
                <w:color w:val="000000"/>
                <w:szCs w:val="21"/>
              </w:rPr>
              <w:t>计划审核员发现当期所做任务较预期计划时间提前</w:t>
            </w:r>
          </w:p>
        </w:tc>
      </w:tr>
      <w:tr w:rsidR="00025031" w14:paraId="20783AFB" w14:textId="77777777" w:rsidTr="00025031">
        <w:trPr>
          <w:trHeight w:val="285"/>
        </w:trPr>
        <w:tc>
          <w:tcPr>
            <w:tcW w:w="988" w:type="dxa"/>
          </w:tcPr>
          <w:p w14:paraId="7F6A63C6" w14:textId="77777777" w:rsidR="00025031" w:rsidRDefault="00025031" w:rsidP="00025031">
            <w:pPr>
              <w:spacing w:line="360" w:lineRule="auto"/>
              <w:jc w:val="center"/>
              <w:rPr>
                <w:color w:val="000000"/>
                <w:szCs w:val="21"/>
              </w:rPr>
            </w:pPr>
            <w:r>
              <w:rPr>
                <w:rFonts w:hint="eastAsia"/>
                <w:color w:val="000000"/>
                <w:szCs w:val="21"/>
              </w:rPr>
              <w:t>10</w:t>
            </w:r>
          </w:p>
        </w:tc>
        <w:tc>
          <w:tcPr>
            <w:tcW w:w="2976" w:type="dxa"/>
            <w:shd w:val="clear" w:color="auto" w:fill="auto"/>
          </w:tcPr>
          <w:p w14:paraId="2F82938C" w14:textId="77777777" w:rsidR="00025031" w:rsidRDefault="00025031" w:rsidP="00025031">
            <w:pPr>
              <w:spacing w:line="360" w:lineRule="auto"/>
              <w:rPr>
                <w:color w:val="000000"/>
                <w:szCs w:val="21"/>
              </w:rPr>
            </w:pPr>
            <w:r>
              <w:rPr>
                <w:rFonts w:hint="eastAsia"/>
                <w:color w:val="000000"/>
                <w:szCs w:val="21"/>
              </w:rPr>
              <w:t>实际项目进行时，任务较计划预期时间延迟</w:t>
            </w:r>
          </w:p>
        </w:tc>
        <w:tc>
          <w:tcPr>
            <w:tcW w:w="1276" w:type="dxa"/>
            <w:vAlign w:val="center"/>
          </w:tcPr>
          <w:p w14:paraId="3F633C00" w14:textId="77777777" w:rsidR="00025031" w:rsidRDefault="00025031" w:rsidP="00025031">
            <w:pPr>
              <w:spacing w:line="360" w:lineRule="auto"/>
              <w:jc w:val="center"/>
              <w:rPr>
                <w:color w:val="000000"/>
                <w:szCs w:val="21"/>
              </w:rPr>
            </w:pPr>
            <w:r>
              <w:rPr>
                <w:rFonts w:hint="eastAsia"/>
                <w:color w:val="000000"/>
                <w:szCs w:val="21"/>
              </w:rPr>
              <w:t>2</w:t>
            </w:r>
          </w:p>
        </w:tc>
        <w:tc>
          <w:tcPr>
            <w:tcW w:w="5746" w:type="dxa"/>
            <w:shd w:val="clear" w:color="auto" w:fill="auto"/>
            <w:vAlign w:val="center"/>
          </w:tcPr>
          <w:p w14:paraId="5D01932E" w14:textId="77777777" w:rsidR="00025031" w:rsidRDefault="00025031" w:rsidP="00025031">
            <w:pPr>
              <w:spacing w:line="360" w:lineRule="auto"/>
              <w:rPr>
                <w:color w:val="000000"/>
                <w:szCs w:val="21"/>
              </w:rPr>
            </w:pPr>
            <w:r>
              <w:rPr>
                <w:rFonts w:hint="eastAsia"/>
                <w:color w:val="000000"/>
                <w:szCs w:val="21"/>
              </w:rPr>
              <w:t>计划审核员发现当期所做任务较预期计划时间延迟</w:t>
            </w:r>
          </w:p>
        </w:tc>
      </w:tr>
      <w:tr w:rsidR="00025031" w14:paraId="5D44C386" w14:textId="77777777" w:rsidTr="00025031">
        <w:trPr>
          <w:trHeight w:val="285"/>
        </w:trPr>
        <w:tc>
          <w:tcPr>
            <w:tcW w:w="988" w:type="dxa"/>
          </w:tcPr>
          <w:p w14:paraId="3F7B7EE8" w14:textId="77777777" w:rsidR="00025031" w:rsidRDefault="00025031" w:rsidP="00025031">
            <w:pPr>
              <w:spacing w:line="360" w:lineRule="auto"/>
              <w:jc w:val="center"/>
              <w:rPr>
                <w:szCs w:val="21"/>
              </w:rPr>
            </w:pPr>
            <w:r>
              <w:rPr>
                <w:rFonts w:hint="eastAsia"/>
                <w:szCs w:val="21"/>
              </w:rPr>
              <w:t>11</w:t>
            </w:r>
          </w:p>
        </w:tc>
        <w:tc>
          <w:tcPr>
            <w:tcW w:w="2976" w:type="dxa"/>
            <w:shd w:val="clear" w:color="auto" w:fill="auto"/>
          </w:tcPr>
          <w:p w14:paraId="7FC06E4F" w14:textId="77777777" w:rsidR="00025031" w:rsidRDefault="00025031" w:rsidP="00025031">
            <w:pPr>
              <w:spacing w:line="360" w:lineRule="auto"/>
              <w:rPr>
                <w:color w:val="000000"/>
                <w:szCs w:val="21"/>
              </w:rPr>
            </w:pPr>
            <w:r>
              <w:rPr>
                <w:rFonts w:hint="eastAsia"/>
                <w:szCs w:val="21"/>
              </w:rPr>
              <w:t>组员对</w:t>
            </w:r>
            <w:r>
              <w:rPr>
                <w:szCs w:val="21"/>
              </w:rPr>
              <w:t>考评</w:t>
            </w:r>
            <w:r>
              <w:rPr>
                <w:rFonts w:hint="eastAsia"/>
                <w:szCs w:val="21"/>
              </w:rPr>
              <w:t>结果不满意</w:t>
            </w:r>
          </w:p>
        </w:tc>
        <w:tc>
          <w:tcPr>
            <w:tcW w:w="1276" w:type="dxa"/>
            <w:vAlign w:val="center"/>
          </w:tcPr>
          <w:p w14:paraId="1454B959" w14:textId="77777777" w:rsidR="00025031" w:rsidRDefault="00025031" w:rsidP="00025031">
            <w:pPr>
              <w:spacing w:line="360" w:lineRule="auto"/>
              <w:jc w:val="center"/>
              <w:rPr>
                <w:color w:val="000000"/>
                <w:szCs w:val="21"/>
              </w:rPr>
            </w:pPr>
            <w:r>
              <w:rPr>
                <w:rFonts w:hint="eastAsia"/>
                <w:szCs w:val="21"/>
              </w:rPr>
              <w:t>2</w:t>
            </w:r>
          </w:p>
        </w:tc>
        <w:tc>
          <w:tcPr>
            <w:tcW w:w="5746" w:type="dxa"/>
            <w:shd w:val="clear" w:color="auto" w:fill="auto"/>
            <w:vAlign w:val="center"/>
          </w:tcPr>
          <w:p w14:paraId="11574D7F" w14:textId="77777777" w:rsidR="00025031" w:rsidRDefault="00025031" w:rsidP="00025031">
            <w:pPr>
              <w:spacing w:line="360" w:lineRule="auto"/>
              <w:rPr>
                <w:color w:val="000000"/>
                <w:szCs w:val="21"/>
              </w:rPr>
            </w:pPr>
            <w:r>
              <w:rPr>
                <w:rFonts w:hint="eastAsia"/>
                <w:color w:val="000000"/>
                <w:szCs w:val="21"/>
              </w:rPr>
              <w:t>组员</w:t>
            </w:r>
            <w:r>
              <w:rPr>
                <w:color w:val="000000"/>
                <w:szCs w:val="21"/>
              </w:rPr>
              <w:t>对绩效考评有问题并向项目经理提出</w:t>
            </w:r>
          </w:p>
        </w:tc>
      </w:tr>
      <w:tr w:rsidR="00025031" w14:paraId="11CE78BD" w14:textId="77777777" w:rsidTr="00025031">
        <w:trPr>
          <w:trHeight w:val="285"/>
        </w:trPr>
        <w:tc>
          <w:tcPr>
            <w:tcW w:w="988" w:type="dxa"/>
          </w:tcPr>
          <w:p w14:paraId="320DC2F9" w14:textId="77777777" w:rsidR="00025031" w:rsidRDefault="00025031" w:rsidP="00025031">
            <w:pPr>
              <w:spacing w:line="360" w:lineRule="auto"/>
              <w:jc w:val="center"/>
              <w:rPr>
                <w:szCs w:val="21"/>
              </w:rPr>
            </w:pPr>
            <w:r>
              <w:rPr>
                <w:rFonts w:hint="eastAsia"/>
                <w:szCs w:val="21"/>
              </w:rPr>
              <w:t>12</w:t>
            </w:r>
          </w:p>
        </w:tc>
        <w:tc>
          <w:tcPr>
            <w:tcW w:w="2976" w:type="dxa"/>
            <w:shd w:val="clear" w:color="auto" w:fill="auto"/>
          </w:tcPr>
          <w:p w14:paraId="54FD9562" w14:textId="77777777" w:rsidR="00025031" w:rsidRDefault="00025031" w:rsidP="00025031">
            <w:pPr>
              <w:spacing w:line="360" w:lineRule="auto"/>
              <w:rPr>
                <w:szCs w:val="21"/>
              </w:rPr>
            </w:pPr>
            <w:r>
              <w:rPr>
                <w:rFonts w:hint="eastAsia"/>
                <w:szCs w:val="21"/>
              </w:rPr>
              <w:t>组员之间对某问题出现争议</w:t>
            </w:r>
          </w:p>
        </w:tc>
        <w:tc>
          <w:tcPr>
            <w:tcW w:w="1276" w:type="dxa"/>
            <w:vAlign w:val="center"/>
          </w:tcPr>
          <w:p w14:paraId="1F58C305" w14:textId="77777777" w:rsidR="00025031" w:rsidRDefault="00025031" w:rsidP="00025031">
            <w:pPr>
              <w:spacing w:line="360" w:lineRule="auto"/>
              <w:jc w:val="center"/>
              <w:rPr>
                <w:color w:val="000000"/>
                <w:szCs w:val="21"/>
              </w:rPr>
            </w:pPr>
            <w:r>
              <w:rPr>
                <w:rFonts w:hint="eastAsia"/>
                <w:szCs w:val="21"/>
              </w:rPr>
              <w:t>2</w:t>
            </w:r>
          </w:p>
        </w:tc>
        <w:tc>
          <w:tcPr>
            <w:tcW w:w="5746" w:type="dxa"/>
            <w:shd w:val="clear" w:color="auto" w:fill="auto"/>
            <w:vAlign w:val="center"/>
          </w:tcPr>
          <w:p w14:paraId="2B3E584E" w14:textId="77777777" w:rsidR="00025031" w:rsidRDefault="00025031" w:rsidP="00025031">
            <w:pPr>
              <w:spacing w:line="360" w:lineRule="auto"/>
              <w:rPr>
                <w:color w:val="000000"/>
                <w:szCs w:val="21"/>
              </w:rPr>
            </w:pPr>
            <w:r>
              <w:rPr>
                <w:rFonts w:hint="eastAsia"/>
                <w:color w:val="000000"/>
                <w:szCs w:val="21"/>
              </w:rPr>
              <w:t>组员之间对某问题进行激烈争吵，且无法组员间无法妥协</w:t>
            </w:r>
          </w:p>
        </w:tc>
      </w:tr>
      <w:tr w:rsidR="00025031" w14:paraId="4664A1EB" w14:textId="77777777" w:rsidTr="00025031">
        <w:trPr>
          <w:trHeight w:val="285"/>
        </w:trPr>
        <w:tc>
          <w:tcPr>
            <w:tcW w:w="988" w:type="dxa"/>
          </w:tcPr>
          <w:p w14:paraId="38FA9A51" w14:textId="77777777" w:rsidR="00025031" w:rsidRDefault="00025031" w:rsidP="00025031">
            <w:pPr>
              <w:spacing w:line="360" w:lineRule="auto"/>
              <w:jc w:val="center"/>
              <w:rPr>
                <w:color w:val="000000"/>
                <w:szCs w:val="21"/>
              </w:rPr>
            </w:pPr>
            <w:r>
              <w:rPr>
                <w:rFonts w:hint="eastAsia"/>
                <w:color w:val="000000"/>
                <w:szCs w:val="21"/>
              </w:rPr>
              <w:t>13</w:t>
            </w:r>
          </w:p>
        </w:tc>
        <w:tc>
          <w:tcPr>
            <w:tcW w:w="2976" w:type="dxa"/>
            <w:shd w:val="clear" w:color="auto" w:fill="auto"/>
          </w:tcPr>
          <w:p w14:paraId="00FEDCFD" w14:textId="77777777" w:rsidR="00025031" w:rsidRDefault="00025031" w:rsidP="00025031">
            <w:pPr>
              <w:spacing w:line="360" w:lineRule="auto"/>
              <w:rPr>
                <w:color w:val="000000"/>
                <w:szCs w:val="21"/>
              </w:rPr>
            </w:pPr>
            <w:r>
              <w:rPr>
                <w:rFonts w:hint="eastAsia"/>
                <w:color w:val="000000"/>
                <w:szCs w:val="21"/>
              </w:rPr>
              <w:t>需要新的工具</w:t>
            </w:r>
          </w:p>
        </w:tc>
        <w:tc>
          <w:tcPr>
            <w:tcW w:w="1276" w:type="dxa"/>
            <w:vAlign w:val="center"/>
          </w:tcPr>
          <w:p w14:paraId="4C7074EE" w14:textId="77777777" w:rsidR="00025031" w:rsidRDefault="00025031" w:rsidP="00025031">
            <w:pPr>
              <w:spacing w:line="360" w:lineRule="auto"/>
              <w:jc w:val="center"/>
              <w:rPr>
                <w:color w:val="000000"/>
                <w:szCs w:val="21"/>
              </w:rPr>
            </w:pPr>
            <w:r>
              <w:rPr>
                <w:rFonts w:hint="eastAsia"/>
                <w:color w:val="000000"/>
                <w:szCs w:val="21"/>
              </w:rPr>
              <w:t>3</w:t>
            </w:r>
          </w:p>
        </w:tc>
        <w:tc>
          <w:tcPr>
            <w:tcW w:w="5746" w:type="dxa"/>
            <w:shd w:val="clear" w:color="auto" w:fill="auto"/>
          </w:tcPr>
          <w:p w14:paraId="1142AFF2" w14:textId="77777777" w:rsidR="00025031" w:rsidRDefault="00025031" w:rsidP="00025031">
            <w:pPr>
              <w:spacing w:line="360" w:lineRule="auto"/>
              <w:rPr>
                <w:color w:val="000000"/>
                <w:szCs w:val="21"/>
              </w:rPr>
            </w:pPr>
            <w:r>
              <w:rPr>
                <w:rFonts w:hint="eastAsia"/>
                <w:color w:val="000000"/>
                <w:szCs w:val="21"/>
              </w:rPr>
              <w:t>小组成员在项目执行过程中发现需要使用新的工具，并向项目经理提出</w:t>
            </w:r>
          </w:p>
        </w:tc>
      </w:tr>
      <w:tr w:rsidR="00025031" w14:paraId="1F779435" w14:textId="77777777" w:rsidTr="00025031">
        <w:trPr>
          <w:trHeight w:val="285"/>
        </w:trPr>
        <w:tc>
          <w:tcPr>
            <w:tcW w:w="988" w:type="dxa"/>
          </w:tcPr>
          <w:p w14:paraId="1DA48765" w14:textId="77777777" w:rsidR="00025031" w:rsidRDefault="00025031" w:rsidP="00025031">
            <w:pPr>
              <w:spacing w:line="360" w:lineRule="auto"/>
              <w:jc w:val="center"/>
              <w:rPr>
                <w:szCs w:val="21"/>
              </w:rPr>
            </w:pPr>
            <w:r>
              <w:rPr>
                <w:rFonts w:hint="eastAsia"/>
                <w:szCs w:val="21"/>
              </w:rPr>
              <w:t>14</w:t>
            </w:r>
          </w:p>
        </w:tc>
        <w:tc>
          <w:tcPr>
            <w:tcW w:w="2976" w:type="dxa"/>
            <w:shd w:val="clear" w:color="auto" w:fill="auto"/>
          </w:tcPr>
          <w:p w14:paraId="4BEAEB0F" w14:textId="77777777" w:rsidR="00025031" w:rsidRDefault="00025031" w:rsidP="00025031">
            <w:pPr>
              <w:spacing w:line="360" w:lineRule="auto"/>
              <w:rPr>
                <w:szCs w:val="21"/>
              </w:rPr>
            </w:pPr>
            <w:r>
              <w:rPr>
                <w:rFonts w:hint="eastAsia"/>
                <w:szCs w:val="21"/>
              </w:rPr>
              <w:t>所需</w:t>
            </w:r>
            <w:r>
              <w:rPr>
                <w:szCs w:val="21"/>
              </w:rPr>
              <w:t>采购</w:t>
            </w:r>
            <w:r>
              <w:rPr>
                <w:rFonts w:hint="eastAsia"/>
                <w:szCs w:val="21"/>
              </w:rPr>
              <w:t>资金</w:t>
            </w:r>
            <w:r>
              <w:rPr>
                <w:szCs w:val="21"/>
              </w:rPr>
              <w:t>超出组内</w:t>
            </w:r>
            <w:r>
              <w:rPr>
                <w:rFonts w:hint="eastAsia"/>
                <w:szCs w:val="21"/>
              </w:rPr>
              <w:t>预算</w:t>
            </w:r>
          </w:p>
        </w:tc>
        <w:tc>
          <w:tcPr>
            <w:tcW w:w="1276" w:type="dxa"/>
            <w:vAlign w:val="center"/>
          </w:tcPr>
          <w:p w14:paraId="0E486F3A" w14:textId="77777777" w:rsidR="00025031" w:rsidRDefault="00025031" w:rsidP="00025031">
            <w:pPr>
              <w:spacing w:line="360" w:lineRule="auto"/>
              <w:jc w:val="center"/>
              <w:rPr>
                <w:szCs w:val="21"/>
              </w:rPr>
            </w:pPr>
            <w:r>
              <w:rPr>
                <w:rFonts w:hint="eastAsia"/>
                <w:color w:val="000000"/>
                <w:szCs w:val="21"/>
              </w:rPr>
              <w:t>3</w:t>
            </w:r>
          </w:p>
        </w:tc>
        <w:tc>
          <w:tcPr>
            <w:tcW w:w="5746" w:type="dxa"/>
            <w:shd w:val="clear" w:color="auto" w:fill="auto"/>
          </w:tcPr>
          <w:p w14:paraId="0BDFB035" w14:textId="77777777" w:rsidR="00025031" w:rsidRDefault="00025031" w:rsidP="00025031">
            <w:pPr>
              <w:spacing w:line="360" w:lineRule="auto"/>
              <w:rPr>
                <w:szCs w:val="21"/>
              </w:rPr>
            </w:pPr>
            <w:r>
              <w:rPr>
                <w:rFonts w:hint="eastAsia"/>
                <w:szCs w:val="21"/>
              </w:rPr>
              <w:t>采购负责人在采购资源时，发现所需资金超出组内预算</w:t>
            </w:r>
            <w:r w:rsidRPr="002E7C49">
              <w:rPr>
                <w:rFonts w:hint="eastAsia"/>
                <w:szCs w:val="21"/>
              </w:rPr>
              <w:t>，并向项目经理提出</w:t>
            </w:r>
          </w:p>
        </w:tc>
      </w:tr>
      <w:tr w:rsidR="00025031" w14:paraId="679B05A6" w14:textId="77777777" w:rsidTr="00025031">
        <w:trPr>
          <w:trHeight w:val="285"/>
        </w:trPr>
        <w:tc>
          <w:tcPr>
            <w:tcW w:w="988" w:type="dxa"/>
          </w:tcPr>
          <w:p w14:paraId="497D7C83" w14:textId="77777777" w:rsidR="00025031" w:rsidRDefault="00025031" w:rsidP="00025031">
            <w:pPr>
              <w:spacing w:line="360" w:lineRule="auto"/>
              <w:jc w:val="center"/>
              <w:rPr>
                <w:szCs w:val="21"/>
              </w:rPr>
            </w:pPr>
            <w:r>
              <w:rPr>
                <w:rFonts w:hint="eastAsia"/>
                <w:szCs w:val="21"/>
              </w:rPr>
              <w:lastRenderedPageBreak/>
              <w:t>15</w:t>
            </w:r>
          </w:p>
        </w:tc>
        <w:tc>
          <w:tcPr>
            <w:tcW w:w="2976" w:type="dxa"/>
            <w:shd w:val="clear" w:color="auto" w:fill="auto"/>
          </w:tcPr>
          <w:p w14:paraId="6E1E7D76" w14:textId="77777777" w:rsidR="00025031" w:rsidRDefault="00025031" w:rsidP="00025031">
            <w:pPr>
              <w:spacing w:line="360" w:lineRule="auto"/>
              <w:rPr>
                <w:szCs w:val="21"/>
              </w:rPr>
            </w:pPr>
            <w:r>
              <w:rPr>
                <w:rFonts w:hint="eastAsia"/>
                <w:szCs w:val="21"/>
              </w:rPr>
              <w:t>找不到预期使用资源</w:t>
            </w:r>
          </w:p>
        </w:tc>
        <w:tc>
          <w:tcPr>
            <w:tcW w:w="1276" w:type="dxa"/>
            <w:vAlign w:val="center"/>
          </w:tcPr>
          <w:p w14:paraId="22C009D6" w14:textId="77777777" w:rsidR="00025031" w:rsidRDefault="00025031" w:rsidP="00025031">
            <w:pPr>
              <w:spacing w:line="360" w:lineRule="auto"/>
              <w:jc w:val="center"/>
              <w:rPr>
                <w:szCs w:val="21"/>
              </w:rPr>
            </w:pPr>
            <w:r>
              <w:rPr>
                <w:rFonts w:hint="eastAsia"/>
                <w:color w:val="000000"/>
                <w:szCs w:val="21"/>
              </w:rPr>
              <w:t>3</w:t>
            </w:r>
          </w:p>
        </w:tc>
        <w:tc>
          <w:tcPr>
            <w:tcW w:w="5746" w:type="dxa"/>
            <w:shd w:val="clear" w:color="auto" w:fill="auto"/>
          </w:tcPr>
          <w:p w14:paraId="3C4614DC" w14:textId="77777777" w:rsidR="00025031" w:rsidRDefault="00025031" w:rsidP="00025031">
            <w:pPr>
              <w:spacing w:line="360" w:lineRule="auto"/>
              <w:rPr>
                <w:szCs w:val="21"/>
              </w:rPr>
            </w:pPr>
            <w:r>
              <w:rPr>
                <w:rFonts w:hint="eastAsia"/>
                <w:szCs w:val="21"/>
              </w:rPr>
              <w:t>采购负责人在采购资源时，无法获取所需资源，并向项目经理提出</w:t>
            </w:r>
          </w:p>
        </w:tc>
      </w:tr>
      <w:tr w:rsidR="00025031" w14:paraId="2B921DA6" w14:textId="77777777" w:rsidTr="00025031">
        <w:trPr>
          <w:trHeight w:val="285"/>
        </w:trPr>
        <w:tc>
          <w:tcPr>
            <w:tcW w:w="988" w:type="dxa"/>
          </w:tcPr>
          <w:p w14:paraId="4134A751" w14:textId="77777777" w:rsidR="00025031" w:rsidRPr="00370FAF" w:rsidRDefault="00025031" w:rsidP="00025031">
            <w:pPr>
              <w:spacing w:line="360" w:lineRule="auto"/>
              <w:jc w:val="center"/>
              <w:rPr>
                <w:szCs w:val="21"/>
              </w:rPr>
            </w:pPr>
            <w:r>
              <w:rPr>
                <w:rFonts w:hint="eastAsia"/>
                <w:szCs w:val="21"/>
              </w:rPr>
              <w:t>16</w:t>
            </w:r>
          </w:p>
        </w:tc>
        <w:tc>
          <w:tcPr>
            <w:tcW w:w="2976" w:type="dxa"/>
            <w:shd w:val="clear" w:color="auto" w:fill="auto"/>
          </w:tcPr>
          <w:p w14:paraId="1C03AB7D" w14:textId="77777777" w:rsidR="00025031" w:rsidRDefault="00025031" w:rsidP="00025031">
            <w:pPr>
              <w:spacing w:line="360" w:lineRule="auto"/>
              <w:rPr>
                <w:szCs w:val="21"/>
              </w:rPr>
            </w:pPr>
            <w:r>
              <w:rPr>
                <w:rFonts w:hint="eastAsia"/>
                <w:szCs w:val="21"/>
              </w:rPr>
              <w:t>资源使用不恰当</w:t>
            </w:r>
          </w:p>
        </w:tc>
        <w:tc>
          <w:tcPr>
            <w:tcW w:w="1276" w:type="dxa"/>
            <w:vAlign w:val="center"/>
          </w:tcPr>
          <w:p w14:paraId="53D6A4D0" w14:textId="77777777" w:rsidR="00025031" w:rsidRDefault="00025031" w:rsidP="00025031">
            <w:pPr>
              <w:spacing w:line="360" w:lineRule="auto"/>
              <w:jc w:val="center"/>
              <w:rPr>
                <w:szCs w:val="21"/>
              </w:rPr>
            </w:pPr>
            <w:r>
              <w:rPr>
                <w:rFonts w:hint="eastAsia"/>
                <w:color w:val="000000"/>
                <w:szCs w:val="21"/>
              </w:rPr>
              <w:t>4</w:t>
            </w:r>
          </w:p>
        </w:tc>
        <w:tc>
          <w:tcPr>
            <w:tcW w:w="5746" w:type="dxa"/>
            <w:shd w:val="clear" w:color="auto" w:fill="auto"/>
          </w:tcPr>
          <w:p w14:paraId="6C7DA790" w14:textId="77777777" w:rsidR="00025031" w:rsidRDefault="00025031" w:rsidP="00025031">
            <w:pPr>
              <w:spacing w:line="360" w:lineRule="auto"/>
              <w:rPr>
                <w:szCs w:val="21"/>
              </w:rPr>
            </w:pPr>
            <w:r>
              <w:rPr>
                <w:rFonts w:hint="eastAsia"/>
                <w:szCs w:val="21"/>
              </w:rPr>
              <w:t>资源所有者主动向项目经理提出，使用该资源侵犯了他的权益</w:t>
            </w:r>
          </w:p>
        </w:tc>
      </w:tr>
      <w:tr w:rsidR="00025031" w14:paraId="7C3067DD" w14:textId="77777777" w:rsidTr="00025031">
        <w:trPr>
          <w:trHeight w:val="285"/>
        </w:trPr>
        <w:tc>
          <w:tcPr>
            <w:tcW w:w="988" w:type="dxa"/>
          </w:tcPr>
          <w:p w14:paraId="1F883728" w14:textId="77777777" w:rsidR="00025031" w:rsidRDefault="00025031" w:rsidP="00025031">
            <w:pPr>
              <w:spacing w:line="360" w:lineRule="auto"/>
              <w:jc w:val="center"/>
              <w:rPr>
                <w:szCs w:val="21"/>
              </w:rPr>
            </w:pPr>
            <w:r>
              <w:rPr>
                <w:rFonts w:hint="eastAsia"/>
                <w:szCs w:val="21"/>
              </w:rPr>
              <w:t>17</w:t>
            </w:r>
          </w:p>
        </w:tc>
        <w:tc>
          <w:tcPr>
            <w:tcW w:w="2976" w:type="dxa"/>
            <w:shd w:val="clear" w:color="auto" w:fill="auto"/>
          </w:tcPr>
          <w:p w14:paraId="47B8C8CE" w14:textId="77777777" w:rsidR="00025031" w:rsidRDefault="00025031" w:rsidP="00025031">
            <w:pPr>
              <w:spacing w:line="360" w:lineRule="auto"/>
              <w:rPr>
                <w:szCs w:val="21"/>
              </w:rPr>
            </w:pPr>
            <w:r>
              <w:rPr>
                <w:rFonts w:hint="eastAsia"/>
                <w:szCs w:val="21"/>
              </w:rPr>
              <w:t>会议地点无法使用</w:t>
            </w:r>
          </w:p>
        </w:tc>
        <w:tc>
          <w:tcPr>
            <w:tcW w:w="1276" w:type="dxa"/>
            <w:vAlign w:val="center"/>
          </w:tcPr>
          <w:p w14:paraId="16FC676C" w14:textId="77777777" w:rsidR="00025031" w:rsidRDefault="00025031" w:rsidP="00025031">
            <w:pPr>
              <w:spacing w:line="360" w:lineRule="auto"/>
              <w:jc w:val="center"/>
              <w:rPr>
                <w:szCs w:val="21"/>
              </w:rPr>
            </w:pPr>
            <w:r>
              <w:rPr>
                <w:rFonts w:hint="eastAsia"/>
                <w:color w:val="000000"/>
                <w:szCs w:val="21"/>
              </w:rPr>
              <w:t>4</w:t>
            </w:r>
          </w:p>
        </w:tc>
        <w:tc>
          <w:tcPr>
            <w:tcW w:w="5746" w:type="dxa"/>
            <w:shd w:val="clear" w:color="auto" w:fill="auto"/>
          </w:tcPr>
          <w:p w14:paraId="6C1852E1" w14:textId="77777777" w:rsidR="00025031" w:rsidRDefault="00025031" w:rsidP="00025031">
            <w:pPr>
              <w:spacing w:line="360" w:lineRule="auto"/>
              <w:rPr>
                <w:szCs w:val="21"/>
              </w:rPr>
            </w:pPr>
            <w:r>
              <w:rPr>
                <w:rFonts w:hint="eastAsia"/>
                <w:szCs w:val="21"/>
              </w:rPr>
              <w:t>小组成员到达会议地点时发现无法使用会议地点，并向项目经理提出</w:t>
            </w:r>
          </w:p>
        </w:tc>
      </w:tr>
      <w:tr w:rsidR="00025031" w14:paraId="17697141" w14:textId="77777777" w:rsidTr="00025031">
        <w:trPr>
          <w:trHeight w:val="285"/>
        </w:trPr>
        <w:tc>
          <w:tcPr>
            <w:tcW w:w="988" w:type="dxa"/>
          </w:tcPr>
          <w:p w14:paraId="680D794D" w14:textId="77777777" w:rsidR="00025031" w:rsidRDefault="00025031" w:rsidP="00025031">
            <w:pPr>
              <w:spacing w:line="360" w:lineRule="auto"/>
              <w:jc w:val="center"/>
              <w:rPr>
                <w:szCs w:val="21"/>
              </w:rPr>
            </w:pPr>
            <w:r>
              <w:rPr>
                <w:rFonts w:hint="eastAsia"/>
                <w:szCs w:val="21"/>
              </w:rPr>
              <w:t>18</w:t>
            </w:r>
          </w:p>
        </w:tc>
        <w:tc>
          <w:tcPr>
            <w:tcW w:w="2976" w:type="dxa"/>
            <w:shd w:val="clear" w:color="auto" w:fill="auto"/>
          </w:tcPr>
          <w:p w14:paraId="67F36E17" w14:textId="77777777" w:rsidR="00025031" w:rsidRDefault="00025031" w:rsidP="00025031">
            <w:pPr>
              <w:spacing w:line="360" w:lineRule="auto"/>
              <w:rPr>
                <w:szCs w:val="21"/>
              </w:rPr>
            </w:pPr>
            <w:r>
              <w:rPr>
                <w:rFonts w:hint="eastAsia"/>
                <w:szCs w:val="21"/>
              </w:rPr>
              <w:t>外部设备无法使用</w:t>
            </w:r>
          </w:p>
        </w:tc>
        <w:tc>
          <w:tcPr>
            <w:tcW w:w="1276" w:type="dxa"/>
            <w:vAlign w:val="center"/>
          </w:tcPr>
          <w:p w14:paraId="00D35083" w14:textId="77777777" w:rsidR="00025031" w:rsidRDefault="00025031" w:rsidP="00025031">
            <w:pPr>
              <w:spacing w:line="360" w:lineRule="auto"/>
              <w:jc w:val="center"/>
              <w:rPr>
                <w:szCs w:val="21"/>
              </w:rPr>
            </w:pPr>
            <w:r>
              <w:rPr>
                <w:rFonts w:hint="eastAsia"/>
                <w:color w:val="000000"/>
                <w:szCs w:val="21"/>
              </w:rPr>
              <w:t>4</w:t>
            </w:r>
          </w:p>
        </w:tc>
        <w:tc>
          <w:tcPr>
            <w:tcW w:w="5746" w:type="dxa"/>
            <w:shd w:val="clear" w:color="auto" w:fill="auto"/>
          </w:tcPr>
          <w:p w14:paraId="45C45122" w14:textId="77777777" w:rsidR="00025031" w:rsidRDefault="00025031" w:rsidP="00025031">
            <w:pPr>
              <w:spacing w:line="360" w:lineRule="auto"/>
              <w:rPr>
                <w:szCs w:val="21"/>
              </w:rPr>
            </w:pPr>
            <w:r>
              <w:rPr>
                <w:rFonts w:hint="eastAsia"/>
                <w:szCs w:val="21"/>
              </w:rPr>
              <w:t>小组成员在使用时发现阿里云服务器崩溃，并向项目经理提出</w:t>
            </w:r>
          </w:p>
        </w:tc>
      </w:tr>
      <w:tr w:rsidR="00025031" w14:paraId="2E84C547" w14:textId="77777777" w:rsidTr="00025031">
        <w:trPr>
          <w:trHeight w:val="285"/>
        </w:trPr>
        <w:tc>
          <w:tcPr>
            <w:tcW w:w="988" w:type="dxa"/>
          </w:tcPr>
          <w:p w14:paraId="432A78C5" w14:textId="77777777" w:rsidR="00025031" w:rsidRDefault="00025031" w:rsidP="00025031">
            <w:pPr>
              <w:spacing w:line="360" w:lineRule="auto"/>
              <w:jc w:val="center"/>
              <w:rPr>
                <w:szCs w:val="21"/>
              </w:rPr>
            </w:pPr>
            <w:r>
              <w:rPr>
                <w:rFonts w:hint="eastAsia"/>
                <w:szCs w:val="21"/>
              </w:rPr>
              <w:t>19</w:t>
            </w:r>
          </w:p>
        </w:tc>
        <w:tc>
          <w:tcPr>
            <w:tcW w:w="2976" w:type="dxa"/>
            <w:shd w:val="clear" w:color="auto" w:fill="auto"/>
          </w:tcPr>
          <w:p w14:paraId="4F67F335" w14:textId="77777777" w:rsidR="00025031" w:rsidRDefault="00025031" w:rsidP="00025031">
            <w:pPr>
              <w:spacing w:line="360" w:lineRule="auto"/>
              <w:rPr>
                <w:szCs w:val="21"/>
              </w:rPr>
            </w:pPr>
            <w:r>
              <w:rPr>
                <w:rFonts w:hint="eastAsia"/>
                <w:szCs w:val="21"/>
              </w:rPr>
              <w:t>项目交付物不符合要求</w:t>
            </w:r>
          </w:p>
        </w:tc>
        <w:tc>
          <w:tcPr>
            <w:tcW w:w="1276" w:type="dxa"/>
            <w:vAlign w:val="center"/>
          </w:tcPr>
          <w:p w14:paraId="61EA29B2" w14:textId="77777777" w:rsidR="00025031" w:rsidRDefault="00025031" w:rsidP="00025031">
            <w:pPr>
              <w:spacing w:line="360" w:lineRule="auto"/>
              <w:jc w:val="center"/>
              <w:rPr>
                <w:color w:val="000000"/>
                <w:szCs w:val="21"/>
              </w:rPr>
            </w:pPr>
            <w:r>
              <w:rPr>
                <w:rFonts w:hint="eastAsia"/>
                <w:szCs w:val="21"/>
              </w:rPr>
              <w:t>1</w:t>
            </w:r>
            <w:r>
              <w:rPr>
                <w:rFonts w:hint="eastAsia"/>
                <w:szCs w:val="21"/>
              </w:rPr>
              <w:t>、</w:t>
            </w:r>
            <w:r>
              <w:rPr>
                <w:rFonts w:hint="eastAsia"/>
                <w:szCs w:val="21"/>
              </w:rPr>
              <w:t>4</w:t>
            </w:r>
          </w:p>
        </w:tc>
        <w:tc>
          <w:tcPr>
            <w:tcW w:w="5746" w:type="dxa"/>
            <w:shd w:val="clear" w:color="auto" w:fill="auto"/>
            <w:vAlign w:val="center"/>
          </w:tcPr>
          <w:p w14:paraId="6F4E6BA6" w14:textId="77777777" w:rsidR="00025031" w:rsidRDefault="00025031" w:rsidP="00025031">
            <w:pPr>
              <w:spacing w:line="360" w:lineRule="auto"/>
              <w:rPr>
                <w:szCs w:val="21"/>
              </w:rPr>
            </w:pPr>
            <w:r>
              <w:rPr>
                <w:rFonts w:hint="eastAsia"/>
                <w:color w:val="000000"/>
                <w:szCs w:val="21"/>
              </w:rPr>
              <w:t>在项目评审时教师提出交付物不符合要求</w:t>
            </w:r>
          </w:p>
        </w:tc>
      </w:tr>
    </w:tbl>
    <w:p w14:paraId="09BDD57E" w14:textId="3520A1D0" w:rsidR="00025031" w:rsidRDefault="00025031" w:rsidP="003F1F9C">
      <w:pPr>
        <w:pStyle w:val="2"/>
      </w:pPr>
      <w:bookmarkStart w:id="126" w:name="_Toc529733600"/>
      <w:bookmarkEnd w:id="125"/>
      <w:r w:rsidRPr="00025031">
        <w:rPr>
          <w:rFonts w:hint="eastAsia"/>
        </w:rPr>
        <w:t>8.4</w:t>
      </w:r>
      <w:r>
        <w:t xml:space="preserve"> </w:t>
      </w:r>
      <w:r>
        <w:rPr>
          <w:rFonts w:hint="eastAsia"/>
        </w:rPr>
        <w:t>风险评估</w:t>
      </w:r>
      <w:bookmarkEnd w:id="126"/>
    </w:p>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69"/>
        <w:gridCol w:w="1276"/>
        <w:gridCol w:w="1418"/>
        <w:gridCol w:w="1701"/>
      </w:tblGrid>
      <w:tr w:rsidR="00025031" w14:paraId="78C0EAC0" w14:textId="77777777" w:rsidTr="00025031">
        <w:trPr>
          <w:trHeight w:val="285"/>
        </w:trPr>
        <w:tc>
          <w:tcPr>
            <w:tcW w:w="3969" w:type="dxa"/>
            <w:shd w:val="clear" w:color="auto" w:fill="auto"/>
            <w:vAlign w:val="center"/>
          </w:tcPr>
          <w:p w14:paraId="6F817905" w14:textId="77777777" w:rsidR="00025031" w:rsidRDefault="00025031" w:rsidP="00025031">
            <w:pPr>
              <w:spacing w:line="360" w:lineRule="auto"/>
              <w:jc w:val="center"/>
              <w:rPr>
                <w:b/>
                <w:bCs/>
                <w:color w:val="000000"/>
                <w:sz w:val="24"/>
                <w:szCs w:val="21"/>
              </w:rPr>
            </w:pPr>
            <w:r>
              <w:rPr>
                <w:rFonts w:hint="eastAsia"/>
                <w:b/>
                <w:bCs/>
                <w:color w:val="000000"/>
                <w:sz w:val="24"/>
                <w:szCs w:val="21"/>
              </w:rPr>
              <w:t>风险名称</w:t>
            </w:r>
          </w:p>
        </w:tc>
        <w:tc>
          <w:tcPr>
            <w:tcW w:w="1276" w:type="dxa"/>
            <w:shd w:val="clear" w:color="auto" w:fill="auto"/>
            <w:vAlign w:val="center"/>
          </w:tcPr>
          <w:p w14:paraId="550C98FF" w14:textId="77777777" w:rsidR="00025031" w:rsidRDefault="00025031" w:rsidP="00025031">
            <w:pPr>
              <w:spacing w:line="360" w:lineRule="auto"/>
              <w:jc w:val="center"/>
              <w:rPr>
                <w:b/>
                <w:bCs/>
                <w:color w:val="000000"/>
                <w:sz w:val="24"/>
                <w:szCs w:val="21"/>
              </w:rPr>
            </w:pPr>
            <w:r>
              <w:rPr>
                <w:rFonts w:hint="eastAsia"/>
                <w:b/>
                <w:bCs/>
                <w:color w:val="000000"/>
                <w:sz w:val="24"/>
                <w:szCs w:val="21"/>
              </w:rPr>
              <w:t>优先级</w:t>
            </w:r>
          </w:p>
        </w:tc>
        <w:tc>
          <w:tcPr>
            <w:tcW w:w="1418" w:type="dxa"/>
            <w:shd w:val="clear" w:color="auto" w:fill="auto"/>
            <w:vAlign w:val="center"/>
          </w:tcPr>
          <w:p w14:paraId="5F5642EE" w14:textId="77777777" w:rsidR="00025031" w:rsidRDefault="00025031" w:rsidP="00025031">
            <w:pPr>
              <w:spacing w:line="360" w:lineRule="auto"/>
              <w:jc w:val="center"/>
              <w:rPr>
                <w:b/>
                <w:bCs/>
                <w:color w:val="000000"/>
                <w:sz w:val="24"/>
                <w:szCs w:val="21"/>
              </w:rPr>
            </w:pPr>
            <w:r>
              <w:rPr>
                <w:rFonts w:hint="eastAsia"/>
                <w:b/>
                <w:bCs/>
                <w:color w:val="000000"/>
                <w:sz w:val="24"/>
                <w:szCs w:val="21"/>
              </w:rPr>
              <w:t>影响程度</w:t>
            </w:r>
          </w:p>
        </w:tc>
        <w:tc>
          <w:tcPr>
            <w:tcW w:w="1701" w:type="dxa"/>
            <w:shd w:val="clear" w:color="auto" w:fill="auto"/>
            <w:vAlign w:val="center"/>
          </w:tcPr>
          <w:p w14:paraId="0B528B91" w14:textId="77777777" w:rsidR="00025031" w:rsidRDefault="00025031" w:rsidP="00025031">
            <w:pPr>
              <w:spacing w:line="360" w:lineRule="auto"/>
              <w:jc w:val="center"/>
              <w:rPr>
                <w:b/>
                <w:bCs/>
                <w:color w:val="000000"/>
                <w:sz w:val="24"/>
                <w:szCs w:val="21"/>
              </w:rPr>
            </w:pPr>
            <w:r>
              <w:rPr>
                <w:rFonts w:hint="eastAsia"/>
                <w:b/>
                <w:bCs/>
                <w:color w:val="000000"/>
                <w:sz w:val="24"/>
                <w:szCs w:val="21"/>
              </w:rPr>
              <w:t>可能性等级</w:t>
            </w:r>
          </w:p>
        </w:tc>
      </w:tr>
      <w:tr w:rsidR="00025031" w14:paraId="67782940" w14:textId="77777777" w:rsidTr="00025031">
        <w:trPr>
          <w:trHeight w:val="285"/>
        </w:trPr>
        <w:tc>
          <w:tcPr>
            <w:tcW w:w="3969" w:type="dxa"/>
            <w:shd w:val="clear" w:color="auto" w:fill="auto"/>
          </w:tcPr>
          <w:p w14:paraId="1BFAC6FB" w14:textId="77777777" w:rsidR="00025031" w:rsidRDefault="00025031" w:rsidP="00025031">
            <w:pPr>
              <w:spacing w:line="360" w:lineRule="auto"/>
              <w:rPr>
                <w:color w:val="000000"/>
                <w:szCs w:val="21"/>
              </w:rPr>
            </w:pPr>
            <w:r>
              <w:rPr>
                <w:rFonts w:hint="eastAsia"/>
                <w:szCs w:val="21"/>
              </w:rPr>
              <w:t>需求定义与</w:t>
            </w:r>
            <w:proofErr w:type="gramStart"/>
            <w:r>
              <w:rPr>
                <w:rFonts w:hint="eastAsia"/>
                <w:szCs w:val="21"/>
              </w:rPr>
              <w:t>客户愿景相差</w:t>
            </w:r>
            <w:proofErr w:type="gramEnd"/>
            <w:r>
              <w:rPr>
                <w:rFonts w:hint="eastAsia"/>
                <w:szCs w:val="21"/>
              </w:rPr>
              <w:t>较大</w:t>
            </w:r>
          </w:p>
        </w:tc>
        <w:tc>
          <w:tcPr>
            <w:tcW w:w="1276" w:type="dxa"/>
            <w:shd w:val="clear" w:color="auto" w:fill="auto"/>
            <w:vAlign w:val="center"/>
          </w:tcPr>
          <w:p w14:paraId="7EB04F24"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4CD90E9D"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3E1284A9" w14:textId="77777777" w:rsidR="00025031" w:rsidRDefault="00025031" w:rsidP="00025031">
            <w:pPr>
              <w:spacing w:line="360" w:lineRule="auto"/>
              <w:rPr>
                <w:color w:val="000000"/>
                <w:szCs w:val="21"/>
              </w:rPr>
            </w:pPr>
            <w:r>
              <w:rPr>
                <w:rFonts w:hint="eastAsia"/>
                <w:color w:val="000000"/>
                <w:szCs w:val="21"/>
              </w:rPr>
              <w:t>高</w:t>
            </w:r>
          </w:p>
        </w:tc>
      </w:tr>
      <w:tr w:rsidR="00025031" w14:paraId="7580C08A" w14:textId="77777777" w:rsidTr="00025031">
        <w:trPr>
          <w:trHeight w:val="285"/>
        </w:trPr>
        <w:tc>
          <w:tcPr>
            <w:tcW w:w="3969" w:type="dxa"/>
            <w:shd w:val="clear" w:color="auto" w:fill="auto"/>
          </w:tcPr>
          <w:p w14:paraId="07D35EA2" w14:textId="77777777" w:rsidR="00025031" w:rsidRDefault="00025031" w:rsidP="00025031">
            <w:pPr>
              <w:spacing w:line="360" w:lineRule="auto"/>
              <w:rPr>
                <w:color w:val="000000"/>
                <w:szCs w:val="21"/>
              </w:rPr>
            </w:pPr>
            <w:r>
              <w:rPr>
                <w:rFonts w:hint="eastAsia"/>
                <w:szCs w:val="21"/>
              </w:rPr>
              <w:t>小组成员完成任务质量不佳</w:t>
            </w:r>
          </w:p>
        </w:tc>
        <w:tc>
          <w:tcPr>
            <w:tcW w:w="1276" w:type="dxa"/>
            <w:shd w:val="clear" w:color="auto" w:fill="auto"/>
            <w:vAlign w:val="center"/>
          </w:tcPr>
          <w:p w14:paraId="52E23349"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4AD64778"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1980992B" w14:textId="77777777" w:rsidR="00025031" w:rsidRDefault="00025031" w:rsidP="00025031">
            <w:pPr>
              <w:spacing w:line="360" w:lineRule="auto"/>
              <w:rPr>
                <w:color w:val="000000"/>
                <w:szCs w:val="21"/>
              </w:rPr>
            </w:pPr>
            <w:r>
              <w:rPr>
                <w:rFonts w:hint="eastAsia"/>
                <w:color w:val="000000"/>
                <w:szCs w:val="21"/>
              </w:rPr>
              <w:t>高</w:t>
            </w:r>
          </w:p>
        </w:tc>
      </w:tr>
      <w:tr w:rsidR="00025031" w14:paraId="568B2B1B" w14:textId="77777777" w:rsidTr="00025031">
        <w:trPr>
          <w:trHeight w:val="285"/>
        </w:trPr>
        <w:tc>
          <w:tcPr>
            <w:tcW w:w="3969" w:type="dxa"/>
            <w:shd w:val="clear" w:color="auto" w:fill="auto"/>
          </w:tcPr>
          <w:p w14:paraId="676757A1" w14:textId="77777777" w:rsidR="00025031" w:rsidRDefault="00025031" w:rsidP="00025031">
            <w:pPr>
              <w:spacing w:line="360" w:lineRule="auto"/>
              <w:rPr>
                <w:color w:val="000000"/>
                <w:szCs w:val="21"/>
              </w:rPr>
            </w:pPr>
            <w:r>
              <w:rPr>
                <w:rFonts w:hint="eastAsia"/>
                <w:szCs w:val="21"/>
              </w:rPr>
              <w:t>预算与实际不符</w:t>
            </w:r>
          </w:p>
        </w:tc>
        <w:tc>
          <w:tcPr>
            <w:tcW w:w="1276" w:type="dxa"/>
            <w:shd w:val="clear" w:color="auto" w:fill="auto"/>
            <w:vAlign w:val="center"/>
          </w:tcPr>
          <w:p w14:paraId="0299B21B" w14:textId="77777777" w:rsidR="00025031" w:rsidRDefault="00025031" w:rsidP="00025031">
            <w:pPr>
              <w:spacing w:line="360" w:lineRule="auto"/>
              <w:rPr>
                <w:color w:val="000000"/>
                <w:szCs w:val="21"/>
              </w:rPr>
            </w:pPr>
            <w:r>
              <w:rPr>
                <w:rFonts w:hint="eastAsia"/>
                <w:color w:val="000000"/>
                <w:szCs w:val="21"/>
              </w:rPr>
              <w:t>低</w:t>
            </w:r>
          </w:p>
        </w:tc>
        <w:tc>
          <w:tcPr>
            <w:tcW w:w="1418" w:type="dxa"/>
            <w:shd w:val="clear" w:color="auto" w:fill="auto"/>
            <w:vAlign w:val="center"/>
          </w:tcPr>
          <w:p w14:paraId="5D525786" w14:textId="77777777" w:rsidR="00025031" w:rsidRDefault="00025031" w:rsidP="00025031">
            <w:pPr>
              <w:spacing w:line="360" w:lineRule="auto"/>
              <w:rPr>
                <w:color w:val="000000"/>
                <w:szCs w:val="21"/>
              </w:rPr>
            </w:pPr>
            <w:r>
              <w:rPr>
                <w:rFonts w:hint="eastAsia"/>
                <w:color w:val="000000"/>
                <w:szCs w:val="21"/>
              </w:rPr>
              <w:t>中</w:t>
            </w:r>
          </w:p>
        </w:tc>
        <w:tc>
          <w:tcPr>
            <w:tcW w:w="1701" w:type="dxa"/>
            <w:shd w:val="clear" w:color="auto" w:fill="auto"/>
            <w:vAlign w:val="center"/>
          </w:tcPr>
          <w:p w14:paraId="3AF4A5D8" w14:textId="77777777" w:rsidR="00025031" w:rsidRDefault="00025031" w:rsidP="00025031">
            <w:pPr>
              <w:spacing w:line="360" w:lineRule="auto"/>
              <w:rPr>
                <w:color w:val="000000"/>
                <w:szCs w:val="21"/>
              </w:rPr>
            </w:pPr>
            <w:r>
              <w:rPr>
                <w:rFonts w:hint="eastAsia"/>
                <w:color w:val="000000"/>
                <w:szCs w:val="21"/>
              </w:rPr>
              <w:t>低</w:t>
            </w:r>
          </w:p>
        </w:tc>
      </w:tr>
      <w:tr w:rsidR="00025031" w14:paraId="1ACF7CE6" w14:textId="77777777" w:rsidTr="00025031">
        <w:trPr>
          <w:trHeight w:val="510"/>
        </w:trPr>
        <w:tc>
          <w:tcPr>
            <w:tcW w:w="3969" w:type="dxa"/>
            <w:shd w:val="clear" w:color="auto" w:fill="auto"/>
          </w:tcPr>
          <w:p w14:paraId="34018A45" w14:textId="77777777" w:rsidR="00025031" w:rsidRDefault="00025031" w:rsidP="00025031">
            <w:pPr>
              <w:spacing w:line="360" w:lineRule="auto"/>
              <w:rPr>
                <w:color w:val="000000"/>
                <w:szCs w:val="21"/>
              </w:rPr>
            </w:pPr>
            <w:r>
              <w:rPr>
                <w:rFonts w:hint="eastAsia"/>
                <w:szCs w:val="21"/>
              </w:rPr>
              <w:t>开发人员技术不足</w:t>
            </w:r>
          </w:p>
        </w:tc>
        <w:tc>
          <w:tcPr>
            <w:tcW w:w="1276" w:type="dxa"/>
            <w:shd w:val="clear" w:color="auto" w:fill="auto"/>
            <w:vAlign w:val="center"/>
          </w:tcPr>
          <w:p w14:paraId="3A223C47"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4E6F4702"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1E04020D" w14:textId="77777777" w:rsidR="00025031" w:rsidRDefault="00025031" w:rsidP="00025031">
            <w:pPr>
              <w:spacing w:line="360" w:lineRule="auto"/>
              <w:rPr>
                <w:color w:val="000000"/>
                <w:szCs w:val="21"/>
              </w:rPr>
            </w:pPr>
            <w:r>
              <w:rPr>
                <w:rFonts w:hint="eastAsia"/>
                <w:color w:val="000000"/>
                <w:szCs w:val="21"/>
              </w:rPr>
              <w:t>高</w:t>
            </w:r>
          </w:p>
        </w:tc>
      </w:tr>
      <w:tr w:rsidR="00025031" w14:paraId="20A5918A" w14:textId="77777777" w:rsidTr="00025031">
        <w:trPr>
          <w:trHeight w:val="285"/>
        </w:trPr>
        <w:tc>
          <w:tcPr>
            <w:tcW w:w="3969" w:type="dxa"/>
            <w:shd w:val="clear" w:color="auto" w:fill="auto"/>
          </w:tcPr>
          <w:p w14:paraId="24F744AB" w14:textId="77777777" w:rsidR="00025031" w:rsidRDefault="00025031" w:rsidP="00025031">
            <w:pPr>
              <w:spacing w:line="360" w:lineRule="auto"/>
              <w:rPr>
                <w:color w:val="000000"/>
                <w:szCs w:val="21"/>
              </w:rPr>
            </w:pPr>
            <w:r>
              <w:rPr>
                <w:rFonts w:hint="eastAsia"/>
                <w:szCs w:val="21"/>
              </w:rPr>
              <w:t>小组人员请假暂时离开</w:t>
            </w:r>
          </w:p>
        </w:tc>
        <w:tc>
          <w:tcPr>
            <w:tcW w:w="1276" w:type="dxa"/>
            <w:shd w:val="clear" w:color="auto" w:fill="auto"/>
            <w:vAlign w:val="center"/>
          </w:tcPr>
          <w:p w14:paraId="3D12280B"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7C96F241"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45D893A9" w14:textId="77777777" w:rsidR="00025031" w:rsidRDefault="00025031" w:rsidP="00025031">
            <w:pPr>
              <w:spacing w:line="360" w:lineRule="auto"/>
              <w:rPr>
                <w:color w:val="000000"/>
                <w:szCs w:val="21"/>
              </w:rPr>
            </w:pPr>
            <w:r>
              <w:rPr>
                <w:rFonts w:hint="eastAsia"/>
                <w:color w:val="000000"/>
                <w:szCs w:val="21"/>
              </w:rPr>
              <w:t>高</w:t>
            </w:r>
          </w:p>
        </w:tc>
      </w:tr>
      <w:tr w:rsidR="00025031" w14:paraId="7DE8D7EB" w14:textId="77777777" w:rsidTr="00025031">
        <w:trPr>
          <w:trHeight w:val="285"/>
        </w:trPr>
        <w:tc>
          <w:tcPr>
            <w:tcW w:w="3969" w:type="dxa"/>
            <w:shd w:val="clear" w:color="auto" w:fill="auto"/>
          </w:tcPr>
          <w:p w14:paraId="0ACD1821" w14:textId="77777777" w:rsidR="00025031" w:rsidRDefault="00025031" w:rsidP="00025031">
            <w:pPr>
              <w:spacing w:line="360" w:lineRule="auto"/>
              <w:rPr>
                <w:color w:val="000000"/>
                <w:szCs w:val="21"/>
              </w:rPr>
            </w:pPr>
            <w:r>
              <w:rPr>
                <w:rFonts w:hint="eastAsia"/>
                <w:color w:val="000000"/>
                <w:szCs w:val="21"/>
              </w:rPr>
              <w:t>小组成员无法完成任务</w:t>
            </w:r>
          </w:p>
        </w:tc>
        <w:tc>
          <w:tcPr>
            <w:tcW w:w="1276" w:type="dxa"/>
            <w:shd w:val="clear" w:color="auto" w:fill="auto"/>
            <w:vAlign w:val="center"/>
          </w:tcPr>
          <w:p w14:paraId="792357EB"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5BF0B979"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3D082E66" w14:textId="77777777" w:rsidR="00025031" w:rsidRDefault="00025031" w:rsidP="00025031">
            <w:pPr>
              <w:spacing w:line="360" w:lineRule="auto"/>
              <w:rPr>
                <w:color w:val="000000"/>
                <w:szCs w:val="21"/>
              </w:rPr>
            </w:pPr>
            <w:r>
              <w:rPr>
                <w:rFonts w:hint="eastAsia"/>
                <w:color w:val="000000"/>
                <w:szCs w:val="21"/>
              </w:rPr>
              <w:t>中</w:t>
            </w:r>
          </w:p>
        </w:tc>
      </w:tr>
      <w:tr w:rsidR="00025031" w14:paraId="53F5D76D" w14:textId="77777777" w:rsidTr="00025031">
        <w:trPr>
          <w:trHeight w:val="285"/>
        </w:trPr>
        <w:tc>
          <w:tcPr>
            <w:tcW w:w="3969" w:type="dxa"/>
            <w:shd w:val="clear" w:color="auto" w:fill="auto"/>
          </w:tcPr>
          <w:p w14:paraId="68B03C8B" w14:textId="77777777" w:rsidR="00025031" w:rsidRDefault="00025031" w:rsidP="00025031">
            <w:pPr>
              <w:spacing w:line="360" w:lineRule="auto"/>
              <w:rPr>
                <w:color w:val="000000"/>
                <w:szCs w:val="21"/>
              </w:rPr>
            </w:pPr>
            <w:r>
              <w:rPr>
                <w:rFonts w:hint="eastAsia"/>
                <w:color w:val="000000"/>
                <w:szCs w:val="21"/>
              </w:rPr>
              <w:t>无法及时联系到组员</w:t>
            </w:r>
          </w:p>
        </w:tc>
        <w:tc>
          <w:tcPr>
            <w:tcW w:w="1276" w:type="dxa"/>
            <w:shd w:val="clear" w:color="auto" w:fill="auto"/>
            <w:vAlign w:val="center"/>
          </w:tcPr>
          <w:p w14:paraId="4C0F892C"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0B0E2D50"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39ECFEC0" w14:textId="77777777" w:rsidR="00025031" w:rsidRDefault="00025031" w:rsidP="00025031">
            <w:pPr>
              <w:spacing w:line="360" w:lineRule="auto"/>
              <w:rPr>
                <w:color w:val="000000"/>
                <w:szCs w:val="21"/>
              </w:rPr>
            </w:pPr>
            <w:r>
              <w:rPr>
                <w:rFonts w:hint="eastAsia"/>
                <w:color w:val="000000"/>
                <w:szCs w:val="21"/>
              </w:rPr>
              <w:t>中</w:t>
            </w:r>
          </w:p>
        </w:tc>
      </w:tr>
      <w:tr w:rsidR="00025031" w14:paraId="1CBF00A2" w14:textId="77777777" w:rsidTr="00025031">
        <w:trPr>
          <w:trHeight w:val="285"/>
        </w:trPr>
        <w:tc>
          <w:tcPr>
            <w:tcW w:w="3969" w:type="dxa"/>
            <w:shd w:val="clear" w:color="auto" w:fill="auto"/>
          </w:tcPr>
          <w:p w14:paraId="19565BF9" w14:textId="77777777" w:rsidR="00025031" w:rsidRDefault="00025031" w:rsidP="00025031">
            <w:pPr>
              <w:spacing w:line="360" w:lineRule="auto"/>
              <w:rPr>
                <w:color w:val="000000"/>
                <w:szCs w:val="21"/>
              </w:rPr>
            </w:pPr>
            <w:r w:rsidRPr="00B046A8">
              <w:rPr>
                <w:rFonts w:hint="eastAsia"/>
                <w:szCs w:val="21"/>
              </w:rPr>
              <w:t>小组人员请假</w:t>
            </w:r>
            <w:r>
              <w:rPr>
                <w:rFonts w:hint="eastAsia"/>
                <w:szCs w:val="21"/>
              </w:rPr>
              <w:t>长时间</w:t>
            </w:r>
            <w:r w:rsidRPr="00B046A8">
              <w:rPr>
                <w:rFonts w:hint="eastAsia"/>
                <w:szCs w:val="21"/>
              </w:rPr>
              <w:t>离开</w:t>
            </w:r>
          </w:p>
        </w:tc>
        <w:tc>
          <w:tcPr>
            <w:tcW w:w="1276" w:type="dxa"/>
            <w:shd w:val="clear" w:color="auto" w:fill="auto"/>
            <w:vAlign w:val="center"/>
          </w:tcPr>
          <w:p w14:paraId="21131E19" w14:textId="77777777" w:rsidR="00025031" w:rsidRDefault="00025031" w:rsidP="00025031">
            <w:pPr>
              <w:spacing w:line="360" w:lineRule="auto"/>
              <w:rPr>
                <w:color w:val="000000"/>
                <w:szCs w:val="21"/>
              </w:rPr>
            </w:pPr>
            <w:r>
              <w:rPr>
                <w:rFonts w:hint="eastAsia"/>
                <w:color w:val="000000"/>
                <w:szCs w:val="21"/>
              </w:rPr>
              <w:t>低</w:t>
            </w:r>
          </w:p>
        </w:tc>
        <w:tc>
          <w:tcPr>
            <w:tcW w:w="1418" w:type="dxa"/>
            <w:shd w:val="clear" w:color="auto" w:fill="auto"/>
            <w:vAlign w:val="center"/>
          </w:tcPr>
          <w:p w14:paraId="75767939"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5D157F3C" w14:textId="77777777" w:rsidR="00025031" w:rsidRDefault="00025031" w:rsidP="00025031">
            <w:pPr>
              <w:spacing w:line="360" w:lineRule="auto"/>
              <w:rPr>
                <w:color w:val="000000"/>
                <w:szCs w:val="21"/>
              </w:rPr>
            </w:pPr>
            <w:r>
              <w:rPr>
                <w:rFonts w:hint="eastAsia"/>
                <w:color w:val="000000"/>
                <w:szCs w:val="21"/>
              </w:rPr>
              <w:t>低</w:t>
            </w:r>
          </w:p>
        </w:tc>
      </w:tr>
      <w:tr w:rsidR="00025031" w14:paraId="17F89A6D" w14:textId="77777777" w:rsidTr="00025031">
        <w:trPr>
          <w:trHeight w:val="285"/>
        </w:trPr>
        <w:tc>
          <w:tcPr>
            <w:tcW w:w="3969" w:type="dxa"/>
            <w:shd w:val="clear" w:color="auto" w:fill="auto"/>
          </w:tcPr>
          <w:p w14:paraId="6688068A" w14:textId="77777777" w:rsidR="00025031" w:rsidRDefault="00025031" w:rsidP="00025031">
            <w:pPr>
              <w:spacing w:line="360" w:lineRule="auto"/>
              <w:rPr>
                <w:color w:val="000000"/>
                <w:szCs w:val="21"/>
              </w:rPr>
            </w:pPr>
            <w:r>
              <w:rPr>
                <w:rFonts w:hint="eastAsia"/>
                <w:color w:val="000000"/>
                <w:szCs w:val="21"/>
              </w:rPr>
              <w:t>实际项目进行时，任务较计划预期时间提前</w:t>
            </w:r>
          </w:p>
        </w:tc>
        <w:tc>
          <w:tcPr>
            <w:tcW w:w="1276" w:type="dxa"/>
            <w:shd w:val="clear" w:color="auto" w:fill="auto"/>
            <w:vAlign w:val="center"/>
          </w:tcPr>
          <w:p w14:paraId="0B6FC51C" w14:textId="77777777" w:rsidR="00025031" w:rsidRDefault="00025031" w:rsidP="00025031">
            <w:pPr>
              <w:spacing w:line="360" w:lineRule="auto"/>
              <w:rPr>
                <w:color w:val="000000"/>
                <w:szCs w:val="21"/>
              </w:rPr>
            </w:pPr>
            <w:r>
              <w:rPr>
                <w:rFonts w:hint="eastAsia"/>
                <w:color w:val="000000"/>
                <w:szCs w:val="21"/>
              </w:rPr>
              <w:t>低</w:t>
            </w:r>
          </w:p>
        </w:tc>
        <w:tc>
          <w:tcPr>
            <w:tcW w:w="1418" w:type="dxa"/>
            <w:shd w:val="clear" w:color="auto" w:fill="auto"/>
            <w:vAlign w:val="center"/>
          </w:tcPr>
          <w:p w14:paraId="59E98901" w14:textId="77777777" w:rsidR="00025031" w:rsidRDefault="00025031" w:rsidP="00025031">
            <w:pPr>
              <w:spacing w:line="360" w:lineRule="auto"/>
              <w:rPr>
                <w:color w:val="000000"/>
                <w:szCs w:val="21"/>
              </w:rPr>
            </w:pPr>
            <w:r>
              <w:rPr>
                <w:rFonts w:hint="eastAsia"/>
                <w:color w:val="000000"/>
                <w:szCs w:val="21"/>
              </w:rPr>
              <w:t>低</w:t>
            </w:r>
          </w:p>
        </w:tc>
        <w:tc>
          <w:tcPr>
            <w:tcW w:w="1701" w:type="dxa"/>
            <w:shd w:val="clear" w:color="auto" w:fill="auto"/>
            <w:vAlign w:val="center"/>
          </w:tcPr>
          <w:p w14:paraId="6F39D04A" w14:textId="77777777" w:rsidR="00025031" w:rsidRDefault="00025031" w:rsidP="00025031">
            <w:pPr>
              <w:spacing w:line="360" w:lineRule="auto"/>
              <w:rPr>
                <w:color w:val="000000"/>
                <w:szCs w:val="21"/>
              </w:rPr>
            </w:pPr>
            <w:r>
              <w:rPr>
                <w:rFonts w:hint="eastAsia"/>
                <w:color w:val="000000"/>
                <w:szCs w:val="21"/>
              </w:rPr>
              <w:t>低</w:t>
            </w:r>
          </w:p>
        </w:tc>
      </w:tr>
      <w:tr w:rsidR="00025031" w14:paraId="11F64FED" w14:textId="77777777" w:rsidTr="00025031">
        <w:trPr>
          <w:trHeight w:val="285"/>
        </w:trPr>
        <w:tc>
          <w:tcPr>
            <w:tcW w:w="3969" w:type="dxa"/>
            <w:shd w:val="clear" w:color="auto" w:fill="auto"/>
          </w:tcPr>
          <w:p w14:paraId="3748FEAC" w14:textId="77777777" w:rsidR="00025031" w:rsidRDefault="00025031" w:rsidP="00025031">
            <w:pPr>
              <w:spacing w:line="360" w:lineRule="auto"/>
              <w:rPr>
                <w:color w:val="000000"/>
                <w:szCs w:val="21"/>
              </w:rPr>
            </w:pPr>
            <w:r>
              <w:rPr>
                <w:rFonts w:hint="eastAsia"/>
                <w:color w:val="000000"/>
                <w:szCs w:val="21"/>
              </w:rPr>
              <w:t>实际项目进行时，任务较计划预期时间延迟</w:t>
            </w:r>
          </w:p>
        </w:tc>
        <w:tc>
          <w:tcPr>
            <w:tcW w:w="1276" w:type="dxa"/>
            <w:shd w:val="clear" w:color="auto" w:fill="auto"/>
            <w:vAlign w:val="center"/>
          </w:tcPr>
          <w:p w14:paraId="065ED35F"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7EDF908A"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61B904B4" w14:textId="77777777" w:rsidR="00025031" w:rsidRDefault="00025031" w:rsidP="00025031">
            <w:pPr>
              <w:spacing w:line="360" w:lineRule="auto"/>
              <w:rPr>
                <w:color w:val="000000"/>
                <w:szCs w:val="21"/>
              </w:rPr>
            </w:pPr>
            <w:r>
              <w:rPr>
                <w:rFonts w:hint="eastAsia"/>
                <w:color w:val="000000"/>
                <w:szCs w:val="21"/>
              </w:rPr>
              <w:t>高</w:t>
            </w:r>
          </w:p>
        </w:tc>
      </w:tr>
      <w:tr w:rsidR="00025031" w14:paraId="0E1B8BC7" w14:textId="77777777" w:rsidTr="00025031">
        <w:trPr>
          <w:trHeight w:val="285"/>
        </w:trPr>
        <w:tc>
          <w:tcPr>
            <w:tcW w:w="3969" w:type="dxa"/>
            <w:shd w:val="clear" w:color="auto" w:fill="auto"/>
          </w:tcPr>
          <w:p w14:paraId="3164E51B" w14:textId="77777777" w:rsidR="00025031" w:rsidRDefault="00025031" w:rsidP="00025031">
            <w:pPr>
              <w:spacing w:line="360" w:lineRule="auto"/>
              <w:rPr>
                <w:color w:val="000000"/>
                <w:szCs w:val="21"/>
              </w:rPr>
            </w:pPr>
            <w:r>
              <w:rPr>
                <w:rFonts w:hint="eastAsia"/>
                <w:szCs w:val="21"/>
              </w:rPr>
              <w:t>组员对</w:t>
            </w:r>
            <w:r>
              <w:rPr>
                <w:szCs w:val="21"/>
              </w:rPr>
              <w:t>考评</w:t>
            </w:r>
            <w:r>
              <w:rPr>
                <w:rFonts w:hint="eastAsia"/>
                <w:szCs w:val="21"/>
              </w:rPr>
              <w:t>结果不满意</w:t>
            </w:r>
          </w:p>
        </w:tc>
        <w:tc>
          <w:tcPr>
            <w:tcW w:w="1276" w:type="dxa"/>
            <w:shd w:val="clear" w:color="auto" w:fill="auto"/>
            <w:vAlign w:val="center"/>
          </w:tcPr>
          <w:p w14:paraId="06B60485" w14:textId="77777777" w:rsidR="00025031" w:rsidRDefault="00025031" w:rsidP="00025031">
            <w:pPr>
              <w:spacing w:line="360" w:lineRule="auto"/>
              <w:rPr>
                <w:color w:val="000000"/>
                <w:szCs w:val="21"/>
              </w:rPr>
            </w:pPr>
            <w:r>
              <w:rPr>
                <w:rFonts w:hint="eastAsia"/>
                <w:color w:val="000000"/>
                <w:szCs w:val="21"/>
              </w:rPr>
              <w:t>中</w:t>
            </w:r>
          </w:p>
        </w:tc>
        <w:tc>
          <w:tcPr>
            <w:tcW w:w="1418" w:type="dxa"/>
            <w:shd w:val="clear" w:color="auto" w:fill="auto"/>
            <w:vAlign w:val="center"/>
          </w:tcPr>
          <w:p w14:paraId="0FD80F47" w14:textId="77777777" w:rsidR="00025031" w:rsidRDefault="00025031" w:rsidP="00025031">
            <w:pPr>
              <w:spacing w:line="360" w:lineRule="auto"/>
              <w:rPr>
                <w:color w:val="000000"/>
                <w:szCs w:val="21"/>
              </w:rPr>
            </w:pPr>
            <w:r>
              <w:rPr>
                <w:rFonts w:hint="eastAsia"/>
                <w:color w:val="000000"/>
                <w:szCs w:val="21"/>
              </w:rPr>
              <w:t>中</w:t>
            </w:r>
          </w:p>
        </w:tc>
        <w:tc>
          <w:tcPr>
            <w:tcW w:w="1701" w:type="dxa"/>
            <w:shd w:val="clear" w:color="auto" w:fill="auto"/>
            <w:vAlign w:val="center"/>
          </w:tcPr>
          <w:p w14:paraId="6ECEC9AB" w14:textId="77777777" w:rsidR="00025031" w:rsidRDefault="00025031" w:rsidP="00025031">
            <w:pPr>
              <w:spacing w:line="360" w:lineRule="auto"/>
              <w:rPr>
                <w:color w:val="000000"/>
                <w:szCs w:val="21"/>
              </w:rPr>
            </w:pPr>
            <w:r>
              <w:rPr>
                <w:rFonts w:hint="eastAsia"/>
                <w:color w:val="000000"/>
                <w:szCs w:val="21"/>
              </w:rPr>
              <w:t>低</w:t>
            </w:r>
          </w:p>
        </w:tc>
      </w:tr>
      <w:tr w:rsidR="00025031" w14:paraId="48D1867C" w14:textId="77777777" w:rsidTr="00025031">
        <w:trPr>
          <w:trHeight w:val="285"/>
        </w:trPr>
        <w:tc>
          <w:tcPr>
            <w:tcW w:w="3969" w:type="dxa"/>
            <w:shd w:val="clear" w:color="auto" w:fill="auto"/>
          </w:tcPr>
          <w:p w14:paraId="51CDFF13" w14:textId="77777777" w:rsidR="00025031" w:rsidRDefault="00025031" w:rsidP="00025031">
            <w:pPr>
              <w:spacing w:line="360" w:lineRule="auto"/>
              <w:rPr>
                <w:color w:val="000000"/>
                <w:szCs w:val="21"/>
              </w:rPr>
            </w:pPr>
            <w:r>
              <w:rPr>
                <w:rFonts w:hint="eastAsia"/>
                <w:szCs w:val="21"/>
              </w:rPr>
              <w:t>组员之间对某问题出现争议</w:t>
            </w:r>
          </w:p>
        </w:tc>
        <w:tc>
          <w:tcPr>
            <w:tcW w:w="1276" w:type="dxa"/>
            <w:shd w:val="clear" w:color="auto" w:fill="auto"/>
            <w:vAlign w:val="center"/>
          </w:tcPr>
          <w:p w14:paraId="66BF5511"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552F4CDC"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12A46C0A" w14:textId="77777777" w:rsidR="00025031" w:rsidRDefault="00025031" w:rsidP="00025031">
            <w:pPr>
              <w:spacing w:line="360" w:lineRule="auto"/>
              <w:rPr>
                <w:color w:val="000000"/>
                <w:szCs w:val="21"/>
              </w:rPr>
            </w:pPr>
            <w:r>
              <w:rPr>
                <w:rFonts w:hint="eastAsia"/>
                <w:color w:val="000000"/>
                <w:szCs w:val="21"/>
              </w:rPr>
              <w:t>中</w:t>
            </w:r>
          </w:p>
        </w:tc>
      </w:tr>
      <w:tr w:rsidR="00025031" w14:paraId="7281ECBC" w14:textId="77777777" w:rsidTr="00025031">
        <w:trPr>
          <w:trHeight w:val="285"/>
        </w:trPr>
        <w:tc>
          <w:tcPr>
            <w:tcW w:w="3969" w:type="dxa"/>
            <w:shd w:val="clear" w:color="auto" w:fill="auto"/>
          </w:tcPr>
          <w:p w14:paraId="29212E7F" w14:textId="77777777" w:rsidR="00025031" w:rsidRDefault="00025031" w:rsidP="00025031">
            <w:pPr>
              <w:spacing w:line="360" w:lineRule="auto"/>
              <w:rPr>
                <w:color w:val="000000"/>
                <w:szCs w:val="21"/>
              </w:rPr>
            </w:pPr>
            <w:r>
              <w:rPr>
                <w:rFonts w:hint="eastAsia"/>
                <w:color w:val="000000"/>
                <w:szCs w:val="21"/>
              </w:rPr>
              <w:t>需要新的工具</w:t>
            </w:r>
          </w:p>
        </w:tc>
        <w:tc>
          <w:tcPr>
            <w:tcW w:w="1276" w:type="dxa"/>
            <w:shd w:val="clear" w:color="auto" w:fill="auto"/>
            <w:vAlign w:val="center"/>
          </w:tcPr>
          <w:p w14:paraId="790183BE" w14:textId="77777777" w:rsidR="00025031" w:rsidRDefault="00025031" w:rsidP="00025031">
            <w:pPr>
              <w:spacing w:line="360" w:lineRule="auto"/>
              <w:rPr>
                <w:color w:val="000000"/>
                <w:szCs w:val="21"/>
              </w:rPr>
            </w:pPr>
            <w:r>
              <w:rPr>
                <w:rFonts w:hint="eastAsia"/>
                <w:color w:val="000000"/>
                <w:szCs w:val="21"/>
              </w:rPr>
              <w:t>中</w:t>
            </w:r>
          </w:p>
        </w:tc>
        <w:tc>
          <w:tcPr>
            <w:tcW w:w="1418" w:type="dxa"/>
            <w:shd w:val="clear" w:color="auto" w:fill="auto"/>
            <w:vAlign w:val="center"/>
          </w:tcPr>
          <w:p w14:paraId="4A280669" w14:textId="77777777" w:rsidR="00025031" w:rsidRDefault="00025031" w:rsidP="00025031">
            <w:pPr>
              <w:spacing w:line="360" w:lineRule="auto"/>
              <w:rPr>
                <w:color w:val="000000"/>
                <w:szCs w:val="21"/>
              </w:rPr>
            </w:pPr>
            <w:r>
              <w:rPr>
                <w:rFonts w:hint="eastAsia"/>
                <w:color w:val="000000"/>
                <w:szCs w:val="21"/>
              </w:rPr>
              <w:t>中</w:t>
            </w:r>
          </w:p>
        </w:tc>
        <w:tc>
          <w:tcPr>
            <w:tcW w:w="1701" w:type="dxa"/>
            <w:shd w:val="clear" w:color="auto" w:fill="auto"/>
            <w:vAlign w:val="center"/>
          </w:tcPr>
          <w:p w14:paraId="7C8AC3AE" w14:textId="77777777" w:rsidR="00025031" w:rsidRDefault="00025031" w:rsidP="00025031">
            <w:pPr>
              <w:spacing w:line="360" w:lineRule="auto"/>
              <w:rPr>
                <w:color w:val="000000"/>
                <w:szCs w:val="21"/>
              </w:rPr>
            </w:pPr>
            <w:r>
              <w:rPr>
                <w:rFonts w:hint="eastAsia"/>
                <w:color w:val="000000"/>
                <w:szCs w:val="21"/>
              </w:rPr>
              <w:t>中</w:t>
            </w:r>
          </w:p>
        </w:tc>
      </w:tr>
      <w:tr w:rsidR="00025031" w14:paraId="490D33F1" w14:textId="77777777" w:rsidTr="00025031">
        <w:trPr>
          <w:trHeight w:val="285"/>
        </w:trPr>
        <w:tc>
          <w:tcPr>
            <w:tcW w:w="3969" w:type="dxa"/>
            <w:shd w:val="clear" w:color="auto" w:fill="auto"/>
          </w:tcPr>
          <w:p w14:paraId="7D63D251" w14:textId="77777777" w:rsidR="00025031" w:rsidRDefault="00025031" w:rsidP="00025031">
            <w:pPr>
              <w:spacing w:line="360" w:lineRule="auto"/>
              <w:rPr>
                <w:color w:val="000000"/>
                <w:szCs w:val="21"/>
              </w:rPr>
            </w:pPr>
            <w:r>
              <w:rPr>
                <w:rFonts w:hint="eastAsia"/>
                <w:szCs w:val="21"/>
              </w:rPr>
              <w:t>所需</w:t>
            </w:r>
            <w:r>
              <w:rPr>
                <w:szCs w:val="21"/>
              </w:rPr>
              <w:t>采购</w:t>
            </w:r>
            <w:r>
              <w:rPr>
                <w:rFonts w:hint="eastAsia"/>
                <w:szCs w:val="21"/>
              </w:rPr>
              <w:t>资金</w:t>
            </w:r>
            <w:r>
              <w:rPr>
                <w:szCs w:val="21"/>
              </w:rPr>
              <w:t>超出组内</w:t>
            </w:r>
            <w:r>
              <w:rPr>
                <w:rFonts w:hint="eastAsia"/>
                <w:szCs w:val="21"/>
              </w:rPr>
              <w:t>预算</w:t>
            </w:r>
          </w:p>
        </w:tc>
        <w:tc>
          <w:tcPr>
            <w:tcW w:w="1276" w:type="dxa"/>
            <w:shd w:val="clear" w:color="auto" w:fill="auto"/>
            <w:vAlign w:val="center"/>
          </w:tcPr>
          <w:p w14:paraId="79886E86" w14:textId="77777777" w:rsidR="00025031" w:rsidRDefault="00025031" w:rsidP="00025031">
            <w:pPr>
              <w:spacing w:line="360" w:lineRule="auto"/>
              <w:rPr>
                <w:color w:val="000000"/>
                <w:szCs w:val="21"/>
              </w:rPr>
            </w:pPr>
            <w:r>
              <w:rPr>
                <w:rFonts w:hint="eastAsia"/>
                <w:color w:val="000000"/>
                <w:szCs w:val="21"/>
              </w:rPr>
              <w:t>中</w:t>
            </w:r>
          </w:p>
        </w:tc>
        <w:tc>
          <w:tcPr>
            <w:tcW w:w="1418" w:type="dxa"/>
            <w:shd w:val="clear" w:color="auto" w:fill="auto"/>
            <w:vAlign w:val="center"/>
          </w:tcPr>
          <w:p w14:paraId="020509B0" w14:textId="77777777" w:rsidR="00025031" w:rsidRDefault="00025031" w:rsidP="00025031">
            <w:pPr>
              <w:spacing w:line="360" w:lineRule="auto"/>
              <w:rPr>
                <w:color w:val="000000"/>
                <w:szCs w:val="21"/>
              </w:rPr>
            </w:pPr>
            <w:r>
              <w:rPr>
                <w:rFonts w:hint="eastAsia"/>
                <w:color w:val="000000"/>
                <w:szCs w:val="21"/>
              </w:rPr>
              <w:t>中</w:t>
            </w:r>
          </w:p>
        </w:tc>
        <w:tc>
          <w:tcPr>
            <w:tcW w:w="1701" w:type="dxa"/>
            <w:shd w:val="clear" w:color="auto" w:fill="auto"/>
            <w:vAlign w:val="center"/>
          </w:tcPr>
          <w:p w14:paraId="165153EC" w14:textId="77777777" w:rsidR="00025031" w:rsidRDefault="00025031" w:rsidP="00025031">
            <w:pPr>
              <w:spacing w:line="360" w:lineRule="auto"/>
              <w:rPr>
                <w:color w:val="000000"/>
                <w:szCs w:val="21"/>
              </w:rPr>
            </w:pPr>
            <w:r>
              <w:rPr>
                <w:rFonts w:hint="eastAsia"/>
                <w:color w:val="000000"/>
                <w:szCs w:val="21"/>
              </w:rPr>
              <w:t>低</w:t>
            </w:r>
          </w:p>
        </w:tc>
      </w:tr>
      <w:tr w:rsidR="00025031" w14:paraId="72B207AF" w14:textId="77777777" w:rsidTr="00025031">
        <w:trPr>
          <w:trHeight w:val="285"/>
        </w:trPr>
        <w:tc>
          <w:tcPr>
            <w:tcW w:w="3969" w:type="dxa"/>
            <w:shd w:val="clear" w:color="auto" w:fill="auto"/>
          </w:tcPr>
          <w:p w14:paraId="1A8E7FAB" w14:textId="77777777" w:rsidR="00025031" w:rsidRDefault="00025031" w:rsidP="00025031">
            <w:pPr>
              <w:spacing w:line="360" w:lineRule="auto"/>
              <w:rPr>
                <w:szCs w:val="21"/>
              </w:rPr>
            </w:pPr>
            <w:r>
              <w:rPr>
                <w:rFonts w:hint="eastAsia"/>
                <w:szCs w:val="21"/>
              </w:rPr>
              <w:lastRenderedPageBreak/>
              <w:t>找不到预期使用资源</w:t>
            </w:r>
          </w:p>
        </w:tc>
        <w:tc>
          <w:tcPr>
            <w:tcW w:w="1276" w:type="dxa"/>
            <w:shd w:val="clear" w:color="auto" w:fill="auto"/>
            <w:vAlign w:val="center"/>
          </w:tcPr>
          <w:p w14:paraId="67C471CD"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764EA587"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42312700" w14:textId="77777777" w:rsidR="00025031" w:rsidRDefault="00025031" w:rsidP="00025031">
            <w:pPr>
              <w:spacing w:line="360" w:lineRule="auto"/>
              <w:rPr>
                <w:color w:val="000000"/>
                <w:szCs w:val="21"/>
              </w:rPr>
            </w:pPr>
            <w:r>
              <w:rPr>
                <w:rFonts w:hint="eastAsia"/>
                <w:color w:val="000000"/>
                <w:szCs w:val="21"/>
              </w:rPr>
              <w:t>中</w:t>
            </w:r>
          </w:p>
        </w:tc>
      </w:tr>
      <w:tr w:rsidR="00025031" w14:paraId="680E023B" w14:textId="77777777" w:rsidTr="00025031">
        <w:tc>
          <w:tcPr>
            <w:tcW w:w="3969" w:type="dxa"/>
          </w:tcPr>
          <w:p w14:paraId="32DDB8DD" w14:textId="77777777" w:rsidR="00025031" w:rsidRDefault="00025031" w:rsidP="00025031">
            <w:pPr>
              <w:spacing w:line="360" w:lineRule="auto"/>
              <w:rPr>
                <w:szCs w:val="21"/>
              </w:rPr>
            </w:pPr>
            <w:r>
              <w:rPr>
                <w:rFonts w:hint="eastAsia"/>
                <w:szCs w:val="21"/>
              </w:rPr>
              <w:t>资源使用不恰当</w:t>
            </w:r>
          </w:p>
        </w:tc>
        <w:tc>
          <w:tcPr>
            <w:tcW w:w="1276" w:type="dxa"/>
          </w:tcPr>
          <w:p w14:paraId="7F09CC86" w14:textId="77777777" w:rsidR="00025031" w:rsidRDefault="00025031" w:rsidP="00025031">
            <w:pPr>
              <w:spacing w:line="360" w:lineRule="auto"/>
              <w:rPr>
                <w:szCs w:val="21"/>
              </w:rPr>
            </w:pPr>
            <w:r>
              <w:rPr>
                <w:rFonts w:hint="eastAsia"/>
                <w:szCs w:val="21"/>
              </w:rPr>
              <w:t>高</w:t>
            </w:r>
          </w:p>
        </w:tc>
        <w:tc>
          <w:tcPr>
            <w:tcW w:w="1418" w:type="dxa"/>
          </w:tcPr>
          <w:p w14:paraId="35F83381" w14:textId="77777777" w:rsidR="00025031" w:rsidRDefault="00025031" w:rsidP="00025031">
            <w:pPr>
              <w:spacing w:line="360" w:lineRule="auto"/>
              <w:rPr>
                <w:szCs w:val="21"/>
              </w:rPr>
            </w:pPr>
            <w:r>
              <w:rPr>
                <w:rFonts w:hint="eastAsia"/>
                <w:szCs w:val="21"/>
              </w:rPr>
              <w:t>高</w:t>
            </w:r>
          </w:p>
        </w:tc>
        <w:tc>
          <w:tcPr>
            <w:tcW w:w="1701" w:type="dxa"/>
          </w:tcPr>
          <w:p w14:paraId="0DDCBB66" w14:textId="77777777" w:rsidR="00025031" w:rsidRDefault="00025031" w:rsidP="00025031">
            <w:pPr>
              <w:spacing w:line="360" w:lineRule="auto"/>
              <w:rPr>
                <w:szCs w:val="21"/>
              </w:rPr>
            </w:pPr>
            <w:r>
              <w:rPr>
                <w:rFonts w:hint="eastAsia"/>
                <w:szCs w:val="21"/>
              </w:rPr>
              <w:t>低</w:t>
            </w:r>
          </w:p>
        </w:tc>
      </w:tr>
      <w:tr w:rsidR="00025031" w14:paraId="3AB01290" w14:textId="77777777" w:rsidTr="00025031">
        <w:tc>
          <w:tcPr>
            <w:tcW w:w="3969" w:type="dxa"/>
          </w:tcPr>
          <w:p w14:paraId="7C788AE4" w14:textId="77777777" w:rsidR="00025031" w:rsidRDefault="00025031" w:rsidP="00025031">
            <w:pPr>
              <w:spacing w:line="360" w:lineRule="auto"/>
              <w:rPr>
                <w:szCs w:val="21"/>
              </w:rPr>
            </w:pPr>
            <w:r>
              <w:rPr>
                <w:rFonts w:hint="eastAsia"/>
                <w:szCs w:val="21"/>
              </w:rPr>
              <w:t>会议地点无法使用</w:t>
            </w:r>
          </w:p>
        </w:tc>
        <w:tc>
          <w:tcPr>
            <w:tcW w:w="1276" w:type="dxa"/>
          </w:tcPr>
          <w:p w14:paraId="37753787" w14:textId="77777777" w:rsidR="00025031" w:rsidRDefault="00025031" w:rsidP="00025031">
            <w:pPr>
              <w:spacing w:line="360" w:lineRule="auto"/>
              <w:rPr>
                <w:szCs w:val="21"/>
              </w:rPr>
            </w:pPr>
            <w:r>
              <w:rPr>
                <w:rFonts w:hint="eastAsia"/>
                <w:szCs w:val="21"/>
              </w:rPr>
              <w:t>高</w:t>
            </w:r>
          </w:p>
        </w:tc>
        <w:tc>
          <w:tcPr>
            <w:tcW w:w="1418" w:type="dxa"/>
          </w:tcPr>
          <w:p w14:paraId="26E002B2" w14:textId="77777777" w:rsidR="00025031" w:rsidRDefault="00025031" w:rsidP="00025031">
            <w:pPr>
              <w:spacing w:line="360" w:lineRule="auto"/>
              <w:rPr>
                <w:szCs w:val="21"/>
              </w:rPr>
            </w:pPr>
            <w:r>
              <w:rPr>
                <w:rFonts w:hint="eastAsia"/>
                <w:szCs w:val="21"/>
              </w:rPr>
              <w:t>高</w:t>
            </w:r>
          </w:p>
        </w:tc>
        <w:tc>
          <w:tcPr>
            <w:tcW w:w="1701" w:type="dxa"/>
          </w:tcPr>
          <w:p w14:paraId="7AD43988" w14:textId="77777777" w:rsidR="00025031" w:rsidRDefault="00025031" w:rsidP="00025031">
            <w:pPr>
              <w:spacing w:line="360" w:lineRule="auto"/>
              <w:rPr>
                <w:szCs w:val="21"/>
              </w:rPr>
            </w:pPr>
            <w:r>
              <w:rPr>
                <w:rFonts w:hint="eastAsia"/>
                <w:szCs w:val="21"/>
              </w:rPr>
              <w:t>低</w:t>
            </w:r>
          </w:p>
        </w:tc>
      </w:tr>
      <w:tr w:rsidR="00025031" w14:paraId="3E122DD9" w14:textId="77777777" w:rsidTr="00025031">
        <w:tc>
          <w:tcPr>
            <w:tcW w:w="3969" w:type="dxa"/>
          </w:tcPr>
          <w:p w14:paraId="0FC4F768" w14:textId="77777777" w:rsidR="00025031" w:rsidRDefault="00025031" w:rsidP="00025031">
            <w:pPr>
              <w:spacing w:line="360" w:lineRule="auto"/>
              <w:rPr>
                <w:szCs w:val="21"/>
              </w:rPr>
            </w:pPr>
            <w:r>
              <w:rPr>
                <w:rFonts w:hint="eastAsia"/>
                <w:szCs w:val="21"/>
              </w:rPr>
              <w:t>外部设备无法使用</w:t>
            </w:r>
          </w:p>
        </w:tc>
        <w:tc>
          <w:tcPr>
            <w:tcW w:w="1276" w:type="dxa"/>
          </w:tcPr>
          <w:p w14:paraId="12540323" w14:textId="77777777" w:rsidR="00025031" w:rsidRDefault="00025031" w:rsidP="00025031">
            <w:pPr>
              <w:spacing w:line="360" w:lineRule="auto"/>
              <w:rPr>
                <w:szCs w:val="21"/>
              </w:rPr>
            </w:pPr>
            <w:r>
              <w:rPr>
                <w:rFonts w:hint="eastAsia"/>
                <w:szCs w:val="21"/>
              </w:rPr>
              <w:t>中</w:t>
            </w:r>
          </w:p>
        </w:tc>
        <w:tc>
          <w:tcPr>
            <w:tcW w:w="1418" w:type="dxa"/>
          </w:tcPr>
          <w:p w14:paraId="3C090B97" w14:textId="77777777" w:rsidR="00025031" w:rsidRDefault="00025031" w:rsidP="00025031">
            <w:pPr>
              <w:spacing w:line="360" w:lineRule="auto"/>
              <w:rPr>
                <w:szCs w:val="21"/>
              </w:rPr>
            </w:pPr>
            <w:r>
              <w:rPr>
                <w:rFonts w:hint="eastAsia"/>
                <w:szCs w:val="21"/>
              </w:rPr>
              <w:t>高</w:t>
            </w:r>
          </w:p>
        </w:tc>
        <w:tc>
          <w:tcPr>
            <w:tcW w:w="1701" w:type="dxa"/>
          </w:tcPr>
          <w:p w14:paraId="420E6A56" w14:textId="77777777" w:rsidR="00025031" w:rsidRDefault="00025031" w:rsidP="00025031">
            <w:pPr>
              <w:spacing w:line="360" w:lineRule="auto"/>
              <w:rPr>
                <w:szCs w:val="21"/>
              </w:rPr>
            </w:pPr>
            <w:r>
              <w:rPr>
                <w:rFonts w:hint="eastAsia"/>
                <w:szCs w:val="21"/>
              </w:rPr>
              <w:t>低</w:t>
            </w:r>
          </w:p>
        </w:tc>
      </w:tr>
      <w:tr w:rsidR="00025031" w14:paraId="63FF6AB4" w14:textId="77777777" w:rsidTr="00025031">
        <w:tc>
          <w:tcPr>
            <w:tcW w:w="3969" w:type="dxa"/>
          </w:tcPr>
          <w:p w14:paraId="5A75B80B" w14:textId="77777777" w:rsidR="00025031" w:rsidRDefault="00025031" w:rsidP="00025031">
            <w:pPr>
              <w:spacing w:line="360" w:lineRule="auto"/>
              <w:rPr>
                <w:szCs w:val="21"/>
              </w:rPr>
            </w:pPr>
            <w:r>
              <w:rPr>
                <w:rFonts w:hint="eastAsia"/>
                <w:szCs w:val="21"/>
              </w:rPr>
              <w:t>项目交付物不符合要求</w:t>
            </w:r>
          </w:p>
        </w:tc>
        <w:tc>
          <w:tcPr>
            <w:tcW w:w="1276" w:type="dxa"/>
          </w:tcPr>
          <w:p w14:paraId="71227282" w14:textId="77777777" w:rsidR="00025031" w:rsidRDefault="00025031" w:rsidP="00025031">
            <w:pPr>
              <w:spacing w:line="360" w:lineRule="auto"/>
              <w:rPr>
                <w:szCs w:val="21"/>
              </w:rPr>
            </w:pPr>
            <w:r>
              <w:rPr>
                <w:rFonts w:hint="eastAsia"/>
                <w:szCs w:val="21"/>
              </w:rPr>
              <w:t>高</w:t>
            </w:r>
          </w:p>
        </w:tc>
        <w:tc>
          <w:tcPr>
            <w:tcW w:w="1418" w:type="dxa"/>
          </w:tcPr>
          <w:p w14:paraId="518FD060" w14:textId="77777777" w:rsidR="00025031" w:rsidRDefault="00025031" w:rsidP="00025031">
            <w:pPr>
              <w:spacing w:line="360" w:lineRule="auto"/>
              <w:rPr>
                <w:szCs w:val="21"/>
              </w:rPr>
            </w:pPr>
            <w:r>
              <w:rPr>
                <w:rFonts w:hint="eastAsia"/>
                <w:szCs w:val="21"/>
              </w:rPr>
              <w:t>高</w:t>
            </w:r>
          </w:p>
        </w:tc>
        <w:tc>
          <w:tcPr>
            <w:tcW w:w="1701" w:type="dxa"/>
          </w:tcPr>
          <w:p w14:paraId="1539C320" w14:textId="77777777" w:rsidR="00025031" w:rsidRDefault="00025031" w:rsidP="00025031">
            <w:pPr>
              <w:spacing w:line="360" w:lineRule="auto"/>
              <w:rPr>
                <w:szCs w:val="21"/>
              </w:rPr>
            </w:pPr>
            <w:r>
              <w:rPr>
                <w:rFonts w:hint="eastAsia"/>
                <w:szCs w:val="21"/>
              </w:rPr>
              <w:t>高</w:t>
            </w:r>
          </w:p>
        </w:tc>
      </w:tr>
    </w:tbl>
    <w:p w14:paraId="64B00417" w14:textId="21210D9F" w:rsidR="00025031" w:rsidRDefault="00025031" w:rsidP="003F1F9C">
      <w:pPr>
        <w:pStyle w:val="2"/>
      </w:pPr>
      <w:bookmarkStart w:id="127" w:name="_Toc529733601"/>
      <w:r w:rsidRPr="00025031">
        <w:rPr>
          <w:rFonts w:hint="eastAsia"/>
        </w:rPr>
        <w:t>8.5</w:t>
      </w:r>
      <w:r>
        <w:t xml:space="preserve"> </w:t>
      </w:r>
      <w:r>
        <w:rPr>
          <w:rFonts w:hint="eastAsia"/>
        </w:rPr>
        <w:t>风险控制</w:t>
      </w:r>
      <w:bookmarkEnd w:id="127"/>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4820"/>
        <w:gridCol w:w="1847"/>
      </w:tblGrid>
      <w:tr w:rsidR="00025031" w14:paraId="65238C4D" w14:textId="77777777" w:rsidTr="00025031">
        <w:trPr>
          <w:trHeight w:val="524"/>
        </w:trPr>
        <w:tc>
          <w:tcPr>
            <w:tcW w:w="2405" w:type="dxa"/>
            <w:vAlign w:val="center"/>
          </w:tcPr>
          <w:p w14:paraId="0169C4E5" w14:textId="77777777" w:rsidR="00025031" w:rsidRDefault="00025031" w:rsidP="00025031">
            <w:pPr>
              <w:spacing w:line="360" w:lineRule="auto"/>
              <w:jc w:val="center"/>
              <w:rPr>
                <w:b/>
                <w:sz w:val="24"/>
                <w:szCs w:val="21"/>
              </w:rPr>
            </w:pPr>
            <w:r>
              <w:rPr>
                <w:rFonts w:hint="eastAsia"/>
                <w:b/>
                <w:bCs/>
                <w:color w:val="000000"/>
                <w:sz w:val="24"/>
                <w:szCs w:val="21"/>
              </w:rPr>
              <w:t>风险名称</w:t>
            </w:r>
          </w:p>
        </w:tc>
        <w:tc>
          <w:tcPr>
            <w:tcW w:w="4820" w:type="dxa"/>
            <w:shd w:val="clear" w:color="auto" w:fill="auto"/>
            <w:vAlign w:val="center"/>
          </w:tcPr>
          <w:p w14:paraId="51B33572" w14:textId="77777777" w:rsidR="00025031" w:rsidRDefault="00025031" w:rsidP="00025031">
            <w:pPr>
              <w:spacing w:line="360" w:lineRule="auto"/>
              <w:jc w:val="center"/>
              <w:rPr>
                <w:b/>
                <w:sz w:val="24"/>
                <w:szCs w:val="21"/>
              </w:rPr>
            </w:pPr>
            <w:r>
              <w:rPr>
                <w:rFonts w:hint="eastAsia"/>
                <w:b/>
                <w:sz w:val="24"/>
                <w:szCs w:val="21"/>
              </w:rPr>
              <w:t>控制手段</w:t>
            </w:r>
          </w:p>
        </w:tc>
        <w:tc>
          <w:tcPr>
            <w:tcW w:w="1847" w:type="dxa"/>
          </w:tcPr>
          <w:p w14:paraId="63162F5A" w14:textId="77777777" w:rsidR="00025031" w:rsidRDefault="00025031" w:rsidP="00025031">
            <w:pPr>
              <w:tabs>
                <w:tab w:val="left" w:pos="560"/>
              </w:tabs>
              <w:spacing w:line="360" w:lineRule="auto"/>
              <w:rPr>
                <w:b/>
                <w:sz w:val="24"/>
                <w:szCs w:val="21"/>
              </w:rPr>
            </w:pPr>
            <w:r>
              <w:rPr>
                <w:b/>
                <w:sz w:val="24"/>
                <w:szCs w:val="21"/>
              </w:rPr>
              <w:tab/>
            </w:r>
            <w:r>
              <w:rPr>
                <w:rFonts w:hint="eastAsia"/>
                <w:b/>
                <w:sz w:val="24"/>
                <w:szCs w:val="21"/>
              </w:rPr>
              <w:t>负责人</w:t>
            </w:r>
          </w:p>
        </w:tc>
      </w:tr>
      <w:tr w:rsidR="00025031" w14:paraId="42D9F1C2" w14:textId="77777777" w:rsidTr="00025031">
        <w:trPr>
          <w:trHeight w:val="312"/>
        </w:trPr>
        <w:tc>
          <w:tcPr>
            <w:tcW w:w="2405" w:type="dxa"/>
          </w:tcPr>
          <w:p w14:paraId="1FCA4270" w14:textId="77777777" w:rsidR="00025031" w:rsidRDefault="00025031" w:rsidP="00025031">
            <w:pPr>
              <w:spacing w:line="360" w:lineRule="auto"/>
              <w:rPr>
                <w:szCs w:val="21"/>
              </w:rPr>
            </w:pPr>
            <w:r>
              <w:rPr>
                <w:rFonts w:hint="eastAsia"/>
                <w:szCs w:val="21"/>
              </w:rPr>
              <w:t>需求定义与</w:t>
            </w:r>
            <w:proofErr w:type="gramStart"/>
            <w:r>
              <w:rPr>
                <w:rFonts w:hint="eastAsia"/>
                <w:szCs w:val="21"/>
              </w:rPr>
              <w:t>客户愿景相差</w:t>
            </w:r>
            <w:proofErr w:type="gramEnd"/>
            <w:r>
              <w:rPr>
                <w:rFonts w:hint="eastAsia"/>
                <w:szCs w:val="21"/>
              </w:rPr>
              <w:t>较大</w:t>
            </w:r>
          </w:p>
        </w:tc>
        <w:tc>
          <w:tcPr>
            <w:tcW w:w="4820" w:type="dxa"/>
            <w:shd w:val="clear" w:color="auto" w:fill="auto"/>
            <w:vAlign w:val="center"/>
          </w:tcPr>
          <w:p w14:paraId="2D637BB6" w14:textId="77777777" w:rsidR="00025031" w:rsidRPr="00FB388B" w:rsidRDefault="00025031" w:rsidP="00025031">
            <w:pPr>
              <w:spacing w:line="360" w:lineRule="auto"/>
            </w:pPr>
            <w:r>
              <w:rPr>
                <w:rFonts w:hint="eastAsia"/>
              </w:rPr>
              <w:t>项目经理确认后，由</w:t>
            </w:r>
            <w:r w:rsidRPr="00926D35">
              <w:rPr>
                <w:rFonts w:hint="eastAsia"/>
              </w:rPr>
              <w:t>项目经理</w:t>
            </w:r>
            <w:r>
              <w:rPr>
                <w:rFonts w:hint="eastAsia"/>
              </w:rPr>
              <w:t>根据访谈结果重新修改需求定义</w:t>
            </w:r>
          </w:p>
        </w:tc>
        <w:tc>
          <w:tcPr>
            <w:tcW w:w="1847" w:type="dxa"/>
          </w:tcPr>
          <w:p w14:paraId="5C8DB15C" w14:textId="77777777" w:rsidR="00025031" w:rsidRPr="00926D35" w:rsidRDefault="00025031" w:rsidP="00025031">
            <w:pPr>
              <w:spacing w:line="360" w:lineRule="auto"/>
              <w:jc w:val="center"/>
            </w:pPr>
            <w:r w:rsidRPr="00926D35">
              <w:rPr>
                <w:rFonts w:hint="eastAsia"/>
              </w:rPr>
              <w:t>项目经理</w:t>
            </w:r>
          </w:p>
        </w:tc>
      </w:tr>
      <w:tr w:rsidR="00025031" w14:paraId="5A5D3DC7" w14:textId="77777777" w:rsidTr="00025031">
        <w:trPr>
          <w:trHeight w:val="280"/>
        </w:trPr>
        <w:tc>
          <w:tcPr>
            <w:tcW w:w="2405" w:type="dxa"/>
          </w:tcPr>
          <w:p w14:paraId="3E1C896D" w14:textId="77777777" w:rsidR="00025031" w:rsidRDefault="00025031" w:rsidP="00025031">
            <w:pPr>
              <w:spacing w:line="360" w:lineRule="auto"/>
              <w:rPr>
                <w:szCs w:val="21"/>
              </w:rPr>
            </w:pPr>
            <w:r>
              <w:rPr>
                <w:rFonts w:hint="eastAsia"/>
                <w:szCs w:val="21"/>
              </w:rPr>
              <w:t>小组成员完成任务质量不佳</w:t>
            </w:r>
          </w:p>
        </w:tc>
        <w:tc>
          <w:tcPr>
            <w:tcW w:w="4820" w:type="dxa"/>
            <w:shd w:val="clear" w:color="auto" w:fill="auto"/>
            <w:vAlign w:val="center"/>
          </w:tcPr>
          <w:p w14:paraId="67D0EE4A" w14:textId="77777777" w:rsidR="00025031" w:rsidRDefault="00025031" w:rsidP="00025031">
            <w:pPr>
              <w:spacing w:line="360" w:lineRule="auto"/>
              <w:rPr>
                <w:szCs w:val="21"/>
              </w:rPr>
            </w:pPr>
            <w:r w:rsidRPr="007F375C">
              <w:rPr>
                <w:rFonts w:hint="eastAsia"/>
                <w:szCs w:val="21"/>
              </w:rPr>
              <w:t>任务审核员</w:t>
            </w:r>
            <w:r>
              <w:rPr>
                <w:rFonts w:hint="eastAsia"/>
                <w:szCs w:val="21"/>
              </w:rPr>
              <w:t>主持小组评审，小组各成员提出要求，该项任务负责人进行修改</w:t>
            </w:r>
          </w:p>
        </w:tc>
        <w:tc>
          <w:tcPr>
            <w:tcW w:w="1847" w:type="dxa"/>
          </w:tcPr>
          <w:p w14:paraId="555288F7" w14:textId="77777777" w:rsidR="00025031" w:rsidRDefault="00025031" w:rsidP="00025031">
            <w:pPr>
              <w:spacing w:line="360" w:lineRule="auto"/>
              <w:jc w:val="center"/>
              <w:rPr>
                <w:szCs w:val="21"/>
              </w:rPr>
            </w:pPr>
            <w:r>
              <w:rPr>
                <w:rFonts w:hint="eastAsia"/>
                <w:szCs w:val="21"/>
              </w:rPr>
              <w:t>任务审核员</w:t>
            </w:r>
          </w:p>
        </w:tc>
      </w:tr>
      <w:tr w:rsidR="00025031" w14:paraId="67605A84" w14:textId="77777777" w:rsidTr="00025031">
        <w:trPr>
          <w:trHeight w:val="90"/>
        </w:trPr>
        <w:tc>
          <w:tcPr>
            <w:tcW w:w="2405" w:type="dxa"/>
          </w:tcPr>
          <w:p w14:paraId="4617D129" w14:textId="77777777" w:rsidR="00025031" w:rsidRDefault="00025031" w:rsidP="00025031">
            <w:pPr>
              <w:spacing w:line="360" w:lineRule="auto"/>
              <w:rPr>
                <w:szCs w:val="21"/>
              </w:rPr>
            </w:pPr>
            <w:r>
              <w:rPr>
                <w:rFonts w:hint="eastAsia"/>
                <w:szCs w:val="21"/>
              </w:rPr>
              <w:t>预算与实际不符</w:t>
            </w:r>
          </w:p>
        </w:tc>
        <w:tc>
          <w:tcPr>
            <w:tcW w:w="4820" w:type="dxa"/>
            <w:shd w:val="clear" w:color="auto" w:fill="auto"/>
            <w:vAlign w:val="center"/>
          </w:tcPr>
          <w:p w14:paraId="1ABFF1E1" w14:textId="77777777" w:rsidR="00025031" w:rsidRDefault="00025031" w:rsidP="00025031">
            <w:pPr>
              <w:spacing w:line="360" w:lineRule="auto"/>
              <w:rPr>
                <w:szCs w:val="21"/>
              </w:rPr>
            </w:pPr>
            <w:r w:rsidRPr="007F375C">
              <w:rPr>
                <w:rFonts w:hint="eastAsia"/>
                <w:szCs w:val="21"/>
              </w:rPr>
              <w:t>财务管理员</w:t>
            </w:r>
            <w:r>
              <w:rPr>
                <w:rFonts w:hint="eastAsia"/>
                <w:szCs w:val="21"/>
              </w:rPr>
              <w:t>立即进行小组会议，追加拨款，资金由组员平摊</w:t>
            </w:r>
          </w:p>
        </w:tc>
        <w:tc>
          <w:tcPr>
            <w:tcW w:w="1847" w:type="dxa"/>
          </w:tcPr>
          <w:p w14:paraId="50AF125D" w14:textId="77777777" w:rsidR="00025031" w:rsidRDefault="00025031" w:rsidP="00025031">
            <w:pPr>
              <w:spacing w:line="360" w:lineRule="auto"/>
              <w:jc w:val="center"/>
              <w:rPr>
                <w:szCs w:val="21"/>
              </w:rPr>
            </w:pPr>
            <w:r>
              <w:rPr>
                <w:rFonts w:hint="eastAsia"/>
                <w:szCs w:val="21"/>
              </w:rPr>
              <w:t>财务管理员</w:t>
            </w:r>
          </w:p>
        </w:tc>
      </w:tr>
      <w:tr w:rsidR="00025031" w14:paraId="6D6E3A23" w14:textId="77777777" w:rsidTr="00025031">
        <w:trPr>
          <w:trHeight w:val="220"/>
        </w:trPr>
        <w:tc>
          <w:tcPr>
            <w:tcW w:w="2405" w:type="dxa"/>
          </w:tcPr>
          <w:p w14:paraId="767D66E5" w14:textId="77777777" w:rsidR="00025031" w:rsidRDefault="00025031" w:rsidP="00025031">
            <w:pPr>
              <w:spacing w:line="360" w:lineRule="auto"/>
              <w:rPr>
                <w:szCs w:val="21"/>
              </w:rPr>
            </w:pPr>
            <w:r>
              <w:rPr>
                <w:rFonts w:hint="eastAsia"/>
                <w:szCs w:val="21"/>
              </w:rPr>
              <w:t>开发人员技术不足</w:t>
            </w:r>
          </w:p>
        </w:tc>
        <w:tc>
          <w:tcPr>
            <w:tcW w:w="4820" w:type="dxa"/>
            <w:shd w:val="clear" w:color="auto" w:fill="auto"/>
            <w:vAlign w:val="center"/>
          </w:tcPr>
          <w:p w14:paraId="43E16371" w14:textId="77777777" w:rsidR="00025031" w:rsidRDefault="00025031" w:rsidP="00025031">
            <w:pPr>
              <w:spacing w:line="360" w:lineRule="auto"/>
              <w:rPr>
                <w:szCs w:val="21"/>
              </w:rPr>
            </w:pPr>
            <w:r w:rsidRPr="007F375C">
              <w:rPr>
                <w:rFonts w:hint="eastAsia"/>
                <w:szCs w:val="21"/>
              </w:rPr>
              <w:t>配置管理员</w:t>
            </w:r>
            <w:proofErr w:type="gramStart"/>
            <w:r>
              <w:rPr>
                <w:rFonts w:hint="eastAsia"/>
                <w:szCs w:val="21"/>
              </w:rPr>
              <w:t>找相关</w:t>
            </w:r>
            <w:proofErr w:type="gramEnd"/>
            <w:r>
              <w:rPr>
                <w:rFonts w:hint="eastAsia"/>
                <w:szCs w:val="21"/>
              </w:rPr>
              <w:t>技术人员对组员进行培训</w:t>
            </w:r>
          </w:p>
        </w:tc>
        <w:tc>
          <w:tcPr>
            <w:tcW w:w="1847" w:type="dxa"/>
          </w:tcPr>
          <w:p w14:paraId="38B0B075" w14:textId="77777777" w:rsidR="00025031" w:rsidRDefault="00025031" w:rsidP="00025031">
            <w:pPr>
              <w:spacing w:line="360" w:lineRule="auto"/>
              <w:jc w:val="center"/>
              <w:rPr>
                <w:szCs w:val="21"/>
              </w:rPr>
            </w:pPr>
            <w:r w:rsidRPr="007F375C">
              <w:rPr>
                <w:rFonts w:hint="eastAsia"/>
                <w:szCs w:val="21"/>
              </w:rPr>
              <w:t>配置管理员</w:t>
            </w:r>
          </w:p>
        </w:tc>
      </w:tr>
      <w:tr w:rsidR="00025031" w14:paraId="22DD9E40" w14:textId="77777777" w:rsidTr="00025031">
        <w:trPr>
          <w:trHeight w:val="295"/>
        </w:trPr>
        <w:tc>
          <w:tcPr>
            <w:tcW w:w="2405" w:type="dxa"/>
          </w:tcPr>
          <w:p w14:paraId="38B9556A" w14:textId="77777777" w:rsidR="00025031" w:rsidRDefault="00025031" w:rsidP="00025031">
            <w:pPr>
              <w:spacing w:line="360" w:lineRule="auto"/>
              <w:rPr>
                <w:szCs w:val="21"/>
              </w:rPr>
            </w:pPr>
            <w:r>
              <w:rPr>
                <w:rFonts w:hint="eastAsia"/>
                <w:szCs w:val="21"/>
              </w:rPr>
              <w:t>小组人员请假暂时离开</w:t>
            </w:r>
          </w:p>
        </w:tc>
        <w:tc>
          <w:tcPr>
            <w:tcW w:w="4820" w:type="dxa"/>
            <w:shd w:val="clear" w:color="auto" w:fill="auto"/>
            <w:vAlign w:val="center"/>
          </w:tcPr>
          <w:p w14:paraId="390E915C" w14:textId="77777777" w:rsidR="00025031" w:rsidRDefault="00025031" w:rsidP="00025031">
            <w:pPr>
              <w:spacing w:line="360" w:lineRule="auto"/>
              <w:rPr>
                <w:szCs w:val="21"/>
              </w:rPr>
            </w:pPr>
            <w:r w:rsidRPr="007F375C">
              <w:rPr>
                <w:rFonts w:hint="eastAsia"/>
                <w:szCs w:val="21"/>
              </w:rPr>
              <w:t>项目经理</w:t>
            </w:r>
            <w:r>
              <w:rPr>
                <w:rFonts w:hint="eastAsia"/>
                <w:szCs w:val="21"/>
              </w:rPr>
              <w:t>安排后勤负责员代替工作，如果后勤负责员也没有时间，由项目经理负责工作</w:t>
            </w:r>
          </w:p>
        </w:tc>
        <w:tc>
          <w:tcPr>
            <w:tcW w:w="1847" w:type="dxa"/>
          </w:tcPr>
          <w:p w14:paraId="7EEB45B1" w14:textId="77777777" w:rsidR="00025031" w:rsidRDefault="00025031" w:rsidP="00025031">
            <w:pPr>
              <w:spacing w:line="360" w:lineRule="auto"/>
              <w:jc w:val="center"/>
              <w:rPr>
                <w:szCs w:val="21"/>
              </w:rPr>
            </w:pPr>
            <w:r>
              <w:rPr>
                <w:rFonts w:hint="eastAsia"/>
                <w:szCs w:val="21"/>
              </w:rPr>
              <w:t>项目经理</w:t>
            </w:r>
          </w:p>
        </w:tc>
      </w:tr>
      <w:tr w:rsidR="00025031" w14:paraId="5FA9ED6D" w14:textId="77777777" w:rsidTr="00025031">
        <w:trPr>
          <w:trHeight w:val="405"/>
        </w:trPr>
        <w:tc>
          <w:tcPr>
            <w:tcW w:w="2405" w:type="dxa"/>
          </w:tcPr>
          <w:p w14:paraId="2B0CB5F9" w14:textId="77777777" w:rsidR="00025031" w:rsidRDefault="00025031" w:rsidP="00025031">
            <w:pPr>
              <w:spacing w:line="360" w:lineRule="auto"/>
              <w:rPr>
                <w:szCs w:val="21"/>
              </w:rPr>
            </w:pPr>
            <w:r>
              <w:rPr>
                <w:rFonts w:hint="eastAsia"/>
                <w:color w:val="000000"/>
                <w:szCs w:val="21"/>
              </w:rPr>
              <w:t>小组成员无法完成任务</w:t>
            </w:r>
          </w:p>
        </w:tc>
        <w:tc>
          <w:tcPr>
            <w:tcW w:w="4820" w:type="dxa"/>
            <w:shd w:val="clear" w:color="auto" w:fill="auto"/>
            <w:vAlign w:val="center"/>
          </w:tcPr>
          <w:p w14:paraId="21ADD831" w14:textId="77777777" w:rsidR="00025031" w:rsidRDefault="00025031" w:rsidP="00025031">
            <w:pPr>
              <w:spacing w:line="360" w:lineRule="auto"/>
              <w:rPr>
                <w:szCs w:val="21"/>
              </w:rPr>
            </w:pPr>
            <w:r w:rsidRPr="001742CA">
              <w:rPr>
                <w:rFonts w:hint="eastAsia"/>
                <w:szCs w:val="21"/>
              </w:rPr>
              <w:t>项目经理</w:t>
            </w:r>
            <w:r>
              <w:rPr>
                <w:rFonts w:hint="eastAsia"/>
                <w:szCs w:val="21"/>
              </w:rPr>
              <w:t>安排该成员加班，如项目工程量大，则分配给所有成员，一起加班</w:t>
            </w:r>
          </w:p>
        </w:tc>
        <w:tc>
          <w:tcPr>
            <w:tcW w:w="1847" w:type="dxa"/>
          </w:tcPr>
          <w:p w14:paraId="254B9543" w14:textId="77777777" w:rsidR="00025031" w:rsidRDefault="00025031" w:rsidP="00025031">
            <w:pPr>
              <w:spacing w:line="360" w:lineRule="auto"/>
              <w:jc w:val="center"/>
              <w:rPr>
                <w:szCs w:val="21"/>
              </w:rPr>
            </w:pPr>
            <w:r>
              <w:rPr>
                <w:rFonts w:hint="eastAsia"/>
                <w:szCs w:val="21"/>
              </w:rPr>
              <w:t>项目经理</w:t>
            </w:r>
          </w:p>
        </w:tc>
      </w:tr>
      <w:tr w:rsidR="00025031" w14:paraId="79CD5B47" w14:textId="77777777" w:rsidTr="00025031">
        <w:trPr>
          <w:trHeight w:val="134"/>
        </w:trPr>
        <w:tc>
          <w:tcPr>
            <w:tcW w:w="2405" w:type="dxa"/>
          </w:tcPr>
          <w:p w14:paraId="15065062" w14:textId="77777777" w:rsidR="00025031" w:rsidRDefault="00025031" w:rsidP="00025031">
            <w:pPr>
              <w:spacing w:line="360" w:lineRule="auto"/>
              <w:rPr>
                <w:szCs w:val="21"/>
              </w:rPr>
            </w:pPr>
            <w:r>
              <w:rPr>
                <w:rFonts w:hint="eastAsia"/>
                <w:color w:val="000000"/>
                <w:szCs w:val="21"/>
              </w:rPr>
              <w:t>无法及时联系到组员</w:t>
            </w:r>
          </w:p>
        </w:tc>
        <w:tc>
          <w:tcPr>
            <w:tcW w:w="4820" w:type="dxa"/>
            <w:shd w:val="clear" w:color="auto" w:fill="auto"/>
            <w:vAlign w:val="center"/>
          </w:tcPr>
          <w:p w14:paraId="2E4674A7" w14:textId="77777777" w:rsidR="00025031" w:rsidRDefault="00025031" w:rsidP="00025031">
            <w:pPr>
              <w:spacing w:line="360" w:lineRule="auto"/>
              <w:rPr>
                <w:szCs w:val="21"/>
              </w:rPr>
            </w:pPr>
            <w:r>
              <w:rPr>
                <w:rFonts w:hint="eastAsia"/>
                <w:szCs w:val="21"/>
              </w:rPr>
              <w:t>项目经理动用该组员的相关关系网络，尽量通过其他方式联系该组员；</w:t>
            </w:r>
            <w:proofErr w:type="gramStart"/>
            <w:r>
              <w:rPr>
                <w:rFonts w:hint="eastAsia"/>
                <w:szCs w:val="21"/>
              </w:rPr>
              <w:t>如若还是</w:t>
            </w:r>
            <w:proofErr w:type="gramEnd"/>
            <w:r>
              <w:rPr>
                <w:rFonts w:hint="eastAsia"/>
                <w:szCs w:val="21"/>
              </w:rPr>
              <w:t>联系不到，将任务分配给其他人员。</w:t>
            </w:r>
          </w:p>
        </w:tc>
        <w:tc>
          <w:tcPr>
            <w:tcW w:w="1847" w:type="dxa"/>
          </w:tcPr>
          <w:p w14:paraId="5FF5F538" w14:textId="77777777" w:rsidR="00025031" w:rsidRDefault="00025031" w:rsidP="00025031">
            <w:pPr>
              <w:spacing w:line="360" w:lineRule="auto"/>
              <w:jc w:val="center"/>
              <w:rPr>
                <w:szCs w:val="21"/>
              </w:rPr>
            </w:pPr>
            <w:r>
              <w:rPr>
                <w:rFonts w:hint="eastAsia"/>
                <w:szCs w:val="21"/>
              </w:rPr>
              <w:t>项目经理</w:t>
            </w:r>
          </w:p>
        </w:tc>
      </w:tr>
      <w:tr w:rsidR="00025031" w14:paraId="2E92B256" w14:textId="77777777" w:rsidTr="00025031">
        <w:trPr>
          <w:trHeight w:val="90"/>
        </w:trPr>
        <w:tc>
          <w:tcPr>
            <w:tcW w:w="2405" w:type="dxa"/>
          </w:tcPr>
          <w:p w14:paraId="5633AF3F" w14:textId="77777777" w:rsidR="00025031" w:rsidRDefault="00025031" w:rsidP="00025031">
            <w:pPr>
              <w:spacing w:line="360" w:lineRule="auto"/>
              <w:rPr>
                <w:szCs w:val="21"/>
              </w:rPr>
            </w:pPr>
            <w:r w:rsidRPr="00B046A8">
              <w:rPr>
                <w:rFonts w:hint="eastAsia"/>
                <w:szCs w:val="21"/>
              </w:rPr>
              <w:t>小组人员请假</w:t>
            </w:r>
            <w:r>
              <w:rPr>
                <w:rFonts w:hint="eastAsia"/>
                <w:szCs w:val="21"/>
              </w:rPr>
              <w:t>长时间</w:t>
            </w:r>
            <w:r w:rsidRPr="00B046A8">
              <w:rPr>
                <w:rFonts w:hint="eastAsia"/>
                <w:szCs w:val="21"/>
              </w:rPr>
              <w:t>离开</w:t>
            </w:r>
          </w:p>
        </w:tc>
        <w:tc>
          <w:tcPr>
            <w:tcW w:w="4820" w:type="dxa"/>
            <w:shd w:val="clear" w:color="auto" w:fill="auto"/>
            <w:vAlign w:val="center"/>
          </w:tcPr>
          <w:p w14:paraId="17D6F8DA" w14:textId="77777777" w:rsidR="00025031" w:rsidRDefault="00025031" w:rsidP="00025031">
            <w:pPr>
              <w:spacing w:line="360" w:lineRule="auto"/>
              <w:rPr>
                <w:szCs w:val="21"/>
              </w:rPr>
            </w:pPr>
            <w:r>
              <w:rPr>
                <w:rFonts w:hint="eastAsia"/>
                <w:szCs w:val="21"/>
              </w:rPr>
              <w:t>项目经理将该组员的任务分配给其他组员</w:t>
            </w:r>
          </w:p>
        </w:tc>
        <w:tc>
          <w:tcPr>
            <w:tcW w:w="1847" w:type="dxa"/>
          </w:tcPr>
          <w:p w14:paraId="2D158B6D" w14:textId="77777777" w:rsidR="00025031" w:rsidRDefault="00025031" w:rsidP="00025031">
            <w:pPr>
              <w:spacing w:line="360" w:lineRule="auto"/>
              <w:jc w:val="center"/>
              <w:rPr>
                <w:szCs w:val="21"/>
              </w:rPr>
            </w:pPr>
            <w:r>
              <w:rPr>
                <w:rFonts w:hint="eastAsia"/>
                <w:szCs w:val="21"/>
              </w:rPr>
              <w:t>项目经理</w:t>
            </w:r>
          </w:p>
        </w:tc>
      </w:tr>
      <w:tr w:rsidR="00025031" w14:paraId="08EF8754" w14:textId="77777777" w:rsidTr="00025031">
        <w:trPr>
          <w:trHeight w:val="510"/>
        </w:trPr>
        <w:tc>
          <w:tcPr>
            <w:tcW w:w="2405" w:type="dxa"/>
          </w:tcPr>
          <w:p w14:paraId="4CD049A2" w14:textId="77777777" w:rsidR="00025031" w:rsidRDefault="00025031" w:rsidP="00025031">
            <w:pPr>
              <w:spacing w:line="360" w:lineRule="auto"/>
              <w:rPr>
                <w:szCs w:val="21"/>
              </w:rPr>
            </w:pPr>
            <w:r>
              <w:rPr>
                <w:rFonts w:hint="eastAsia"/>
                <w:color w:val="000000"/>
                <w:szCs w:val="21"/>
              </w:rPr>
              <w:t>实际项目进行时，任务较计划预期时间提前</w:t>
            </w:r>
          </w:p>
        </w:tc>
        <w:tc>
          <w:tcPr>
            <w:tcW w:w="4820" w:type="dxa"/>
            <w:shd w:val="clear" w:color="auto" w:fill="auto"/>
            <w:vAlign w:val="center"/>
          </w:tcPr>
          <w:p w14:paraId="6DA5B520" w14:textId="77777777" w:rsidR="00025031" w:rsidRDefault="00025031" w:rsidP="00025031">
            <w:pPr>
              <w:spacing w:line="360" w:lineRule="auto"/>
              <w:rPr>
                <w:szCs w:val="21"/>
              </w:rPr>
            </w:pPr>
            <w:r>
              <w:rPr>
                <w:rFonts w:hint="eastAsia"/>
                <w:szCs w:val="21"/>
              </w:rPr>
              <w:t>任务审核员对已完成的任务再次审核并评审，如果空闲时间较多，对项目进程进行调整</w:t>
            </w:r>
          </w:p>
        </w:tc>
        <w:tc>
          <w:tcPr>
            <w:tcW w:w="1847" w:type="dxa"/>
          </w:tcPr>
          <w:p w14:paraId="09226E56" w14:textId="77777777" w:rsidR="00025031" w:rsidRDefault="00025031" w:rsidP="00025031">
            <w:pPr>
              <w:spacing w:line="360" w:lineRule="auto"/>
              <w:jc w:val="center"/>
              <w:rPr>
                <w:szCs w:val="21"/>
              </w:rPr>
            </w:pPr>
            <w:r>
              <w:rPr>
                <w:rFonts w:hint="eastAsia"/>
                <w:szCs w:val="21"/>
              </w:rPr>
              <w:t>任务审核员</w:t>
            </w:r>
          </w:p>
        </w:tc>
      </w:tr>
      <w:tr w:rsidR="00025031" w14:paraId="2347A65A" w14:textId="77777777" w:rsidTr="00025031">
        <w:trPr>
          <w:trHeight w:val="90"/>
        </w:trPr>
        <w:tc>
          <w:tcPr>
            <w:tcW w:w="2405" w:type="dxa"/>
          </w:tcPr>
          <w:p w14:paraId="682749D3" w14:textId="77777777" w:rsidR="00025031" w:rsidRDefault="00025031" w:rsidP="00025031">
            <w:pPr>
              <w:spacing w:line="360" w:lineRule="auto"/>
              <w:rPr>
                <w:szCs w:val="21"/>
              </w:rPr>
            </w:pPr>
            <w:r>
              <w:rPr>
                <w:rFonts w:hint="eastAsia"/>
                <w:color w:val="000000"/>
                <w:szCs w:val="21"/>
              </w:rPr>
              <w:t>实际项目进行时，任务较计划预期时间延迟</w:t>
            </w:r>
          </w:p>
        </w:tc>
        <w:tc>
          <w:tcPr>
            <w:tcW w:w="4820" w:type="dxa"/>
            <w:shd w:val="clear" w:color="auto" w:fill="auto"/>
            <w:vAlign w:val="center"/>
          </w:tcPr>
          <w:p w14:paraId="46481937" w14:textId="77777777" w:rsidR="00025031" w:rsidRDefault="00025031" w:rsidP="00025031">
            <w:pPr>
              <w:spacing w:line="360" w:lineRule="auto"/>
              <w:rPr>
                <w:szCs w:val="21"/>
              </w:rPr>
            </w:pPr>
            <w:r>
              <w:rPr>
                <w:rFonts w:hint="eastAsia"/>
                <w:szCs w:val="21"/>
              </w:rPr>
              <w:t>任务审核员督促组员加班加点赶进度。</w:t>
            </w:r>
          </w:p>
        </w:tc>
        <w:tc>
          <w:tcPr>
            <w:tcW w:w="1847" w:type="dxa"/>
          </w:tcPr>
          <w:p w14:paraId="56FC2C98" w14:textId="77777777" w:rsidR="00025031" w:rsidRDefault="00025031" w:rsidP="00025031">
            <w:pPr>
              <w:spacing w:line="360" w:lineRule="auto"/>
              <w:jc w:val="center"/>
              <w:rPr>
                <w:szCs w:val="21"/>
              </w:rPr>
            </w:pPr>
            <w:r>
              <w:rPr>
                <w:rFonts w:hint="eastAsia"/>
                <w:szCs w:val="21"/>
              </w:rPr>
              <w:t>任务审核员</w:t>
            </w:r>
          </w:p>
        </w:tc>
      </w:tr>
      <w:tr w:rsidR="00025031" w14:paraId="0544E2B4" w14:textId="77777777" w:rsidTr="00025031">
        <w:trPr>
          <w:trHeight w:val="270"/>
        </w:trPr>
        <w:tc>
          <w:tcPr>
            <w:tcW w:w="2405" w:type="dxa"/>
          </w:tcPr>
          <w:p w14:paraId="0EC58A17" w14:textId="77777777" w:rsidR="00025031" w:rsidRDefault="00025031" w:rsidP="00025031">
            <w:pPr>
              <w:spacing w:line="360" w:lineRule="auto"/>
              <w:rPr>
                <w:szCs w:val="21"/>
              </w:rPr>
            </w:pPr>
            <w:r>
              <w:rPr>
                <w:rFonts w:hint="eastAsia"/>
                <w:szCs w:val="21"/>
              </w:rPr>
              <w:lastRenderedPageBreak/>
              <w:t>组员对</w:t>
            </w:r>
            <w:r>
              <w:rPr>
                <w:szCs w:val="21"/>
              </w:rPr>
              <w:t>考评</w:t>
            </w:r>
            <w:r>
              <w:rPr>
                <w:rFonts w:hint="eastAsia"/>
                <w:szCs w:val="21"/>
              </w:rPr>
              <w:t>结果不满意</w:t>
            </w:r>
          </w:p>
        </w:tc>
        <w:tc>
          <w:tcPr>
            <w:tcW w:w="4820" w:type="dxa"/>
            <w:shd w:val="clear" w:color="auto" w:fill="auto"/>
            <w:vAlign w:val="center"/>
          </w:tcPr>
          <w:p w14:paraId="4B4F3B18" w14:textId="77777777" w:rsidR="00025031" w:rsidRDefault="00025031" w:rsidP="00025031">
            <w:pPr>
              <w:spacing w:line="360" w:lineRule="auto"/>
              <w:rPr>
                <w:szCs w:val="21"/>
              </w:rPr>
            </w:pPr>
            <w:r>
              <w:rPr>
                <w:rFonts w:hint="eastAsia"/>
                <w:szCs w:val="21"/>
              </w:rPr>
              <w:t>由项目经理确认是否要再次考评，如需要则重新进行考评</w:t>
            </w:r>
          </w:p>
        </w:tc>
        <w:tc>
          <w:tcPr>
            <w:tcW w:w="1847" w:type="dxa"/>
          </w:tcPr>
          <w:p w14:paraId="399ADE09" w14:textId="77777777" w:rsidR="00025031" w:rsidRDefault="00025031" w:rsidP="00025031">
            <w:pPr>
              <w:spacing w:line="360" w:lineRule="auto"/>
              <w:jc w:val="center"/>
              <w:rPr>
                <w:szCs w:val="21"/>
              </w:rPr>
            </w:pPr>
            <w:r>
              <w:rPr>
                <w:rFonts w:hint="eastAsia"/>
                <w:szCs w:val="21"/>
              </w:rPr>
              <w:t>项目经理</w:t>
            </w:r>
          </w:p>
        </w:tc>
      </w:tr>
      <w:tr w:rsidR="00025031" w14:paraId="42CF81CA" w14:textId="77777777" w:rsidTr="00025031">
        <w:trPr>
          <w:trHeight w:val="215"/>
        </w:trPr>
        <w:tc>
          <w:tcPr>
            <w:tcW w:w="2405" w:type="dxa"/>
          </w:tcPr>
          <w:p w14:paraId="3EB9C84A" w14:textId="77777777" w:rsidR="00025031" w:rsidRDefault="00025031" w:rsidP="00025031">
            <w:pPr>
              <w:spacing w:line="360" w:lineRule="auto"/>
              <w:rPr>
                <w:szCs w:val="21"/>
              </w:rPr>
            </w:pPr>
            <w:r>
              <w:rPr>
                <w:rFonts w:hint="eastAsia"/>
                <w:szCs w:val="21"/>
              </w:rPr>
              <w:t>组员之间对某问题出现争议</w:t>
            </w:r>
          </w:p>
        </w:tc>
        <w:tc>
          <w:tcPr>
            <w:tcW w:w="4820" w:type="dxa"/>
            <w:shd w:val="clear" w:color="auto" w:fill="auto"/>
            <w:vAlign w:val="center"/>
          </w:tcPr>
          <w:p w14:paraId="7845A1DC" w14:textId="77777777" w:rsidR="00025031" w:rsidRDefault="00025031" w:rsidP="00025031">
            <w:pPr>
              <w:spacing w:line="360" w:lineRule="auto"/>
              <w:rPr>
                <w:szCs w:val="21"/>
              </w:rPr>
            </w:pPr>
            <w:r>
              <w:rPr>
                <w:rFonts w:hint="eastAsia"/>
                <w:szCs w:val="21"/>
              </w:rPr>
              <w:t>由项目经理了解该问题，确定该问题的结果</w:t>
            </w:r>
          </w:p>
        </w:tc>
        <w:tc>
          <w:tcPr>
            <w:tcW w:w="1847" w:type="dxa"/>
          </w:tcPr>
          <w:p w14:paraId="225F731A" w14:textId="77777777" w:rsidR="00025031" w:rsidRDefault="00025031" w:rsidP="00025031">
            <w:pPr>
              <w:spacing w:line="360" w:lineRule="auto"/>
              <w:jc w:val="center"/>
              <w:rPr>
                <w:szCs w:val="21"/>
              </w:rPr>
            </w:pPr>
            <w:r>
              <w:rPr>
                <w:rFonts w:hint="eastAsia"/>
                <w:szCs w:val="21"/>
              </w:rPr>
              <w:t>项目经理</w:t>
            </w:r>
          </w:p>
        </w:tc>
      </w:tr>
      <w:tr w:rsidR="00025031" w14:paraId="62B5D527" w14:textId="77777777" w:rsidTr="00025031">
        <w:trPr>
          <w:trHeight w:val="385"/>
        </w:trPr>
        <w:tc>
          <w:tcPr>
            <w:tcW w:w="2405" w:type="dxa"/>
          </w:tcPr>
          <w:p w14:paraId="2DB2F7F4" w14:textId="77777777" w:rsidR="00025031" w:rsidRDefault="00025031" w:rsidP="00025031">
            <w:pPr>
              <w:spacing w:line="360" w:lineRule="auto"/>
              <w:rPr>
                <w:szCs w:val="21"/>
              </w:rPr>
            </w:pPr>
            <w:r>
              <w:rPr>
                <w:rFonts w:hint="eastAsia"/>
                <w:color w:val="000000"/>
                <w:szCs w:val="21"/>
              </w:rPr>
              <w:t>需要新的工具</w:t>
            </w:r>
          </w:p>
        </w:tc>
        <w:tc>
          <w:tcPr>
            <w:tcW w:w="4820" w:type="dxa"/>
            <w:shd w:val="clear" w:color="auto" w:fill="auto"/>
            <w:vAlign w:val="center"/>
          </w:tcPr>
          <w:p w14:paraId="45DF0FC0" w14:textId="77777777" w:rsidR="00025031" w:rsidRDefault="00025031" w:rsidP="00025031">
            <w:pPr>
              <w:spacing w:line="360" w:lineRule="auto"/>
              <w:rPr>
                <w:szCs w:val="21"/>
              </w:rPr>
            </w:pPr>
            <w:r>
              <w:rPr>
                <w:rFonts w:hint="eastAsia"/>
                <w:szCs w:val="21"/>
              </w:rPr>
              <w:t>由配置管理员协助采购负责人进行购买</w:t>
            </w:r>
          </w:p>
        </w:tc>
        <w:tc>
          <w:tcPr>
            <w:tcW w:w="1847" w:type="dxa"/>
          </w:tcPr>
          <w:p w14:paraId="196C16DD" w14:textId="77777777" w:rsidR="00025031" w:rsidRDefault="00025031" w:rsidP="00025031">
            <w:pPr>
              <w:spacing w:line="360" w:lineRule="auto"/>
              <w:jc w:val="center"/>
              <w:rPr>
                <w:szCs w:val="21"/>
              </w:rPr>
            </w:pPr>
            <w:r>
              <w:rPr>
                <w:rFonts w:hint="eastAsia"/>
                <w:szCs w:val="21"/>
              </w:rPr>
              <w:t>采购负责人</w:t>
            </w:r>
          </w:p>
        </w:tc>
      </w:tr>
      <w:tr w:rsidR="00025031" w14:paraId="5C79D456" w14:textId="77777777" w:rsidTr="00025031">
        <w:trPr>
          <w:trHeight w:val="765"/>
        </w:trPr>
        <w:tc>
          <w:tcPr>
            <w:tcW w:w="2405" w:type="dxa"/>
          </w:tcPr>
          <w:p w14:paraId="74BF3433" w14:textId="77777777" w:rsidR="00025031" w:rsidRDefault="00025031" w:rsidP="00025031">
            <w:pPr>
              <w:spacing w:line="360" w:lineRule="auto"/>
              <w:rPr>
                <w:szCs w:val="21"/>
              </w:rPr>
            </w:pPr>
            <w:r>
              <w:rPr>
                <w:rFonts w:hint="eastAsia"/>
                <w:szCs w:val="21"/>
              </w:rPr>
              <w:t>所需</w:t>
            </w:r>
            <w:r>
              <w:rPr>
                <w:szCs w:val="21"/>
              </w:rPr>
              <w:t>采购</w:t>
            </w:r>
            <w:r>
              <w:rPr>
                <w:rFonts w:hint="eastAsia"/>
                <w:szCs w:val="21"/>
              </w:rPr>
              <w:t>资金</w:t>
            </w:r>
            <w:r>
              <w:rPr>
                <w:szCs w:val="21"/>
              </w:rPr>
              <w:t>超出组内</w:t>
            </w:r>
            <w:r>
              <w:rPr>
                <w:rFonts w:hint="eastAsia"/>
                <w:szCs w:val="21"/>
              </w:rPr>
              <w:t>预算</w:t>
            </w:r>
          </w:p>
        </w:tc>
        <w:tc>
          <w:tcPr>
            <w:tcW w:w="4820" w:type="dxa"/>
            <w:shd w:val="clear" w:color="auto" w:fill="auto"/>
            <w:vAlign w:val="center"/>
          </w:tcPr>
          <w:p w14:paraId="66426C1B" w14:textId="77777777" w:rsidR="00025031" w:rsidRDefault="00025031" w:rsidP="00025031">
            <w:pPr>
              <w:spacing w:line="360" w:lineRule="auto"/>
              <w:rPr>
                <w:szCs w:val="21"/>
              </w:rPr>
            </w:pPr>
            <w:r w:rsidRPr="00036A4A">
              <w:rPr>
                <w:rFonts w:hint="eastAsia"/>
                <w:szCs w:val="21"/>
              </w:rPr>
              <w:t>财务管理员立即进行小组会议，追加拨款，资金由组员平摊</w:t>
            </w:r>
          </w:p>
        </w:tc>
        <w:tc>
          <w:tcPr>
            <w:tcW w:w="1847" w:type="dxa"/>
          </w:tcPr>
          <w:p w14:paraId="1D3A3116" w14:textId="77777777" w:rsidR="00025031" w:rsidRDefault="00025031" w:rsidP="00025031">
            <w:pPr>
              <w:spacing w:line="360" w:lineRule="auto"/>
              <w:jc w:val="center"/>
              <w:rPr>
                <w:szCs w:val="21"/>
              </w:rPr>
            </w:pPr>
            <w:r w:rsidRPr="00036A4A">
              <w:rPr>
                <w:rFonts w:hint="eastAsia"/>
                <w:szCs w:val="21"/>
              </w:rPr>
              <w:t>财务管理员</w:t>
            </w:r>
          </w:p>
        </w:tc>
      </w:tr>
      <w:tr w:rsidR="00025031" w14:paraId="6400DA7C" w14:textId="77777777" w:rsidTr="00025031">
        <w:trPr>
          <w:trHeight w:val="765"/>
        </w:trPr>
        <w:tc>
          <w:tcPr>
            <w:tcW w:w="2405" w:type="dxa"/>
          </w:tcPr>
          <w:p w14:paraId="48D3BBB0" w14:textId="77777777" w:rsidR="00025031" w:rsidRPr="00FB388B" w:rsidRDefault="00025031" w:rsidP="00025031">
            <w:pPr>
              <w:spacing w:line="360" w:lineRule="auto"/>
              <w:rPr>
                <w:szCs w:val="21"/>
              </w:rPr>
            </w:pPr>
            <w:r>
              <w:rPr>
                <w:rFonts w:hint="eastAsia"/>
                <w:szCs w:val="21"/>
              </w:rPr>
              <w:t>找不到预期使用资源</w:t>
            </w:r>
          </w:p>
        </w:tc>
        <w:tc>
          <w:tcPr>
            <w:tcW w:w="4820" w:type="dxa"/>
            <w:shd w:val="clear" w:color="auto" w:fill="auto"/>
            <w:vAlign w:val="center"/>
          </w:tcPr>
          <w:p w14:paraId="7DD41D9C" w14:textId="77777777" w:rsidR="00025031" w:rsidRDefault="00025031" w:rsidP="00025031">
            <w:pPr>
              <w:spacing w:line="360" w:lineRule="auto"/>
              <w:rPr>
                <w:szCs w:val="21"/>
              </w:rPr>
            </w:pPr>
            <w:r>
              <w:rPr>
                <w:rFonts w:hint="eastAsia"/>
                <w:szCs w:val="21"/>
              </w:rPr>
              <w:t>由配置管理</w:t>
            </w:r>
            <w:proofErr w:type="gramStart"/>
            <w:r>
              <w:rPr>
                <w:rFonts w:hint="eastAsia"/>
                <w:szCs w:val="21"/>
              </w:rPr>
              <w:t>员寻找</w:t>
            </w:r>
            <w:proofErr w:type="gramEnd"/>
            <w:r>
              <w:rPr>
                <w:rFonts w:hint="eastAsia"/>
                <w:szCs w:val="21"/>
              </w:rPr>
              <w:t>可替代资源，并通知所有成员</w:t>
            </w:r>
          </w:p>
        </w:tc>
        <w:tc>
          <w:tcPr>
            <w:tcW w:w="1847" w:type="dxa"/>
          </w:tcPr>
          <w:p w14:paraId="4D80DF3C" w14:textId="77777777" w:rsidR="00025031" w:rsidRDefault="00025031" w:rsidP="00025031">
            <w:pPr>
              <w:spacing w:line="360" w:lineRule="auto"/>
              <w:jc w:val="center"/>
              <w:rPr>
                <w:szCs w:val="21"/>
              </w:rPr>
            </w:pPr>
            <w:r w:rsidRPr="00036A4A">
              <w:rPr>
                <w:rFonts w:hint="eastAsia"/>
                <w:szCs w:val="21"/>
              </w:rPr>
              <w:t>配置管理员</w:t>
            </w:r>
          </w:p>
        </w:tc>
      </w:tr>
      <w:tr w:rsidR="00025031" w14:paraId="7D9CB42E" w14:textId="77777777" w:rsidTr="00025031">
        <w:trPr>
          <w:trHeight w:val="765"/>
        </w:trPr>
        <w:tc>
          <w:tcPr>
            <w:tcW w:w="2405" w:type="dxa"/>
          </w:tcPr>
          <w:p w14:paraId="0FCAB126" w14:textId="77777777" w:rsidR="00025031" w:rsidRDefault="00025031" w:rsidP="00025031">
            <w:pPr>
              <w:spacing w:line="360" w:lineRule="auto"/>
              <w:rPr>
                <w:szCs w:val="21"/>
              </w:rPr>
            </w:pPr>
            <w:r>
              <w:rPr>
                <w:rFonts w:hint="eastAsia"/>
                <w:szCs w:val="21"/>
              </w:rPr>
              <w:t>资源使用不恰当</w:t>
            </w:r>
          </w:p>
        </w:tc>
        <w:tc>
          <w:tcPr>
            <w:tcW w:w="4820" w:type="dxa"/>
            <w:shd w:val="clear" w:color="auto" w:fill="auto"/>
          </w:tcPr>
          <w:p w14:paraId="6DFABA12" w14:textId="77777777" w:rsidR="00025031" w:rsidRDefault="00025031" w:rsidP="00025031">
            <w:pPr>
              <w:spacing w:line="360" w:lineRule="auto"/>
              <w:rPr>
                <w:szCs w:val="21"/>
              </w:rPr>
            </w:pPr>
            <w:r>
              <w:rPr>
                <w:rFonts w:hint="eastAsia"/>
                <w:szCs w:val="21"/>
              </w:rPr>
              <w:t>由项目经理出面道歉，如需支付费用，则由小组资金中扣除，并由配置管理</w:t>
            </w:r>
            <w:proofErr w:type="gramStart"/>
            <w:r>
              <w:rPr>
                <w:rFonts w:hint="eastAsia"/>
                <w:szCs w:val="21"/>
              </w:rPr>
              <w:t>员重新</w:t>
            </w:r>
            <w:proofErr w:type="gramEnd"/>
            <w:r>
              <w:rPr>
                <w:rFonts w:hint="eastAsia"/>
                <w:szCs w:val="21"/>
              </w:rPr>
              <w:t>选择合适资源</w:t>
            </w:r>
          </w:p>
        </w:tc>
        <w:tc>
          <w:tcPr>
            <w:tcW w:w="1847" w:type="dxa"/>
          </w:tcPr>
          <w:p w14:paraId="46C13861" w14:textId="77777777" w:rsidR="00025031" w:rsidRDefault="00025031" w:rsidP="00025031">
            <w:pPr>
              <w:spacing w:line="360" w:lineRule="auto"/>
              <w:jc w:val="center"/>
              <w:rPr>
                <w:szCs w:val="21"/>
              </w:rPr>
            </w:pPr>
            <w:r w:rsidRPr="00036A4A">
              <w:rPr>
                <w:rFonts w:hint="eastAsia"/>
                <w:szCs w:val="21"/>
              </w:rPr>
              <w:t>项目经理</w:t>
            </w:r>
          </w:p>
        </w:tc>
      </w:tr>
      <w:tr w:rsidR="00025031" w14:paraId="03D063BD" w14:textId="77777777" w:rsidTr="00025031">
        <w:trPr>
          <w:trHeight w:val="765"/>
        </w:trPr>
        <w:tc>
          <w:tcPr>
            <w:tcW w:w="2405" w:type="dxa"/>
          </w:tcPr>
          <w:p w14:paraId="7FB94BD5" w14:textId="77777777" w:rsidR="00025031" w:rsidRDefault="00025031" w:rsidP="00025031">
            <w:pPr>
              <w:spacing w:line="360" w:lineRule="auto"/>
              <w:rPr>
                <w:szCs w:val="21"/>
              </w:rPr>
            </w:pPr>
            <w:r>
              <w:rPr>
                <w:rFonts w:hint="eastAsia"/>
                <w:szCs w:val="21"/>
              </w:rPr>
              <w:t>会议地点无法使用</w:t>
            </w:r>
          </w:p>
        </w:tc>
        <w:tc>
          <w:tcPr>
            <w:tcW w:w="4820" w:type="dxa"/>
            <w:shd w:val="clear" w:color="auto" w:fill="auto"/>
          </w:tcPr>
          <w:p w14:paraId="029F25CA" w14:textId="77777777" w:rsidR="00025031" w:rsidRDefault="00025031" w:rsidP="00025031">
            <w:pPr>
              <w:spacing w:line="360" w:lineRule="auto"/>
              <w:rPr>
                <w:szCs w:val="21"/>
              </w:rPr>
            </w:pPr>
            <w:r>
              <w:rPr>
                <w:rFonts w:hint="eastAsia"/>
                <w:szCs w:val="21"/>
              </w:rPr>
              <w:t>项目经理通知组员临时更改会议地点，默认更改至弘毅</w:t>
            </w:r>
            <w:r>
              <w:rPr>
                <w:rFonts w:hint="eastAsia"/>
                <w:szCs w:val="21"/>
              </w:rPr>
              <w:t>2-206</w:t>
            </w:r>
            <w:r>
              <w:rPr>
                <w:rFonts w:hint="eastAsia"/>
                <w:szCs w:val="21"/>
              </w:rPr>
              <w:t>，如仍无法使用，选择教三空的教室</w:t>
            </w:r>
          </w:p>
        </w:tc>
        <w:tc>
          <w:tcPr>
            <w:tcW w:w="1847" w:type="dxa"/>
          </w:tcPr>
          <w:p w14:paraId="2E797027" w14:textId="77777777" w:rsidR="00025031" w:rsidRDefault="00025031" w:rsidP="00025031">
            <w:pPr>
              <w:spacing w:line="360" w:lineRule="auto"/>
              <w:jc w:val="center"/>
              <w:rPr>
                <w:szCs w:val="21"/>
              </w:rPr>
            </w:pPr>
            <w:r w:rsidRPr="00036A4A">
              <w:rPr>
                <w:rFonts w:hint="eastAsia"/>
                <w:szCs w:val="21"/>
              </w:rPr>
              <w:t>项目经理</w:t>
            </w:r>
          </w:p>
        </w:tc>
      </w:tr>
      <w:tr w:rsidR="00025031" w14:paraId="131D87F1" w14:textId="77777777" w:rsidTr="00025031">
        <w:trPr>
          <w:trHeight w:val="765"/>
        </w:trPr>
        <w:tc>
          <w:tcPr>
            <w:tcW w:w="2405" w:type="dxa"/>
          </w:tcPr>
          <w:p w14:paraId="6C8EEC6D" w14:textId="77777777" w:rsidR="00025031" w:rsidRDefault="00025031" w:rsidP="00025031">
            <w:pPr>
              <w:spacing w:line="360" w:lineRule="auto"/>
              <w:rPr>
                <w:szCs w:val="21"/>
              </w:rPr>
            </w:pPr>
            <w:r>
              <w:rPr>
                <w:rFonts w:hint="eastAsia"/>
                <w:szCs w:val="21"/>
              </w:rPr>
              <w:t>外部设备无法使用</w:t>
            </w:r>
          </w:p>
        </w:tc>
        <w:tc>
          <w:tcPr>
            <w:tcW w:w="4820" w:type="dxa"/>
            <w:shd w:val="clear" w:color="auto" w:fill="auto"/>
          </w:tcPr>
          <w:p w14:paraId="4210F63A" w14:textId="77777777" w:rsidR="00025031" w:rsidRDefault="00025031" w:rsidP="00025031">
            <w:pPr>
              <w:spacing w:line="360" w:lineRule="auto"/>
              <w:rPr>
                <w:szCs w:val="21"/>
              </w:rPr>
            </w:pPr>
            <w:r>
              <w:rPr>
                <w:rFonts w:hint="eastAsia"/>
                <w:szCs w:val="21"/>
              </w:rPr>
              <w:t>由配置管理员向外部设备相关负责人咨询提意见，并寻找替代方案</w:t>
            </w:r>
          </w:p>
        </w:tc>
        <w:tc>
          <w:tcPr>
            <w:tcW w:w="1847" w:type="dxa"/>
          </w:tcPr>
          <w:p w14:paraId="1FC2E6D0" w14:textId="77777777" w:rsidR="00025031" w:rsidRDefault="00025031" w:rsidP="00025031">
            <w:pPr>
              <w:spacing w:line="360" w:lineRule="auto"/>
              <w:jc w:val="center"/>
              <w:rPr>
                <w:szCs w:val="21"/>
              </w:rPr>
            </w:pPr>
            <w:r>
              <w:rPr>
                <w:rFonts w:hint="eastAsia"/>
                <w:szCs w:val="21"/>
              </w:rPr>
              <w:t>配置管理员</w:t>
            </w:r>
          </w:p>
        </w:tc>
      </w:tr>
      <w:tr w:rsidR="00025031" w14:paraId="74075F54" w14:textId="77777777" w:rsidTr="00025031">
        <w:trPr>
          <w:trHeight w:val="765"/>
        </w:trPr>
        <w:tc>
          <w:tcPr>
            <w:tcW w:w="2405" w:type="dxa"/>
          </w:tcPr>
          <w:p w14:paraId="6EF4DBE0" w14:textId="77777777" w:rsidR="00025031" w:rsidRDefault="00025031" w:rsidP="00025031">
            <w:pPr>
              <w:spacing w:line="360" w:lineRule="auto"/>
              <w:rPr>
                <w:szCs w:val="21"/>
              </w:rPr>
            </w:pPr>
            <w:r>
              <w:rPr>
                <w:rFonts w:hint="eastAsia"/>
                <w:szCs w:val="21"/>
              </w:rPr>
              <w:t>项目交付物不符合要求</w:t>
            </w:r>
          </w:p>
        </w:tc>
        <w:tc>
          <w:tcPr>
            <w:tcW w:w="4820" w:type="dxa"/>
            <w:shd w:val="clear" w:color="auto" w:fill="auto"/>
          </w:tcPr>
          <w:p w14:paraId="42A40A79" w14:textId="77777777" w:rsidR="00025031" w:rsidRDefault="00025031" w:rsidP="00025031">
            <w:pPr>
              <w:spacing w:line="360" w:lineRule="auto"/>
              <w:rPr>
                <w:szCs w:val="21"/>
              </w:rPr>
            </w:pPr>
            <w:r>
              <w:rPr>
                <w:rFonts w:hint="eastAsia"/>
                <w:szCs w:val="21"/>
              </w:rPr>
              <w:t>由项目经理分析评审结果，重新修改分配任务</w:t>
            </w:r>
          </w:p>
        </w:tc>
        <w:tc>
          <w:tcPr>
            <w:tcW w:w="1847" w:type="dxa"/>
          </w:tcPr>
          <w:p w14:paraId="2A32A597" w14:textId="77777777" w:rsidR="00025031" w:rsidRDefault="00025031" w:rsidP="00025031">
            <w:pPr>
              <w:spacing w:line="360" w:lineRule="auto"/>
              <w:jc w:val="center"/>
              <w:rPr>
                <w:szCs w:val="21"/>
              </w:rPr>
            </w:pPr>
            <w:r>
              <w:rPr>
                <w:rFonts w:hint="eastAsia"/>
                <w:szCs w:val="21"/>
              </w:rPr>
              <w:t>项目经理</w:t>
            </w:r>
          </w:p>
        </w:tc>
      </w:tr>
    </w:tbl>
    <w:p w14:paraId="6E13462C" w14:textId="2802063C" w:rsidR="00574C23" w:rsidRDefault="00947F56">
      <w:pPr>
        <w:pStyle w:val="1"/>
      </w:pPr>
      <w:bookmarkStart w:id="128" w:name="_Toc529733602"/>
      <w:r>
        <w:rPr>
          <w:rFonts w:hint="eastAsia"/>
        </w:rPr>
        <w:t>9</w:t>
      </w:r>
      <w:r>
        <w:t xml:space="preserve"> </w:t>
      </w:r>
      <w:r>
        <w:rPr>
          <w:rFonts w:hint="eastAsia"/>
        </w:rPr>
        <w:t>范围管理计划</w:t>
      </w:r>
      <w:bookmarkEnd w:id="128"/>
    </w:p>
    <w:p w14:paraId="70B60196" w14:textId="543AC3F5" w:rsidR="00A767E4" w:rsidRPr="00A767E4" w:rsidRDefault="00A767E4" w:rsidP="00A767E4">
      <w:pPr>
        <w:rPr>
          <w:rFonts w:hint="eastAsia"/>
        </w:rPr>
      </w:pPr>
      <w:r>
        <w:rPr>
          <w:rFonts w:hint="eastAsia"/>
        </w:rPr>
        <w:t>TBD</w:t>
      </w:r>
    </w:p>
    <w:p w14:paraId="7477F3C0" w14:textId="6D7C7CD2" w:rsidR="00574C23" w:rsidRDefault="00947F56">
      <w:pPr>
        <w:pStyle w:val="1"/>
      </w:pPr>
      <w:bookmarkStart w:id="129" w:name="_Toc529733603"/>
      <w:r>
        <w:rPr>
          <w:rFonts w:hint="eastAsia"/>
        </w:rPr>
        <w:t xml:space="preserve">10 </w:t>
      </w:r>
      <w:r>
        <w:rPr>
          <w:rFonts w:hint="eastAsia"/>
        </w:rPr>
        <w:t>进度管理计划</w:t>
      </w:r>
      <w:bookmarkEnd w:id="129"/>
    </w:p>
    <w:p w14:paraId="5BCD76EE" w14:textId="3AEED2F6" w:rsidR="00A767E4" w:rsidRPr="00A767E4" w:rsidRDefault="00A767E4" w:rsidP="00A767E4">
      <w:pPr>
        <w:rPr>
          <w:rFonts w:hint="eastAsia"/>
        </w:rPr>
      </w:pPr>
      <w:r>
        <w:rPr>
          <w:rFonts w:hint="eastAsia"/>
        </w:rPr>
        <w:t>TBD</w:t>
      </w:r>
    </w:p>
    <w:p w14:paraId="38CF1100" w14:textId="7720015A" w:rsidR="00574C23" w:rsidRDefault="00947F56">
      <w:pPr>
        <w:pStyle w:val="1"/>
      </w:pPr>
      <w:bookmarkStart w:id="130" w:name="_Toc529733604"/>
      <w:r>
        <w:rPr>
          <w:rFonts w:hint="eastAsia"/>
        </w:rPr>
        <w:t>11</w:t>
      </w:r>
      <w:r>
        <w:t xml:space="preserve"> </w:t>
      </w:r>
      <w:r>
        <w:rPr>
          <w:rFonts w:hint="eastAsia"/>
        </w:rPr>
        <w:t>成本管理计划</w:t>
      </w:r>
      <w:bookmarkEnd w:id="130"/>
    </w:p>
    <w:p w14:paraId="21E0DFAB" w14:textId="21A0B6BC" w:rsidR="00A767E4" w:rsidRPr="00A767E4" w:rsidRDefault="00A767E4" w:rsidP="00A767E4">
      <w:pPr>
        <w:rPr>
          <w:rFonts w:hint="eastAsia"/>
        </w:rPr>
      </w:pPr>
      <w:r>
        <w:rPr>
          <w:rFonts w:hint="eastAsia"/>
        </w:rPr>
        <w:t>TBD</w:t>
      </w:r>
      <w:bookmarkStart w:id="131" w:name="_GoBack"/>
      <w:bookmarkEnd w:id="131"/>
    </w:p>
    <w:p w14:paraId="7ACBF767" w14:textId="47BBD875" w:rsidR="00574C23" w:rsidRDefault="00947F56">
      <w:pPr>
        <w:pStyle w:val="1"/>
      </w:pPr>
      <w:bookmarkStart w:id="132" w:name="_Toc525938490"/>
      <w:bookmarkStart w:id="133" w:name="_Toc529733605"/>
      <w:r>
        <w:rPr>
          <w:rFonts w:hint="eastAsia"/>
        </w:rPr>
        <w:lastRenderedPageBreak/>
        <w:t>12</w:t>
      </w:r>
      <w:r>
        <w:t xml:space="preserve"> </w:t>
      </w:r>
      <w:r>
        <w:rPr>
          <w:rFonts w:hint="eastAsia"/>
        </w:rPr>
        <w:t>采购</w:t>
      </w:r>
      <w:r>
        <w:t>管理</w:t>
      </w:r>
      <w:r>
        <w:rPr>
          <w:rFonts w:hint="eastAsia"/>
        </w:rPr>
        <w:t>计划</w:t>
      </w:r>
      <w:bookmarkEnd w:id="132"/>
      <w:bookmarkEnd w:id="133"/>
    </w:p>
    <w:p w14:paraId="0C6BDC5F" w14:textId="647B606C" w:rsidR="00025031" w:rsidRDefault="00025031" w:rsidP="003F1F9C">
      <w:pPr>
        <w:pStyle w:val="2"/>
      </w:pPr>
      <w:bookmarkStart w:id="134" w:name="_Toc529733606"/>
      <w:r w:rsidRPr="00025031">
        <w:rPr>
          <w:rFonts w:hint="eastAsia"/>
        </w:rPr>
        <w:t>12.1</w:t>
      </w:r>
      <w:r>
        <w:t xml:space="preserve"> </w:t>
      </w:r>
      <w:r>
        <w:rPr>
          <w:rFonts w:hint="eastAsia"/>
        </w:rPr>
        <w:t>采购策略</w:t>
      </w:r>
      <w:bookmarkEnd w:id="134"/>
    </w:p>
    <w:p w14:paraId="6F85AFD2" w14:textId="77777777" w:rsidR="00025031" w:rsidRDefault="00025031" w:rsidP="00025031">
      <w:r>
        <w:rPr>
          <w:rFonts w:hint="eastAsia"/>
        </w:rPr>
        <w:t>由于经费有限，且本项目的所有采购项目均用于学习使用，因此所有采购项目以免费、低价优先。</w:t>
      </w:r>
    </w:p>
    <w:p w14:paraId="7CF188E6" w14:textId="45FC269A" w:rsidR="00025031" w:rsidRDefault="00025031" w:rsidP="003F1F9C">
      <w:pPr>
        <w:pStyle w:val="2"/>
      </w:pPr>
      <w:bookmarkStart w:id="135" w:name="_Toc529733607"/>
      <w:r w:rsidRPr="00025031">
        <w:rPr>
          <w:rFonts w:hint="eastAsia"/>
        </w:rPr>
        <w:t>12.2</w:t>
      </w:r>
      <w:r>
        <w:t xml:space="preserve"> </w:t>
      </w:r>
      <w:r>
        <w:rPr>
          <w:rFonts w:hint="eastAsia"/>
        </w:rPr>
        <w:t>采购内容</w:t>
      </w:r>
      <w:bookmarkEnd w:id="135"/>
    </w:p>
    <w:tbl>
      <w:tblPr>
        <w:tblStyle w:val="af3"/>
        <w:tblW w:w="0" w:type="auto"/>
        <w:tblLook w:val="04A0" w:firstRow="1" w:lastRow="0" w:firstColumn="1" w:lastColumn="0" w:noHBand="0" w:noVBand="1"/>
      </w:tblPr>
      <w:tblGrid>
        <w:gridCol w:w="2013"/>
        <w:gridCol w:w="2235"/>
        <w:gridCol w:w="2268"/>
        <w:gridCol w:w="1701"/>
      </w:tblGrid>
      <w:tr w:rsidR="00025031" w14:paraId="48E799D9" w14:textId="77777777" w:rsidTr="00025031">
        <w:trPr>
          <w:trHeight w:val="419"/>
        </w:trPr>
        <w:tc>
          <w:tcPr>
            <w:tcW w:w="2013" w:type="dxa"/>
          </w:tcPr>
          <w:p w14:paraId="61DEE5BE" w14:textId="77777777" w:rsidR="00025031" w:rsidRPr="00961610" w:rsidRDefault="00025031" w:rsidP="00025031">
            <w:pPr>
              <w:jc w:val="center"/>
              <w:rPr>
                <w:rFonts w:ascii="宋体" w:eastAsia="宋体" w:hAnsi="宋体"/>
                <w:b/>
              </w:rPr>
            </w:pPr>
            <w:r w:rsidRPr="00961610">
              <w:rPr>
                <w:rFonts w:ascii="宋体" w:eastAsia="宋体" w:hAnsi="宋体" w:hint="eastAsia"/>
                <w:b/>
              </w:rPr>
              <w:t>采购项目</w:t>
            </w:r>
          </w:p>
        </w:tc>
        <w:tc>
          <w:tcPr>
            <w:tcW w:w="2235" w:type="dxa"/>
          </w:tcPr>
          <w:p w14:paraId="3F20A282" w14:textId="77777777" w:rsidR="00025031" w:rsidRPr="00961610" w:rsidRDefault="00025031" w:rsidP="00025031">
            <w:pPr>
              <w:jc w:val="center"/>
              <w:rPr>
                <w:rFonts w:ascii="宋体" w:eastAsia="宋体" w:hAnsi="宋体"/>
                <w:b/>
              </w:rPr>
            </w:pPr>
            <w:r w:rsidRPr="00961610">
              <w:rPr>
                <w:rFonts w:ascii="宋体" w:eastAsia="宋体" w:hAnsi="宋体" w:hint="eastAsia"/>
                <w:b/>
              </w:rPr>
              <w:t>平均月投入（元/月）</w:t>
            </w:r>
          </w:p>
        </w:tc>
        <w:tc>
          <w:tcPr>
            <w:tcW w:w="2268" w:type="dxa"/>
          </w:tcPr>
          <w:p w14:paraId="62073210" w14:textId="77777777" w:rsidR="00025031" w:rsidRPr="00961610" w:rsidRDefault="00025031" w:rsidP="00025031">
            <w:pPr>
              <w:jc w:val="center"/>
              <w:rPr>
                <w:rFonts w:ascii="宋体" w:eastAsia="宋体" w:hAnsi="宋体"/>
                <w:b/>
              </w:rPr>
            </w:pPr>
            <w:r w:rsidRPr="00961610">
              <w:rPr>
                <w:rFonts w:ascii="宋体" w:eastAsia="宋体" w:hAnsi="宋体" w:hint="eastAsia"/>
                <w:b/>
              </w:rPr>
              <w:t>平均年投入（元/年）</w:t>
            </w:r>
          </w:p>
        </w:tc>
        <w:tc>
          <w:tcPr>
            <w:tcW w:w="1701" w:type="dxa"/>
          </w:tcPr>
          <w:p w14:paraId="49186BAD" w14:textId="77777777" w:rsidR="00025031" w:rsidRPr="00961610" w:rsidRDefault="00025031" w:rsidP="00025031">
            <w:pPr>
              <w:jc w:val="center"/>
              <w:rPr>
                <w:rFonts w:ascii="宋体" w:eastAsia="宋体" w:hAnsi="宋体"/>
                <w:b/>
              </w:rPr>
            </w:pPr>
            <w:r w:rsidRPr="00961610">
              <w:rPr>
                <w:rFonts w:ascii="宋体" w:eastAsia="宋体" w:hAnsi="宋体" w:hint="eastAsia"/>
                <w:b/>
              </w:rPr>
              <w:t>备注</w:t>
            </w:r>
          </w:p>
        </w:tc>
      </w:tr>
      <w:tr w:rsidR="00025031" w14:paraId="0646B79F" w14:textId="77777777" w:rsidTr="00025031">
        <w:trPr>
          <w:trHeight w:val="419"/>
        </w:trPr>
        <w:tc>
          <w:tcPr>
            <w:tcW w:w="2013" w:type="dxa"/>
          </w:tcPr>
          <w:p w14:paraId="7805F70A" w14:textId="77777777" w:rsidR="00025031" w:rsidRPr="00961610" w:rsidRDefault="00025031" w:rsidP="00025031">
            <w:pPr>
              <w:rPr>
                <w:rFonts w:ascii="宋体" w:eastAsia="宋体" w:hAnsi="宋体"/>
              </w:rPr>
            </w:pPr>
            <w:proofErr w:type="gramStart"/>
            <w:r w:rsidRPr="00961610">
              <w:rPr>
                <w:rFonts w:ascii="宋体" w:eastAsia="宋体" w:hAnsi="宋体" w:hint="eastAsia"/>
                <w:szCs w:val="21"/>
              </w:rPr>
              <w:t>网盘</w:t>
            </w:r>
            <w:r w:rsidRPr="00961610">
              <w:rPr>
                <w:rFonts w:ascii="宋体" w:eastAsia="宋体" w:hAnsi="宋体"/>
                <w:szCs w:val="21"/>
              </w:rPr>
              <w:t>会员</w:t>
            </w:r>
            <w:proofErr w:type="gramEnd"/>
          </w:p>
        </w:tc>
        <w:tc>
          <w:tcPr>
            <w:tcW w:w="2235" w:type="dxa"/>
          </w:tcPr>
          <w:p w14:paraId="17E33957" w14:textId="77777777" w:rsidR="00025031" w:rsidRPr="00961610" w:rsidRDefault="00025031" w:rsidP="00025031">
            <w:pPr>
              <w:rPr>
                <w:rFonts w:ascii="宋体" w:eastAsia="宋体" w:hAnsi="宋体"/>
              </w:rPr>
            </w:pPr>
            <w:r w:rsidRPr="00961610">
              <w:rPr>
                <w:rFonts w:ascii="宋体" w:eastAsia="宋体" w:hAnsi="宋体" w:hint="eastAsia"/>
                <w:szCs w:val="21"/>
              </w:rPr>
              <w:t>20</w:t>
            </w:r>
          </w:p>
        </w:tc>
        <w:tc>
          <w:tcPr>
            <w:tcW w:w="2268" w:type="dxa"/>
          </w:tcPr>
          <w:p w14:paraId="031B7814" w14:textId="77777777" w:rsidR="00025031" w:rsidRPr="00961610" w:rsidRDefault="00025031" w:rsidP="00025031">
            <w:pPr>
              <w:rPr>
                <w:rFonts w:ascii="宋体" w:eastAsia="宋体" w:hAnsi="宋体"/>
              </w:rPr>
            </w:pPr>
            <w:r w:rsidRPr="00961610">
              <w:rPr>
                <w:rFonts w:ascii="宋体" w:eastAsia="宋体" w:hAnsi="宋体" w:hint="eastAsia"/>
                <w:szCs w:val="21"/>
              </w:rPr>
              <w:t>80</w:t>
            </w:r>
          </w:p>
        </w:tc>
        <w:tc>
          <w:tcPr>
            <w:tcW w:w="1701" w:type="dxa"/>
          </w:tcPr>
          <w:p w14:paraId="4FDA56F4" w14:textId="77777777" w:rsidR="00025031" w:rsidRPr="00961610" w:rsidRDefault="00025031" w:rsidP="00025031">
            <w:pPr>
              <w:rPr>
                <w:rFonts w:ascii="宋体" w:eastAsia="宋体" w:hAnsi="宋体"/>
              </w:rPr>
            </w:pPr>
          </w:p>
        </w:tc>
      </w:tr>
      <w:tr w:rsidR="00025031" w14:paraId="62AD5442" w14:textId="77777777" w:rsidTr="00025031">
        <w:trPr>
          <w:trHeight w:val="828"/>
        </w:trPr>
        <w:tc>
          <w:tcPr>
            <w:tcW w:w="2013" w:type="dxa"/>
          </w:tcPr>
          <w:p w14:paraId="61FF053C" w14:textId="77777777" w:rsidR="00025031" w:rsidRPr="00961610" w:rsidRDefault="00025031" w:rsidP="00025031">
            <w:pPr>
              <w:rPr>
                <w:rFonts w:ascii="宋体" w:eastAsia="宋体" w:hAnsi="宋体"/>
              </w:rPr>
            </w:pPr>
            <w:r w:rsidRPr="00961610">
              <w:rPr>
                <w:rFonts w:ascii="宋体" w:eastAsia="宋体" w:hAnsi="宋体" w:hint="eastAsia"/>
                <w:szCs w:val="21"/>
              </w:rPr>
              <w:t>相关电子</w:t>
            </w:r>
            <w:r w:rsidRPr="00961610">
              <w:rPr>
                <w:rFonts w:ascii="宋体" w:eastAsia="宋体" w:hAnsi="宋体"/>
                <w:szCs w:val="21"/>
              </w:rPr>
              <w:t>文档</w:t>
            </w:r>
          </w:p>
        </w:tc>
        <w:tc>
          <w:tcPr>
            <w:tcW w:w="2235" w:type="dxa"/>
          </w:tcPr>
          <w:p w14:paraId="0F78AAAA"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268" w:type="dxa"/>
          </w:tcPr>
          <w:p w14:paraId="2337E366"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1701" w:type="dxa"/>
          </w:tcPr>
          <w:p w14:paraId="321B76E7"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66AD977A" w14:textId="77777777" w:rsidTr="00025031">
        <w:trPr>
          <w:trHeight w:val="838"/>
        </w:trPr>
        <w:tc>
          <w:tcPr>
            <w:tcW w:w="2013" w:type="dxa"/>
          </w:tcPr>
          <w:p w14:paraId="2E8647BC" w14:textId="77777777" w:rsidR="00025031" w:rsidRPr="00961610" w:rsidRDefault="00025031" w:rsidP="00025031">
            <w:pPr>
              <w:rPr>
                <w:rFonts w:ascii="宋体" w:eastAsia="宋体" w:hAnsi="宋体"/>
              </w:rPr>
            </w:pPr>
            <w:r w:rsidRPr="00961610">
              <w:rPr>
                <w:rFonts w:ascii="宋体" w:eastAsia="宋体" w:hAnsi="宋体" w:hint="eastAsia"/>
                <w:szCs w:val="21"/>
              </w:rPr>
              <w:t>Office</w:t>
            </w:r>
            <w:r w:rsidRPr="00961610">
              <w:rPr>
                <w:rFonts w:ascii="宋体" w:eastAsia="宋体" w:hAnsi="宋体"/>
                <w:szCs w:val="21"/>
              </w:rPr>
              <w:t>工具</w:t>
            </w:r>
          </w:p>
        </w:tc>
        <w:tc>
          <w:tcPr>
            <w:tcW w:w="2235" w:type="dxa"/>
          </w:tcPr>
          <w:p w14:paraId="707AD661"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268" w:type="dxa"/>
          </w:tcPr>
          <w:p w14:paraId="337F3456"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1701" w:type="dxa"/>
          </w:tcPr>
          <w:p w14:paraId="32078CB4"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674FA948" w14:textId="77777777" w:rsidTr="00025031">
        <w:trPr>
          <w:trHeight w:val="828"/>
        </w:trPr>
        <w:tc>
          <w:tcPr>
            <w:tcW w:w="2013" w:type="dxa"/>
          </w:tcPr>
          <w:p w14:paraId="2C99051A" w14:textId="77777777" w:rsidR="00025031" w:rsidRPr="00961610" w:rsidRDefault="00025031" w:rsidP="00025031">
            <w:pPr>
              <w:rPr>
                <w:rFonts w:ascii="宋体" w:eastAsia="宋体" w:hAnsi="宋体"/>
              </w:rPr>
            </w:pPr>
            <w:r w:rsidRPr="00961610">
              <w:rPr>
                <w:rFonts w:ascii="宋体" w:eastAsia="宋体" w:hAnsi="宋体" w:hint="eastAsia"/>
                <w:szCs w:val="21"/>
              </w:rPr>
              <w:t>Project</w:t>
            </w:r>
            <w:r w:rsidRPr="00961610">
              <w:rPr>
                <w:rFonts w:ascii="宋体" w:eastAsia="宋体" w:hAnsi="宋体"/>
                <w:szCs w:val="21"/>
              </w:rPr>
              <w:t>工具</w:t>
            </w:r>
          </w:p>
        </w:tc>
        <w:tc>
          <w:tcPr>
            <w:tcW w:w="2235" w:type="dxa"/>
          </w:tcPr>
          <w:p w14:paraId="056591DD"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268" w:type="dxa"/>
          </w:tcPr>
          <w:p w14:paraId="24996F7A"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1701" w:type="dxa"/>
          </w:tcPr>
          <w:p w14:paraId="2D566AE5"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72F13DEC" w14:textId="77777777" w:rsidTr="00025031">
        <w:trPr>
          <w:trHeight w:val="838"/>
        </w:trPr>
        <w:tc>
          <w:tcPr>
            <w:tcW w:w="2013" w:type="dxa"/>
          </w:tcPr>
          <w:p w14:paraId="761E240B" w14:textId="77777777" w:rsidR="00025031" w:rsidRPr="00961610" w:rsidRDefault="00025031" w:rsidP="00025031">
            <w:pPr>
              <w:rPr>
                <w:rFonts w:ascii="宋体" w:eastAsia="宋体" w:hAnsi="宋体"/>
              </w:rPr>
            </w:pPr>
            <w:r w:rsidRPr="00961610">
              <w:rPr>
                <w:rFonts w:ascii="宋体" w:eastAsia="宋体" w:hAnsi="宋体" w:hint="eastAsia"/>
                <w:szCs w:val="21"/>
              </w:rPr>
              <w:t>VMWARE</w:t>
            </w:r>
            <w:r w:rsidRPr="00961610">
              <w:rPr>
                <w:rFonts w:ascii="宋体" w:eastAsia="宋体" w:hAnsi="宋体"/>
                <w:szCs w:val="21"/>
              </w:rPr>
              <w:t>虚拟机工具</w:t>
            </w:r>
          </w:p>
        </w:tc>
        <w:tc>
          <w:tcPr>
            <w:tcW w:w="2235" w:type="dxa"/>
          </w:tcPr>
          <w:p w14:paraId="7D59A19E"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268" w:type="dxa"/>
          </w:tcPr>
          <w:p w14:paraId="729A32B1"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1701" w:type="dxa"/>
          </w:tcPr>
          <w:p w14:paraId="209799BA"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3F6BC933" w14:textId="77777777" w:rsidTr="00025031">
        <w:trPr>
          <w:trHeight w:val="838"/>
        </w:trPr>
        <w:tc>
          <w:tcPr>
            <w:tcW w:w="2013" w:type="dxa"/>
          </w:tcPr>
          <w:p w14:paraId="2BE18045" w14:textId="77777777" w:rsidR="00025031" w:rsidRPr="00961610" w:rsidRDefault="00025031" w:rsidP="00025031">
            <w:pPr>
              <w:rPr>
                <w:rFonts w:ascii="宋体" w:eastAsia="宋体" w:hAnsi="宋体"/>
              </w:rPr>
            </w:pPr>
            <w:r w:rsidRPr="00961610">
              <w:rPr>
                <w:rFonts w:ascii="宋体" w:eastAsia="宋体" w:hAnsi="宋体" w:hint="eastAsia"/>
              </w:rPr>
              <w:t>Axu</w:t>
            </w:r>
            <w:r w:rsidRPr="00961610">
              <w:rPr>
                <w:rFonts w:ascii="宋体" w:eastAsia="宋体" w:hAnsi="宋体"/>
              </w:rPr>
              <w:t>re RP8</w:t>
            </w:r>
          </w:p>
        </w:tc>
        <w:tc>
          <w:tcPr>
            <w:tcW w:w="2235" w:type="dxa"/>
          </w:tcPr>
          <w:p w14:paraId="0502A286"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268" w:type="dxa"/>
          </w:tcPr>
          <w:p w14:paraId="51219EC8"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1701" w:type="dxa"/>
          </w:tcPr>
          <w:p w14:paraId="11D55007"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2CFB6D26" w14:textId="77777777" w:rsidTr="00025031">
        <w:trPr>
          <w:trHeight w:val="828"/>
        </w:trPr>
        <w:tc>
          <w:tcPr>
            <w:tcW w:w="2013" w:type="dxa"/>
          </w:tcPr>
          <w:p w14:paraId="25128D42" w14:textId="77777777" w:rsidR="00025031" w:rsidRPr="00961610" w:rsidRDefault="00025031" w:rsidP="00025031">
            <w:pPr>
              <w:rPr>
                <w:rFonts w:ascii="宋体" w:eastAsia="宋体" w:hAnsi="宋体"/>
              </w:rPr>
            </w:pPr>
            <w:proofErr w:type="spellStart"/>
            <w:r w:rsidRPr="00961610">
              <w:rPr>
                <w:rFonts w:ascii="宋体" w:eastAsia="宋体" w:hAnsi="宋体"/>
                <w:szCs w:val="21"/>
              </w:rPr>
              <w:t>S</w:t>
            </w:r>
            <w:r w:rsidRPr="00961610">
              <w:rPr>
                <w:rFonts w:ascii="宋体" w:eastAsia="宋体" w:hAnsi="宋体" w:hint="eastAsia"/>
                <w:szCs w:val="21"/>
              </w:rPr>
              <w:t>tarUML</w:t>
            </w:r>
            <w:proofErr w:type="spellEnd"/>
            <w:r w:rsidRPr="00961610">
              <w:rPr>
                <w:rFonts w:ascii="宋体" w:eastAsia="宋体" w:hAnsi="宋体" w:hint="eastAsia"/>
              </w:rPr>
              <w:t xml:space="preserve"> </w:t>
            </w:r>
          </w:p>
        </w:tc>
        <w:tc>
          <w:tcPr>
            <w:tcW w:w="2235" w:type="dxa"/>
          </w:tcPr>
          <w:p w14:paraId="53C1EDC0"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268" w:type="dxa"/>
          </w:tcPr>
          <w:p w14:paraId="51CAB13F"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1701" w:type="dxa"/>
          </w:tcPr>
          <w:p w14:paraId="67FE9733"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5D07B854" w14:textId="77777777" w:rsidTr="00025031">
        <w:trPr>
          <w:trHeight w:val="828"/>
        </w:trPr>
        <w:tc>
          <w:tcPr>
            <w:tcW w:w="2013" w:type="dxa"/>
          </w:tcPr>
          <w:p w14:paraId="44971AAE"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个人</w:t>
            </w:r>
            <w:r w:rsidRPr="00961610">
              <w:rPr>
                <w:rFonts w:ascii="宋体" w:eastAsia="宋体" w:hAnsi="宋体"/>
                <w:szCs w:val="21"/>
              </w:rPr>
              <w:t>电脑</w:t>
            </w:r>
          </w:p>
        </w:tc>
        <w:tc>
          <w:tcPr>
            <w:tcW w:w="2235" w:type="dxa"/>
          </w:tcPr>
          <w:p w14:paraId="73E750D0"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268" w:type="dxa"/>
          </w:tcPr>
          <w:p w14:paraId="0C141FF8"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1701" w:type="dxa"/>
          </w:tcPr>
          <w:p w14:paraId="7B1B2FDA"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组员自备</w:t>
            </w:r>
          </w:p>
        </w:tc>
      </w:tr>
      <w:tr w:rsidR="00025031" w14:paraId="2194A4C1" w14:textId="77777777" w:rsidTr="00025031">
        <w:trPr>
          <w:trHeight w:val="828"/>
        </w:trPr>
        <w:tc>
          <w:tcPr>
            <w:tcW w:w="2013" w:type="dxa"/>
          </w:tcPr>
          <w:p w14:paraId="0C374B5B"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域名</w:t>
            </w:r>
          </w:p>
        </w:tc>
        <w:tc>
          <w:tcPr>
            <w:tcW w:w="2235" w:type="dxa"/>
          </w:tcPr>
          <w:p w14:paraId="4052978F"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268" w:type="dxa"/>
          </w:tcPr>
          <w:p w14:paraId="3B8D16F3"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1701" w:type="dxa"/>
          </w:tcPr>
          <w:p w14:paraId="2EB6457D"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暂时未购买</w:t>
            </w:r>
          </w:p>
        </w:tc>
      </w:tr>
      <w:tr w:rsidR="00025031" w14:paraId="3593A420" w14:textId="77777777" w:rsidTr="00025031">
        <w:trPr>
          <w:trHeight w:val="828"/>
        </w:trPr>
        <w:tc>
          <w:tcPr>
            <w:tcW w:w="2013" w:type="dxa"/>
          </w:tcPr>
          <w:p w14:paraId="5E813982"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服务器</w:t>
            </w:r>
          </w:p>
        </w:tc>
        <w:tc>
          <w:tcPr>
            <w:tcW w:w="2235" w:type="dxa"/>
          </w:tcPr>
          <w:p w14:paraId="1E880F50"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268" w:type="dxa"/>
          </w:tcPr>
          <w:p w14:paraId="64C036CB"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128</w:t>
            </w:r>
          </w:p>
        </w:tc>
        <w:tc>
          <w:tcPr>
            <w:tcW w:w="1701" w:type="dxa"/>
          </w:tcPr>
          <w:p w14:paraId="3D02F592"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阿里云服务器</w:t>
            </w:r>
          </w:p>
        </w:tc>
      </w:tr>
      <w:tr w:rsidR="00025031" w14:paraId="226A26D6" w14:textId="77777777" w:rsidTr="00025031">
        <w:trPr>
          <w:trHeight w:val="828"/>
        </w:trPr>
        <w:tc>
          <w:tcPr>
            <w:tcW w:w="2013" w:type="dxa"/>
          </w:tcPr>
          <w:p w14:paraId="7C0C4167"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年度总计</w:t>
            </w:r>
          </w:p>
        </w:tc>
        <w:tc>
          <w:tcPr>
            <w:tcW w:w="2235" w:type="dxa"/>
          </w:tcPr>
          <w:p w14:paraId="7D360E31"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268" w:type="dxa"/>
          </w:tcPr>
          <w:p w14:paraId="1DCB5EB8"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208</w:t>
            </w:r>
          </w:p>
        </w:tc>
        <w:tc>
          <w:tcPr>
            <w:tcW w:w="1701" w:type="dxa"/>
          </w:tcPr>
          <w:p w14:paraId="1DFD887F" w14:textId="77777777" w:rsidR="00025031" w:rsidRPr="00961610" w:rsidRDefault="00025031" w:rsidP="00025031">
            <w:pPr>
              <w:rPr>
                <w:rFonts w:ascii="宋体" w:eastAsia="宋体" w:hAnsi="宋体"/>
                <w:szCs w:val="21"/>
              </w:rPr>
            </w:pPr>
          </w:p>
        </w:tc>
      </w:tr>
    </w:tbl>
    <w:p w14:paraId="7291FCF0" w14:textId="0473B9BF" w:rsidR="00025031" w:rsidRDefault="00025031" w:rsidP="003F1F9C">
      <w:pPr>
        <w:pStyle w:val="2"/>
      </w:pPr>
      <w:bookmarkStart w:id="136" w:name="_Toc529733608"/>
      <w:r w:rsidRPr="00025031">
        <w:rPr>
          <w:rFonts w:hint="eastAsia"/>
        </w:rPr>
        <w:lastRenderedPageBreak/>
        <w:t>12.3</w:t>
      </w:r>
      <w:r>
        <w:t xml:space="preserve"> </w:t>
      </w:r>
      <w:r>
        <w:rPr>
          <w:rFonts w:hint="eastAsia"/>
        </w:rPr>
        <w:t>采购人员</w:t>
      </w:r>
      <w:bookmarkEnd w:id="136"/>
    </w:p>
    <w:p w14:paraId="66A97654" w14:textId="1DAB9BC5" w:rsidR="00025031" w:rsidRPr="00025031" w:rsidRDefault="00025031" w:rsidP="00025031">
      <w:pPr>
        <w:rPr>
          <w:rFonts w:hint="eastAsia"/>
        </w:rPr>
      </w:pPr>
      <w:r>
        <w:rPr>
          <w:rFonts w:hint="eastAsia"/>
        </w:rPr>
        <w:t>采购</w:t>
      </w:r>
      <w:r w:rsidR="006B01FA">
        <w:rPr>
          <w:rFonts w:hint="eastAsia"/>
        </w:rPr>
        <w:t>计划的实施由</w:t>
      </w:r>
      <w:r>
        <w:rPr>
          <w:rFonts w:hint="eastAsia"/>
        </w:rPr>
        <w:t>采购</w:t>
      </w:r>
      <w:r w:rsidR="006B01FA">
        <w:rPr>
          <w:rFonts w:hint="eastAsia"/>
        </w:rPr>
        <w:t>管理员骆佳俊负责。</w:t>
      </w:r>
    </w:p>
    <w:p w14:paraId="4674C652" w14:textId="77777777" w:rsidR="006B01FA" w:rsidRDefault="00025031" w:rsidP="003F1F9C">
      <w:pPr>
        <w:pStyle w:val="2"/>
      </w:pPr>
      <w:bookmarkStart w:id="137" w:name="_Toc529733609"/>
      <w:r w:rsidRPr="00025031">
        <w:rPr>
          <w:rFonts w:hint="eastAsia"/>
        </w:rPr>
        <w:t>12.4</w:t>
      </w:r>
      <w:r>
        <w:t xml:space="preserve"> </w:t>
      </w:r>
      <w:r>
        <w:rPr>
          <w:rFonts w:hint="eastAsia"/>
        </w:rPr>
        <w:t>采购流程</w:t>
      </w:r>
      <w:bookmarkEnd w:id="137"/>
    </w:p>
    <w:p w14:paraId="34D15729" w14:textId="58B8D94A" w:rsidR="006B01FA" w:rsidRPr="006B01FA" w:rsidRDefault="006B01FA" w:rsidP="00BC4203">
      <w:pPr>
        <w:pStyle w:val="af8"/>
        <w:rPr>
          <w:rFonts w:ascii="宋体" w:eastAsia="宋体" w:hAnsi="宋体" w:hint="eastAsia"/>
        </w:rPr>
      </w:pPr>
      <w:r>
        <w:rPr>
          <w:noProof/>
        </w:rPr>
        <w:pict w14:anchorId="1EBF0E02">
          <v:shapetype id="_x0000_t32" coordsize="21600,21600" o:spt="32" o:oned="t" path="m,l21600,21600e" filled="f">
            <v:path arrowok="t" fillok="f" o:connecttype="none"/>
            <o:lock v:ext="edit" shapetype="t"/>
          </v:shapetype>
          <v:shape id="直接箭头连接符 7" o:spid="_x0000_s1032" type="#_x0000_t32" style="position:absolute;margin-left:220.5pt;margin-top:52.9pt;width:27.75pt;height:.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" strokecolor="#5b9bd5 [3204]" strokeweight=".5pt">
            <v:stroke endarrow="block" joinstyle="miter"/>
          </v:shape>
        </w:pict>
      </w:r>
      <w:r>
        <w:rPr>
          <w:noProof/>
        </w:rPr>
        <w:pict w14:anchorId="24EF4742">
          <v:shape id="直接箭头连接符 5" o:spid="_x0000_s1031" type="#_x0000_t32" style="position:absolute;margin-left:337.5pt;margin-top:55.5pt;width:36pt;height:.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" strokecolor="#5b9bd5 [3204]" strokeweight=".5pt">
            <v:stroke endarrow="block" joinstyle="miter"/>
          </v:shape>
        </w:pict>
      </w:r>
      <w:r>
        <w:rPr>
          <w:noProof/>
        </w:rPr>
        <w:pict w14:anchorId="78153C03">
          <v:shape id="直接箭头连接符 6" o:spid="_x0000_s1030" type="#_x0000_t32" style="position:absolute;margin-left:100.15pt;margin-top:52.9pt;width:31.1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" strokecolor="#5b9bd5 [3204]" strokeweight=".5pt">
            <v:stroke endarrow="block" joinstyle="miter"/>
          </v:shape>
        </w:pict>
      </w:r>
      <w:r>
        <w:rPr>
          <w:noProof/>
        </w:rPr>
        <w:pict w14:anchorId="410F8791">
          <v:shapetype id="_x0000_t109" coordsize="21600,21600" o:spt="109" path="m,l,21600r21600,l21600,xe">
            <v:stroke joinstyle="miter"/>
            <v:path gradientshapeok="t" o:connecttype="rect"/>
          </v:shapetype>
          <v:shape id="流程图: 过程 10" o:spid="_x0000_s1029" type="#_x0000_t109" style="position:absolute;margin-left:133.05pt;margin-top:19.1pt;width:84.75pt;height:71.6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" fillcolor="white [3201]" strokecolor="black [3213]" strokeweight="1pt">
            <v:textbox style="mso-next-textbox:#流程图: 过程 10">
              <w:txbxContent>
                <w:p w14:paraId="6A63CEB1" w14:textId="77777777" w:rsidR="00BC4203" w:rsidRDefault="00BC4203" w:rsidP="006B01FA">
                  <w:pPr>
                    <w:jc w:val="center"/>
                  </w:pPr>
                  <w:r>
                    <w:rPr>
                      <w:rFonts w:hint="eastAsia"/>
                    </w:rPr>
                    <w:t>小组讨论产生采购方案</w:t>
                  </w:r>
                </w:p>
              </w:txbxContent>
            </v:textbox>
          </v:shape>
        </w:pict>
      </w:r>
      <w:r>
        <w:rPr>
          <w:noProof/>
        </w:rPr>
        <w:pict w14:anchorId="164FB1D8">
          <v:shape id="流程图: 过程 11" o:spid="_x0000_s1028" type="#_x0000_t109" style="position:absolute;margin-left:248.95pt;margin-top:19.1pt;width:88.15pt;height:71.6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" fillcolor="white [3201]" strokecolor="black [3213]" strokeweight="1pt">
            <v:textbox style="mso-next-textbox:#流程图: 过程 11">
              <w:txbxContent>
                <w:p w14:paraId="3CB6565C" w14:textId="77777777" w:rsidR="00BC4203" w:rsidRDefault="00BC4203" w:rsidP="006B01FA">
                  <w:pPr>
                    <w:jc w:val="center"/>
                  </w:pPr>
                  <w:r>
                    <w:rPr>
                      <w:rFonts w:hint="eastAsia"/>
                    </w:rPr>
                    <w:t>配置管理员选定采购方案</w:t>
                  </w:r>
                </w:p>
              </w:txbxContent>
            </v:textbox>
          </v:shape>
        </w:pict>
      </w:r>
      <w:r>
        <w:rPr>
          <w:noProof/>
        </w:rPr>
        <w:pict w14:anchorId="4C1AC6C6">
          <v:shape id="流程图: 过程 12" o:spid="_x0000_s1027" type="#_x0000_t109" style="position:absolute;margin-left:374.25pt;margin-top:18.35pt;width:71.25pt;height:71.6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" fillcolor="white [3201]" strokecolor="black [3213]" strokeweight="1pt">
            <v:textbox style="mso-next-textbox:#流程图: 过程 12">
              <w:txbxContent>
                <w:p w14:paraId="592509F4" w14:textId="77777777" w:rsidR="00BC4203" w:rsidRDefault="00BC4203" w:rsidP="006B01FA">
                  <w:pPr>
                    <w:jc w:val="center"/>
                  </w:pPr>
                  <w:r>
                    <w:rPr>
                      <w:rFonts w:hint="eastAsia"/>
                    </w:rPr>
                    <w:t>采购负责人进行采购</w:t>
                  </w:r>
                </w:p>
              </w:txbxContent>
            </v:textbox>
            <w10:wrap anchorx="margin"/>
          </v:shape>
        </w:pict>
      </w:r>
      <w:r>
        <w:rPr>
          <w:noProof/>
        </w:rPr>
        <w:pict w14:anchorId="57CA00F5">
          <v:shape id="流程图: 过程 13" o:spid="_x0000_s1026" type="#_x0000_t109" style="position:absolute;margin-left:-1.5pt;margin-top:19.15pt;width:100.9pt;height:71.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" fillcolor="white [3201]" strokecolor="black [3213]" strokeweight="1pt">
            <v:textbox style="mso-next-textbox:#流程图: 过程 13">
              <w:txbxContent>
                <w:p w14:paraId="5EE0EF58" w14:textId="77777777" w:rsidR="00BC4203" w:rsidRDefault="00BC4203" w:rsidP="006B01FA">
                  <w:pPr>
                    <w:jc w:val="center"/>
                  </w:pPr>
                  <w:r>
                    <w:rPr>
                      <w:rFonts w:hint="eastAsia"/>
                    </w:rPr>
                    <w:t>小组成员在开发准备阶段及过程中发现需要采购项目</w:t>
                  </w:r>
                </w:p>
              </w:txbxContent>
            </v:textbox>
          </v:shape>
        </w:pict>
      </w:r>
    </w:p>
    <w:p w14:paraId="164649EA" w14:textId="71D0F10A" w:rsidR="006B01FA" w:rsidRDefault="006B01FA" w:rsidP="006B01FA"/>
    <w:p w14:paraId="77BBF53B" w14:textId="00BBC828" w:rsidR="00C846A5" w:rsidRDefault="00C846A5" w:rsidP="006B01FA"/>
    <w:p w14:paraId="3EFA536A" w14:textId="245EDBC8" w:rsidR="00C846A5" w:rsidRDefault="00C846A5" w:rsidP="006B01FA"/>
    <w:p w14:paraId="66225787" w14:textId="4E84C802" w:rsidR="00C846A5" w:rsidRDefault="00C846A5" w:rsidP="006B01FA"/>
    <w:p w14:paraId="56F9D921" w14:textId="4A0BB01D" w:rsidR="00C846A5" w:rsidRDefault="00C846A5" w:rsidP="006B01FA"/>
    <w:p w14:paraId="3D701C4E" w14:textId="10FAB907" w:rsidR="00C846A5" w:rsidRDefault="00C846A5" w:rsidP="006B01FA"/>
    <w:p w14:paraId="7D98E91A" w14:textId="6E33870C" w:rsidR="00C846A5" w:rsidRDefault="00C846A5" w:rsidP="006B01FA"/>
    <w:p w14:paraId="49D0DA42" w14:textId="641FD734" w:rsidR="00C846A5" w:rsidRDefault="00C846A5" w:rsidP="003F1F9C">
      <w:pPr>
        <w:pStyle w:val="1"/>
      </w:pPr>
      <w:bookmarkStart w:id="138" w:name="_Toc529733610"/>
      <w:r w:rsidRPr="00C846A5">
        <w:rPr>
          <w:rFonts w:hint="eastAsia"/>
        </w:rPr>
        <w:t>13</w:t>
      </w:r>
      <w:r w:rsidRPr="00C846A5">
        <w:t xml:space="preserve"> </w:t>
      </w:r>
      <w:r w:rsidRPr="00C846A5">
        <w:rPr>
          <w:rFonts w:hint="eastAsia"/>
        </w:rPr>
        <w:t>配置管理计划</w:t>
      </w:r>
      <w:bookmarkEnd w:id="138"/>
    </w:p>
    <w:p w14:paraId="443145EE" w14:textId="4B8489A5" w:rsidR="00C846A5" w:rsidRPr="00C846A5" w:rsidRDefault="00C846A5" w:rsidP="003F1F9C">
      <w:pPr>
        <w:pStyle w:val="2"/>
      </w:pPr>
      <w:bookmarkStart w:id="139" w:name="_Toc529646969"/>
      <w:bookmarkStart w:id="140" w:name="_Toc529733611"/>
      <w:r w:rsidRPr="00C846A5">
        <w:rPr>
          <w:rFonts w:hint="eastAsia"/>
        </w:rPr>
        <w:t>13.1配置管理</w:t>
      </w:r>
      <w:bookmarkEnd w:id="139"/>
      <w:bookmarkEnd w:id="140"/>
    </w:p>
    <w:p w14:paraId="3154A70F" w14:textId="1E21EB2F" w:rsidR="00C846A5" w:rsidRPr="00C846A5" w:rsidRDefault="00C846A5" w:rsidP="003F1F9C">
      <w:pPr>
        <w:pStyle w:val="3"/>
      </w:pPr>
      <w:bookmarkStart w:id="141" w:name="_Toc529483156"/>
      <w:bookmarkStart w:id="142" w:name="_Toc529646970"/>
      <w:bookmarkStart w:id="143" w:name="_Toc529733612"/>
      <w:r w:rsidRPr="00C846A5">
        <w:rPr>
          <w:rFonts w:hint="eastAsia"/>
        </w:rPr>
        <w:t>13.1.1</w:t>
      </w:r>
      <w:r w:rsidRPr="00C846A5">
        <w:rPr>
          <w:rFonts w:hint="eastAsia"/>
        </w:rPr>
        <w:t>配置项</w:t>
      </w:r>
      <w:bookmarkEnd w:id="141"/>
      <w:bookmarkEnd w:id="142"/>
      <w:bookmarkEnd w:id="143"/>
    </w:p>
    <w:p w14:paraId="1799BDFF" w14:textId="77777777" w:rsidR="00C846A5" w:rsidRPr="00C846A5" w:rsidRDefault="00C846A5" w:rsidP="00C846A5">
      <w:pPr>
        <w:spacing w:line="360" w:lineRule="auto"/>
        <w:rPr>
          <w:rFonts w:ascii="等线" w:eastAsia="等线" w:hAnsi="等线" w:cs="Times New Roman"/>
        </w:rPr>
      </w:pPr>
      <w:r w:rsidRPr="00C846A5">
        <w:rPr>
          <w:rFonts w:ascii="等线" w:eastAsia="等线" w:hAnsi="等线" w:cs="Times New Roman" w:hint="eastAsia"/>
        </w:rPr>
        <w:t>包括项目可行性报告、项目总体计划、需求工程计划、软件需求规格说明计划、软件需求变更计划、系统设计与实现计划、软件概要设计说明、测试与运维计划、会议纪要等输出文档与过程文档。</w:t>
      </w:r>
    </w:p>
    <w:p w14:paraId="001AA76C" w14:textId="6120836E" w:rsidR="00C846A5" w:rsidRPr="00C846A5" w:rsidRDefault="00C846A5" w:rsidP="003F1F9C">
      <w:pPr>
        <w:pStyle w:val="3"/>
      </w:pPr>
      <w:bookmarkStart w:id="144" w:name="_Toc529483157"/>
      <w:bookmarkStart w:id="145" w:name="_Toc529646971"/>
      <w:bookmarkStart w:id="146" w:name="_Toc529733613"/>
      <w:r w:rsidRPr="00C846A5">
        <w:rPr>
          <w:rFonts w:hint="eastAsia"/>
        </w:rPr>
        <w:t>13.1.2</w:t>
      </w:r>
      <w:r w:rsidRPr="00C846A5">
        <w:rPr>
          <w:rFonts w:hint="eastAsia"/>
        </w:rPr>
        <w:t>配置命名</w:t>
      </w:r>
      <w:bookmarkEnd w:id="144"/>
      <w:bookmarkEnd w:id="145"/>
      <w:bookmarkEnd w:id="146"/>
    </w:p>
    <w:p w14:paraId="19958E2A" w14:textId="77777777" w:rsidR="00C846A5" w:rsidRPr="00C846A5" w:rsidRDefault="00C846A5" w:rsidP="00C846A5">
      <w:pPr>
        <w:spacing w:line="360" w:lineRule="auto"/>
        <w:rPr>
          <w:rFonts w:ascii="宋体" w:eastAsia="宋体" w:hAnsi="宋体" w:cs="Times New Roman"/>
        </w:rPr>
      </w:pPr>
      <w:r w:rsidRPr="00C846A5">
        <w:rPr>
          <w:rFonts w:ascii="宋体" w:eastAsia="宋体" w:hAnsi="宋体" w:cs="Times New Roman" w:hint="eastAsia"/>
        </w:rPr>
        <w:t>组内文件命名规范为 PRD2018-G03-文件名</w:t>
      </w:r>
    </w:p>
    <w:p w14:paraId="197B9004" w14:textId="77777777" w:rsidR="00C846A5" w:rsidRPr="00C846A5" w:rsidRDefault="00C846A5" w:rsidP="00C846A5">
      <w:pPr>
        <w:spacing w:line="360" w:lineRule="auto"/>
        <w:rPr>
          <w:rFonts w:ascii="宋体" w:eastAsia="宋体" w:hAnsi="宋体" w:cs="Times New Roman"/>
        </w:rPr>
      </w:pPr>
      <w:r w:rsidRPr="00C846A5">
        <w:rPr>
          <w:rFonts w:ascii="宋体" w:eastAsia="宋体" w:hAnsi="宋体" w:cs="Times New Roman" w:hint="eastAsia"/>
        </w:rPr>
        <w:t>如果是会议纪要，则需在文件名后加上日期，如 PRD2018-G03-会议纪要-10.2</w:t>
      </w:r>
    </w:p>
    <w:p w14:paraId="3450B87C" w14:textId="2FE66B34" w:rsidR="00C846A5" w:rsidRPr="00C846A5" w:rsidRDefault="00C846A5" w:rsidP="003F1F9C">
      <w:pPr>
        <w:pStyle w:val="3"/>
      </w:pPr>
      <w:bookmarkStart w:id="147" w:name="_Toc529483158"/>
      <w:bookmarkStart w:id="148" w:name="_Toc529646972"/>
      <w:bookmarkStart w:id="149" w:name="_Toc529733614"/>
      <w:r w:rsidRPr="00C846A5">
        <w:t>13.</w:t>
      </w:r>
      <w:r w:rsidRPr="00C846A5">
        <w:rPr>
          <w:rFonts w:hint="eastAsia"/>
        </w:rPr>
        <w:t>1.3</w:t>
      </w:r>
      <w:r w:rsidRPr="00C846A5">
        <w:rPr>
          <w:rFonts w:hint="eastAsia"/>
        </w:rPr>
        <w:t>标识代号</w:t>
      </w:r>
      <w:bookmarkEnd w:id="147"/>
      <w:bookmarkEnd w:id="148"/>
      <w:bookmarkEnd w:id="149"/>
    </w:p>
    <w:p w14:paraId="17C24093" w14:textId="77777777" w:rsidR="00C846A5" w:rsidRPr="00C846A5" w:rsidRDefault="00C846A5" w:rsidP="00C846A5">
      <w:pPr>
        <w:spacing w:line="360" w:lineRule="auto"/>
        <w:rPr>
          <w:rFonts w:ascii="等线" w:eastAsia="等线" w:hAnsi="等线" w:cs="Times New Roman"/>
        </w:rPr>
      </w:pPr>
      <w:r w:rsidRPr="00C846A5">
        <w:rPr>
          <w:rFonts w:ascii="等线" w:eastAsia="等线" w:hAnsi="等线" w:cs="Times New Roman" w:hint="eastAsia"/>
        </w:rPr>
        <w:t>文档</w:t>
      </w:r>
      <w:r w:rsidRPr="00C846A5">
        <w:rPr>
          <w:rFonts w:ascii="等线" w:eastAsia="等线" w:hAnsi="等线" w:cs="Times New Roman"/>
        </w:rPr>
        <w:t>的命名简写，</w:t>
      </w:r>
      <w:r w:rsidRPr="00C846A5">
        <w:rPr>
          <w:rFonts w:ascii="等线" w:eastAsia="等线" w:hAnsi="等线" w:cs="Times New Roman" w:hint="eastAsia"/>
        </w:rPr>
        <w:t>组内每个配置的文件都应该有一个唯一的标识（除会议纪要），命名规则为PRD2018-G03-其英文名的开头简写的大写，如有重复，则加上数字。如可行性分析报告</w:t>
      </w:r>
      <w:r w:rsidRPr="00C846A5">
        <w:rPr>
          <w:rFonts w:ascii="等线" w:eastAsia="等线" w:hAnsi="等线" w:cs="Times New Roman" w:hint="eastAsia"/>
        </w:rPr>
        <w:lastRenderedPageBreak/>
        <w:t>的英文名为“Feasibility study report”，其文件标识为：PRD2018-G03-FSR。</w:t>
      </w:r>
    </w:p>
    <w:p w14:paraId="1234170E" w14:textId="14D9F6B6" w:rsidR="00C846A5" w:rsidRPr="00C846A5" w:rsidRDefault="00C846A5" w:rsidP="003F1F9C">
      <w:pPr>
        <w:pStyle w:val="2"/>
      </w:pPr>
      <w:bookmarkStart w:id="150" w:name="_Toc529483159"/>
      <w:bookmarkStart w:id="151" w:name="_Toc529646973"/>
      <w:bookmarkStart w:id="152" w:name="_Toc529733615"/>
      <w:r w:rsidRPr="00C846A5">
        <w:t>13.</w:t>
      </w:r>
      <w:r w:rsidRPr="00C846A5">
        <w:rPr>
          <w:rFonts w:hint="eastAsia"/>
        </w:rPr>
        <w:t>2</w:t>
      </w:r>
      <w:r w:rsidRPr="00C846A5">
        <w:t xml:space="preserve"> </w:t>
      </w:r>
      <w:r w:rsidRPr="00C846A5">
        <w:rPr>
          <w:rFonts w:hint="eastAsia"/>
        </w:rPr>
        <w:t>版本管理</w:t>
      </w:r>
      <w:bookmarkEnd w:id="150"/>
      <w:bookmarkEnd w:id="151"/>
      <w:bookmarkEnd w:id="152"/>
    </w:p>
    <w:p w14:paraId="73652AC8" w14:textId="3D06456E" w:rsidR="00C846A5" w:rsidRPr="00C846A5" w:rsidRDefault="00C846A5" w:rsidP="003F1F9C">
      <w:pPr>
        <w:pStyle w:val="3"/>
      </w:pPr>
      <w:bookmarkStart w:id="153" w:name="_Toc529483160"/>
      <w:bookmarkStart w:id="154" w:name="_Toc529646974"/>
      <w:bookmarkStart w:id="155" w:name="_Toc529733616"/>
      <w:r w:rsidRPr="00C846A5">
        <w:t>13.</w:t>
      </w:r>
      <w:r w:rsidRPr="00C846A5">
        <w:rPr>
          <w:rFonts w:hint="eastAsia"/>
        </w:rPr>
        <w:t>2.1</w:t>
      </w:r>
      <w:r w:rsidRPr="00C846A5">
        <w:t xml:space="preserve"> </w:t>
      </w:r>
      <w:r w:rsidRPr="00C846A5">
        <w:rPr>
          <w:rFonts w:hint="eastAsia"/>
        </w:rPr>
        <w:t>版本格式</w:t>
      </w:r>
      <w:bookmarkEnd w:id="153"/>
      <w:bookmarkEnd w:id="154"/>
      <w:bookmarkEnd w:id="155"/>
    </w:p>
    <w:p w14:paraId="0B272B6D" w14:textId="77777777" w:rsidR="00C846A5" w:rsidRPr="00C846A5" w:rsidRDefault="00C846A5" w:rsidP="00C846A5">
      <w:pPr>
        <w:pStyle w:val="af4"/>
        <w:numPr>
          <w:ilvl w:val="0"/>
          <w:numId w:val="5"/>
        </w:numPr>
        <w:spacing w:line="360" w:lineRule="auto"/>
        <w:ind w:firstLineChars="0"/>
        <w:rPr>
          <w:rFonts w:ascii="等线" w:eastAsia="等线" w:hAnsi="等线" w:cs="Times New Roman"/>
        </w:rPr>
      </w:pPr>
      <w:r w:rsidRPr="00C846A5">
        <w:rPr>
          <w:rFonts w:ascii="等线" w:eastAsia="等线" w:hAnsi="等线" w:cs="Times New Roman" w:hint="eastAsia"/>
        </w:rPr>
        <w:t>每一个文档的版本格式为[主版本号.子版本号.修正版本号]。</w:t>
      </w:r>
    </w:p>
    <w:p w14:paraId="78B9B64E" w14:textId="77777777" w:rsidR="00C846A5" w:rsidRPr="00C846A5" w:rsidRDefault="00C846A5" w:rsidP="00C846A5">
      <w:pPr>
        <w:pStyle w:val="af4"/>
        <w:numPr>
          <w:ilvl w:val="0"/>
          <w:numId w:val="5"/>
        </w:numPr>
        <w:spacing w:line="360" w:lineRule="auto"/>
        <w:ind w:firstLineChars="0"/>
        <w:rPr>
          <w:rFonts w:ascii="等线" w:eastAsia="等线" w:hAnsi="等线" w:cs="Times New Roman"/>
        </w:rPr>
      </w:pPr>
      <w:r w:rsidRPr="00C846A5">
        <w:rPr>
          <w:rFonts w:ascii="等线" w:eastAsia="等线" w:hAnsi="等线" w:cs="Times New Roman" w:hint="eastAsia"/>
        </w:rPr>
        <w:t>示例：0.1.1</w:t>
      </w:r>
    </w:p>
    <w:p w14:paraId="0793DA02" w14:textId="77777777" w:rsidR="00C846A5" w:rsidRPr="00C846A5" w:rsidRDefault="00C846A5" w:rsidP="00C846A5">
      <w:pPr>
        <w:pStyle w:val="af4"/>
        <w:numPr>
          <w:ilvl w:val="0"/>
          <w:numId w:val="5"/>
        </w:numPr>
        <w:spacing w:line="360" w:lineRule="auto"/>
        <w:ind w:firstLineChars="0"/>
        <w:rPr>
          <w:rFonts w:ascii="等线" w:eastAsia="等线" w:hAnsi="等线" w:cs="Times New Roman"/>
        </w:rPr>
      </w:pPr>
      <w:r w:rsidRPr="00C846A5">
        <w:rPr>
          <w:rFonts w:ascii="等线" w:eastAsia="等线" w:hAnsi="等线" w:cs="Times New Roman" w:hint="eastAsia"/>
        </w:rPr>
        <w:t>文档的初始版本为0.1.0。</w:t>
      </w:r>
    </w:p>
    <w:p w14:paraId="4E1F2204" w14:textId="3292809C" w:rsidR="00C846A5" w:rsidRPr="00C846A5" w:rsidRDefault="00C846A5" w:rsidP="003F1F9C">
      <w:pPr>
        <w:pStyle w:val="3"/>
      </w:pPr>
      <w:bookmarkStart w:id="156" w:name="_Toc529483161"/>
      <w:bookmarkStart w:id="157" w:name="_Toc529646975"/>
      <w:bookmarkStart w:id="158" w:name="_Toc529733617"/>
      <w:r w:rsidRPr="00C846A5">
        <w:t>13.</w:t>
      </w:r>
      <w:r w:rsidRPr="00C846A5">
        <w:rPr>
          <w:rFonts w:hint="eastAsia"/>
        </w:rPr>
        <w:t>2.2</w:t>
      </w:r>
      <w:r w:rsidRPr="00C846A5">
        <w:t xml:space="preserve"> </w:t>
      </w:r>
      <w:r w:rsidRPr="00C846A5">
        <w:rPr>
          <w:rFonts w:hint="eastAsia"/>
        </w:rPr>
        <w:t>版本更新</w:t>
      </w:r>
      <w:bookmarkEnd w:id="156"/>
      <w:bookmarkEnd w:id="157"/>
      <w:bookmarkEnd w:id="158"/>
    </w:p>
    <w:p w14:paraId="1B68E280" w14:textId="77777777" w:rsidR="00C846A5" w:rsidRPr="00C846A5" w:rsidRDefault="00C846A5" w:rsidP="00C846A5">
      <w:pPr>
        <w:pStyle w:val="af4"/>
        <w:numPr>
          <w:ilvl w:val="0"/>
          <w:numId w:val="6"/>
        </w:numPr>
        <w:spacing w:line="360" w:lineRule="auto"/>
        <w:ind w:firstLineChars="0"/>
        <w:rPr>
          <w:rFonts w:ascii="等线" w:eastAsia="等线" w:hAnsi="等线" w:cs="Times New Roman"/>
        </w:rPr>
      </w:pPr>
      <w:r w:rsidRPr="00C846A5">
        <w:rPr>
          <w:rFonts w:ascii="等线" w:eastAsia="等线" w:hAnsi="等线" w:cs="Times New Roman" w:hint="eastAsia"/>
        </w:rPr>
        <w:t>当文件内容有了重大的变化或改进，主版本号加1。</w:t>
      </w:r>
    </w:p>
    <w:p w14:paraId="21C60352" w14:textId="77777777" w:rsidR="00C846A5" w:rsidRPr="00C846A5" w:rsidRDefault="00C846A5" w:rsidP="00C846A5">
      <w:pPr>
        <w:pStyle w:val="af4"/>
        <w:numPr>
          <w:ilvl w:val="0"/>
          <w:numId w:val="6"/>
        </w:numPr>
        <w:spacing w:line="360" w:lineRule="auto"/>
        <w:ind w:firstLineChars="0"/>
        <w:rPr>
          <w:rFonts w:ascii="等线" w:eastAsia="等线" w:hAnsi="等线" w:cs="Times New Roman"/>
        </w:rPr>
      </w:pPr>
      <w:r w:rsidRPr="00C846A5">
        <w:rPr>
          <w:rFonts w:ascii="等线" w:eastAsia="等线" w:hAnsi="等线" w:cs="Times New Roman" w:hint="eastAsia"/>
        </w:rPr>
        <w:t>当文档的内容有了模块的增加、补充等，子版本号加1。</w:t>
      </w:r>
    </w:p>
    <w:p w14:paraId="447A2AD1" w14:textId="77777777" w:rsidR="00C846A5" w:rsidRPr="00C846A5" w:rsidRDefault="00C846A5" w:rsidP="00C846A5">
      <w:pPr>
        <w:pStyle w:val="af4"/>
        <w:numPr>
          <w:ilvl w:val="0"/>
          <w:numId w:val="6"/>
        </w:numPr>
        <w:spacing w:line="360" w:lineRule="auto"/>
        <w:ind w:firstLineChars="0"/>
        <w:rPr>
          <w:rFonts w:ascii="等线" w:eastAsia="等线" w:hAnsi="等线" w:cs="Times New Roman"/>
        </w:rPr>
      </w:pPr>
      <w:r w:rsidRPr="00C846A5">
        <w:rPr>
          <w:rFonts w:ascii="等线" w:eastAsia="等线" w:hAnsi="等线" w:cs="Times New Roman" w:hint="eastAsia"/>
        </w:rPr>
        <w:t>当文档的内容有了小修改，如修正了纰漏等，修正版本号加1。</w:t>
      </w:r>
    </w:p>
    <w:p w14:paraId="1DC97F73" w14:textId="5C91CCC4" w:rsidR="00C846A5" w:rsidRPr="00C846A5" w:rsidRDefault="00C846A5" w:rsidP="003F1F9C">
      <w:pPr>
        <w:pStyle w:val="2"/>
      </w:pPr>
      <w:bookmarkStart w:id="159" w:name="_Toc529483162"/>
      <w:bookmarkStart w:id="160" w:name="_Toc529646976"/>
      <w:bookmarkStart w:id="161" w:name="_Toc529733618"/>
      <w:r w:rsidRPr="00C846A5">
        <w:t>13.</w:t>
      </w:r>
      <w:r w:rsidRPr="00C846A5">
        <w:rPr>
          <w:rFonts w:hint="eastAsia"/>
        </w:rPr>
        <w:t>3</w:t>
      </w:r>
      <w:r w:rsidRPr="00C846A5">
        <w:t xml:space="preserve"> </w:t>
      </w:r>
      <w:r w:rsidRPr="00C846A5">
        <w:rPr>
          <w:rFonts w:hint="eastAsia"/>
        </w:rPr>
        <w:t>Git使用策略</w:t>
      </w:r>
      <w:bookmarkEnd w:id="159"/>
      <w:bookmarkEnd w:id="160"/>
      <w:bookmarkEnd w:id="161"/>
    </w:p>
    <w:p w14:paraId="562B2B5A" w14:textId="65AE0E28" w:rsidR="00C846A5" w:rsidRPr="00C846A5" w:rsidRDefault="00C846A5" w:rsidP="003F1F9C">
      <w:pPr>
        <w:pStyle w:val="3"/>
      </w:pPr>
      <w:bookmarkStart w:id="162" w:name="_Toc529646977"/>
      <w:bookmarkStart w:id="163" w:name="_Toc529733619"/>
      <w:r w:rsidRPr="00C846A5">
        <w:t>13.</w:t>
      </w:r>
      <w:r w:rsidRPr="00C846A5">
        <w:rPr>
          <w:rFonts w:hint="eastAsia"/>
        </w:rPr>
        <w:t>3.1</w:t>
      </w:r>
      <w:r w:rsidRPr="00C846A5">
        <w:rPr>
          <w:rFonts w:hint="eastAsia"/>
        </w:rPr>
        <w:t>仓库的结构</w:t>
      </w:r>
      <w:bookmarkEnd w:id="162"/>
      <w:bookmarkEnd w:id="163"/>
    </w:p>
    <w:p w14:paraId="512B0DF6" w14:textId="77777777" w:rsidR="00C846A5" w:rsidRPr="00C846A5" w:rsidRDefault="00C846A5" w:rsidP="00C846A5">
      <w:pPr>
        <w:rPr>
          <w:rFonts w:ascii="等线" w:eastAsia="等线" w:hAnsi="等线" w:cs="Times New Roman"/>
          <w:noProof/>
        </w:rPr>
      </w:pPr>
      <w:r w:rsidRPr="00C846A5">
        <w:rPr>
          <w:rFonts w:ascii="等线" w:eastAsia="等线" w:hAnsi="等线" w:cs="Times New Roman" w:hint="eastAsia"/>
          <w:noProof/>
        </w:rPr>
        <w:t>非受控文档：包含五个个人工作文件夹以及一个公用文件夹</w:t>
      </w:r>
    </w:p>
    <w:p w14:paraId="7BC37047" w14:textId="77777777" w:rsidR="00C846A5" w:rsidRPr="00C846A5" w:rsidRDefault="00C846A5" w:rsidP="00C846A5">
      <w:pPr>
        <w:rPr>
          <w:rFonts w:ascii="等线" w:eastAsia="等线" w:hAnsi="等线" w:cs="Times New Roman"/>
          <w:noProof/>
        </w:rPr>
      </w:pPr>
      <w:r w:rsidRPr="00C846A5">
        <w:rPr>
          <w:rFonts w:ascii="等线" w:eastAsia="等线" w:hAnsi="等线" w:cs="Times New Roman" w:hint="eastAsia"/>
          <w:noProof/>
        </w:rPr>
        <w:t>个人工作文件夹：用于存放小组成员各自的产出</w:t>
      </w:r>
    </w:p>
    <w:p w14:paraId="13B752CD" w14:textId="77777777" w:rsidR="00C846A5" w:rsidRPr="00C846A5" w:rsidRDefault="00C846A5" w:rsidP="00C846A5">
      <w:pPr>
        <w:rPr>
          <w:rFonts w:ascii="等线" w:eastAsia="等线" w:hAnsi="等线" w:cs="Times New Roman"/>
          <w:noProof/>
        </w:rPr>
      </w:pPr>
      <w:r w:rsidRPr="00C846A5">
        <w:rPr>
          <w:rFonts w:ascii="等线" w:eastAsia="等线" w:hAnsi="等线" w:cs="Times New Roman" w:hint="eastAsia"/>
          <w:noProof/>
        </w:rPr>
        <w:t>公用文件夹：用于存放小组成员完成的当前作业以及参考资料</w:t>
      </w:r>
    </w:p>
    <w:p w14:paraId="7AF03173"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受控文档：包含所有已产出的交付物</w:t>
      </w:r>
    </w:p>
    <w:p w14:paraId="6BA604B5" w14:textId="4532C1B9" w:rsidR="00C846A5" w:rsidRPr="00C846A5" w:rsidRDefault="00C846A5" w:rsidP="003F1F9C">
      <w:pPr>
        <w:pStyle w:val="3"/>
      </w:pPr>
      <w:bookmarkStart w:id="164" w:name="_Toc529646978"/>
      <w:bookmarkStart w:id="165" w:name="_Toc529733620"/>
      <w:r w:rsidRPr="00C846A5">
        <w:t>13.</w:t>
      </w:r>
      <w:r w:rsidRPr="00C846A5">
        <w:rPr>
          <w:rFonts w:hint="eastAsia"/>
        </w:rPr>
        <w:t>3.2</w:t>
      </w:r>
      <w:r w:rsidRPr="00C846A5">
        <w:rPr>
          <w:rFonts w:hint="eastAsia"/>
        </w:rPr>
        <w:t>建立、合并分支流程</w:t>
      </w:r>
      <w:bookmarkEnd w:id="164"/>
      <w:bookmarkEnd w:id="165"/>
    </w:p>
    <w:p w14:paraId="5B0F7E60"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1.配置管理员将上周分支合并到maste</w:t>
      </w:r>
      <w:r w:rsidRPr="00C846A5">
        <w:rPr>
          <w:rFonts w:ascii="等线" w:eastAsia="等线" w:hAnsi="等线" w:cs="Times New Roman"/>
        </w:rPr>
        <w:t>r</w:t>
      </w:r>
      <w:r w:rsidRPr="00C846A5">
        <w:rPr>
          <w:rFonts w:ascii="等线" w:eastAsia="等线" w:hAnsi="等线" w:cs="Times New Roman" w:hint="eastAsia"/>
        </w:rPr>
        <w:t>分支</w:t>
      </w:r>
    </w:p>
    <w:p w14:paraId="7C7014FE"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2.配置管理员在m</w:t>
      </w:r>
      <w:r w:rsidRPr="00C846A5">
        <w:rPr>
          <w:rFonts w:ascii="等线" w:eastAsia="等线" w:hAnsi="等线" w:cs="Times New Roman"/>
        </w:rPr>
        <w:t>aster</w:t>
      </w:r>
      <w:r w:rsidRPr="00C846A5">
        <w:rPr>
          <w:rFonts w:ascii="等线" w:eastAsia="等线" w:hAnsi="等线" w:cs="Times New Roman" w:hint="eastAsia"/>
        </w:rPr>
        <w:t>分支下创建本周分支，命名为创建日期，如2018-09-30</w:t>
      </w:r>
    </w:p>
    <w:p w14:paraId="72E25898" w14:textId="3809F352" w:rsidR="00C846A5" w:rsidRPr="00C846A5" w:rsidRDefault="00C846A5" w:rsidP="003F1F9C">
      <w:pPr>
        <w:pStyle w:val="3"/>
      </w:pPr>
      <w:bookmarkStart w:id="166" w:name="_Toc529646979"/>
      <w:bookmarkStart w:id="167" w:name="_Toc529733621"/>
      <w:r w:rsidRPr="00C846A5">
        <w:t>13.</w:t>
      </w:r>
      <w:r w:rsidRPr="00C846A5">
        <w:rPr>
          <w:rFonts w:hint="eastAsia"/>
        </w:rPr>
        <w:t>3.3</w:t>
      </w:r>
      <w:r w:rsidRPr="00C846A5">
        <w:rPr>
          <w:rFonts w:hint="eastAsia"/>
        </w:rPr>
        <w:t>上传作业流程</w:t>
      </w:r>
      <w:bookmarkEnd w:id="166"/>
      <w:bookmarkEnd w:id="167"/>
    </w:p>
    <w:p w14:paraId="706DB707"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1. 将分支切换至当前周</w:t>
      </w:r>
    </w:p>
    <w:p w14:paraId="3C137277"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2.</w:t>
      </w:r>
      <w:r w:rsidRPr="00C846A5">
        <w:rPr>
          <w:rFonts w:ascii="等线" w:eastAsia="等线" w:hAnsi="等线" w:cs="Times New Roman"/>
        </w:rPr>
        <w:t xml:space="preserve"> </w:t>
      </w:r>
      <w:r w:rsidRPr="00C846A5">
        <w:rPr>
          <w:rFonts w:ascii="等线" w:eastAsia="等线" w:hAnsi="等线" w:cs="Times New Roman" w:hint="eastAsia"/>
        </w:rPr>
        <w:t>然后fetch，获取远程仓库最新版本</w:t>
      </w:r>
    </w:p>
    <w:p w14:paraId="511B20DC"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3.</w:t>
      </w:r>
      <w:r w:rsidRPr="00C846A5">
        <w:rPr>
          <w:rFonts w:ascii="等线" w:eastAsia="等线" w:hAnsi="等线" w:cs="Times New Roman"/>
        </w:rPr>
        <w:t xml:space="preserve"> </w:t>
      </w:r>
      <w:r w:rsidRPr="00C846A5">
        <w:rPr>
          <w:rFonts w:ascii="等线" w:eastAsia="等线" w:hAnsi="等线" w:cs="Times New Roman" w:hint="eastAsia"/>
        </w:rPr>
        <w:t>然后将修改的文件p</w:t>
      </w:r>
      <w:r w:rsidRPr="00C846A5">
        <w:rPr>
          <w:rFonts w:ascii="等线" w:eastAsia="等线" w:hAnsi="等线" w:cs="Times New Roman"/>
        </w:rPr>
        <w:t>ush</w:t>
      </w:r>
      <w:r w:rsidRPr="00C846A5">
        <w:rPr>
          <w:rFonts w:ascii="等线" w:eastAsia="等线" w:hAnsi="等线" w:cs="Times New Roman" w:hint="eastAsia"/>
        </w:rPr>
        <w:t>到远程仓库（对于</w:t>
      </w:r>
      <w:r w:rsidRPr="00C846A5">
        <w:rPr>
          <w:rFonts w:ascii="等线" w:eastAsia="等线" w:hAnsi="等线" w:cs="Times New Roman"/>
        </w:rPr>
        <w:t>push时，备注应该详细，比如对哪些文件的哪些部分做了何种修改，而不要笼统的</w:t>
      </w:r>
      <w:proofErr w:type="gramStart"/>
      <w:r w:rsidRPr="00C846A5">
        <w:rPr>
          <w:rFonts w:ascii="等线" w:eastAsia="等线" w:hAnsi="等线" w:cs="Times New Roman"/>
        </w:rPr>
        <w:t>说修改</w:t>
      </w:r>
      <w:proofErr w:type="gramEnd"/>
      <w:r w:rsidRPr="00C846A5">
        <w:rPr>
          <w:rFonts w:ascii="等线" w:eastAsia="等线" w:hAnsi="等线" w:cs="Times New Roman"/>
        </w:rPr>
        <w:t>了某个文件</w:t>
      </w:r>
      <w:r w:rsidRPr="00C846A5">
        <w:rPr>
          <w:rFonts w:ascii="等线" w:eastAsia="等线" w:hAnsi="等线" w:cs="Times New Roman" w:hint="eastAsia"/>
        </w:rPr>
        <w:t>）</w:t>
      </w:r>
    </w:p>
    <w:p w14:paraId="18C88BC4" w14:textId="156C7D4D" w:rsidR="00C846A5" w:rsidRPr="00C846A5" w:rsidRDefault="00C846A5" w:rsidP="003F1F9C">
      <w:pPr>
        <w:pStyle w:val="3"/>
      </w:pPr>
      <w:bookmarkStart w:id="168" w:name="_Toc529646980"/>
      <w:bookmarkStart w:id="169" w:name="_Toc529733622"/>
      <w:r w:rsidRPr="00C846A5">
        <w:lastRenderedPageBreak/>
        <w:t>13.</w:t>
      </w:r>
      <w:r w:rsidRPr="00C846A5">
        <w:rPr>
          <w:rFonts w:hint="eastAsia"/>
        </w:rPr>
        <w:t>3.4</w:t>
      </w:r>
      <w:r w:rsidRPr="00C846A5">
        <w:rPr>
          <w:rFonts w:hint="eastAsia"/>
        </w:rPr>
        <w:t>操作权限</w:t>
      </w:r>
      <w:bookmarkEnd w:id="168"/>
      <w:bookmarkEnd w:id="169"/>
    </w:p>
    <w:tbl>
      <w:tblPr>
        <w:tblStyle w:val="14"/>
        <w:tblW w:w="0" w:type="auto"/>
        <w:tblLook w:val="04A0" w:firstRow="1" w:lastRow="0" w:firstColumn="1" w:lastColumn="0" w:noHBand="0" w:noVBand="1"/>
      </w:tblPr>
      <w:tblGrid>
        <w:gridCol w:w="4148"/>
        <w:gridCol w:w="4148"/>
      </w:tblGrid>
      <w:tr w:rsidR="00C846A5" w:rsidRPr="00C846A5" w14:paraId="4B2182C5" w14:textId="77777777" w:rsidTr="00BC4203">
        <w:tc>
          <w:tcPr>
            <w:tcW w:w="4148" w:type="dxa"/>
          </w:tcPr>
          <w:p w14:paraId="60A68AA2" w14:textId="77777777" w:rsidR="00C846A5" w:rsidRPr="00C846A5" w:rsidRDefault="00C846A5" w:rsidP="00C846A5">
            <w:pPr>
              <w:jc w:val="center"/>
              <w:rPr>
                <w:rFonts w:ascii="等线" w:eastAsia="等线" w:hAnsi="等线" w:cs="Times New Roman"/>
                <w:b/>
              </w:rPr>
            </w:pPr>
            <w:r w:rsidRPr="00C846A5">
              <w:rPr>
                <w:rFonts w:ascii="等线" w:eastAsia="等线" w:hAnsi="等线" w:cs="Times New Roman" w:hint="eastAsia"/>
                <w:b/>
              </w:rPr>
              <w:t>文件夹</w:t>
            </w:r>
          </w:p>
        </w:tc>
        <w:tc>
          <w:tcPr>
            <w:tcW w:w="4148" w:type="dxa"/>
          </w:tcPr>
          <w:p w14:paraId="70215E09" w14:textId="77777777" w:rsidR="00C846A5" w:rsidRPr="00C846A5" w:rsidRDefault="00C846A5" w:rsidP="00C846A5">
            <w:pPr>
              <w:jc w:val="center"/>
              <w:rPr>
                <w:rFonts w:ascii="等线" w:eastAsia="等线" w:hAnsi="等线" w:cs="Times New Roman"/>
                <w:b/>
              </w:rPr>
            </w:pPr>
            <w:r w:rsidRPr="00C846A5">
              <w:rPr>
                <w:rFonts w:ascii="等线" w:eastAsia="等线" w:hAnsi="等线" w:cs="Times New Roman" w:hint="eastAsia"/>
                <w:b/>
              </w:rPr>
              <w:t>权限</w:t>
            </w:r>
          </w:p>
        </w:tc>
      </w:tr>
      <w:tr w:rsidR="00C846A5" w:rsidRPr="00C846A5" w14:paraId="358A73C7" w14:textId="77777777" w:rsidTr="00BC4203">
        <w:tc>
          <w:tcPr>
            <w:tcW w:w="4148" w:type="dxa"/>
          </w:tcPr>
          <w:p w14:paraId="5FA29103"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受控文档</w:t>
            </w:r>
          </w:p>
        </w:tc>
        <w:tc>
          <w:tcPr>
            <w:tcW w:w="4148" w:type="dxa"/>
          </w:tcPr>
          <w:p w14:paraId="7AA20AEF"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组长</w:t>
            </w:r>
          </w:p>
        </w:tc>
      </w:tr>
      <w:tr w:rsidR="00C846A5" w:rsidRPr="00C846A5" w14:paraId="3DC57EA8" w14:textId="77777777" w:rsidTr="00BC4203">
        <w:tc>
          <w:tcPr>
            <w:tcW w:w="4148" w:type="dxa"/>
          </w:tcPr>
          <w:p w14:paraId="1B886400"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个人工作文件夹</w:t>
            </w:r>
          </w:p>
        </w:tc>
        <w:tc>
          <w:tcPr>
            <w:tcW w:w="4148" w:type="dxa"/>
          </w:tcPr>
          <w:p w14:paraId="5A710B25"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成员可操作自己对应的文件夹</w:t>
            </w:r>
          </w:p>
        </w:tc>
      </w:tr>
      <w:tr w:rsidR="00C846A5" w:rsidRPr="00C846A5" w14:paraId="51A6B861" w14:textId="77777777" w:rsidTr="00BC4203">
        <w:tc>
          <w:tcPr>
            <w:tcW w:w="4148" w:type="dxa"/>
          </w:tcPr>
          <w:p w14:paraId="5C98C24E"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共用文件夹</w:t>
            </w:r>
          </w:p>
        </w:tc>
        <w:tc>
          <w:tcPr>
            <w:tcW w:w="4148" w:type="dxa"/>
          </w:tcPr>
          <w:p w14:paraId="6B630AEB"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全体成员</w:t>
            </w:r>
          </w:p>
        </w:tc>
      </w:tr>
    </w:tbl>
    <w:p w14:paraId="348FCB1F" w14:textId="77777777" w:rsidR="00C846A5" w:rsidRPr="00C846A5" w:rsidRDefault="00C846A5" w:rsidP="00C846A5">
      <w:pPr>
        <w:rPr>
          <w:rFonts w:hint="eastAsia"/>
        </w:rPr>
      </w:pPr>
    </w:p>
    <w:sectPr w:rsidR="00C846A5" w:rsidRPr="00C846A5" w:rsidSect="00574C23">
      <w:headerReference w:type="default" r:id="rId22"/>
      <w:footerReference w:type="default" r:id="rId23"/>
      <w:pgSz w:w="11906" w:h="16838"/>
      <w:pgMar w:top="1440" w:right="1800" w:bottom="1440" w:left="1800"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6" w:author="沈启航" w:date="2018-10-20T22:20:00Z" w:initials="沈启航">
    <w:p w14:paraId="604AFBFB" w14:textId="77777777" w:rsidR="00BC4203" w:rsidRDefault="00BC4203">
      <w:pPr>
        <w:pStyle w:val="a4"/>
      </w:pPr>
      <w:r>
        <w:rPr>
          <w:rFonts w:hint="eastAsia"/>
        </w:rPr>
        <w:t>详见</w:t>
      </w:r>
      <w:r>
        <w:t>PRD2018-G03-</w:t>
      </w:r>
      <w:r>
        <w:rPr>
          <w:rFonts w:hint="eastAsia"/>
        </w:rPr>
        <w:t>甘特图</w:t>
      </w:r>
      <w:r>
        <w:rPr>
          <w:rFonts w:hint="eastAsia"/>
        </w:rPr>
        <w:t>.mpp</w:t>
      </w:r>
    </w:p>
    <w:p w14:paraId="37B1B89B" w14:textId="77777777" w:rsidR="00BC4203" w:rsidRDefault="00BC4203">
      <w:pPr>
        <w:pStyle w:val="a4"/>
      </w:pPr>
      <w:r>
        <w:rPr>
          <w:rFonts w:hint="eastAsia"/>
        </w:rPr>
        <w:t>需要补充</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B1B89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B1B89B" w16cid:durableId="1F930E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1E96E0" w14:textId="77777777" w:rsidR="0054647E" w:rsidRDefault="0054647E" w:rsidP="00574C23">
      <w:r>
        <w:separator/>
      </w:r>
    </w:p>
  </w:endnote>
  <w:endnote w:type="continuationSeparator" w:id="0">
    <w:p w14:paraId="13508C40" w14:textId="77777777" w:rsidR="0054647E" w:rsidRDefault="0054647E" w:rsidP="00574C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77714" w14:textId="77777777" w:rsidR="00BC4203" w:rsidRDefault="00BC4203">
    <w:pPr>
      <w:pStyle w:val="ab"/>
      <w:jc w:val="center"/>
    </w:pPr>
    <w:sdt>
      <w:sdtPr>
        <w:id w:val="125209428"/>
      </w:sdtPr>
      <w:sdtContent>
        <w:sdt>
          <w:sdtPr>
            <w:id w:val="1728636285"/>
          </w:sdtPr>
          <w:sdtContent>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4</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noProof/>
              </w:rPr>
              <w:t>16</w:t>
            </w:r>
            <w:r>
              <w:rPr>
                <w:b/>
                <w:bCs/>
                <w:sz w:val="24"/>
                <w:szCs w:val="24"/>
              </w:rPr>
              <w:fldChar w:fldCharType="end"/>
            </w:r>
          </w:sdtContent>
        </w:sdt>
      </w:sdtContent>
    </w:sdt>
  </w:p>
  <w:p w14:paraId="5BA0111B" w14:textId="77777777" w:rsidR="00BC4203" w:rsidRDefault="00BC4203">
    <w:pPr>
      <w:pStyle w:val="ab"/>
      <w:ind w:left="112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93AC41" w14:textId="77777777" w:rsidR="0054647E" w:rsidRDefault="0054647E" w:rsidP="00574C23">
      <w:r>
        <w:separator/>
      </w:r>
    </w:p>
  </w:footnote>
  <w:footnote w:type="continuationSeparator" w:id="0">
    <w:p w14:paraId="44C44B9C" w14:textId="77777777" w:rsidR="0054647E" w:rsidRDefault="0054647E" w:rsidP="00574C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692EB1" w14:textId="77777777" w:rsidR="00BC4203" w:rsidRDefault="00BC4203">
    <w:pPr>
      <w:pStyle w:val="ad"/>
    </w:pPr>
    <w:r>
      <w:t>PRD2018-G03-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61713"/>
    <w:multiLevelType w:val="hybridMultilevel"/>
    <w:tmpl w:val="831083E6"/>
    <w:lvl w:ilvl="0" w:tplc="561CE2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F5457C6"/>
    <w:multiLevelType w:val="hybridMultilevel"/>
    <w:tmpl w:val="10FAB9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D5B1253"/>
    <w:multiLevelType w:val="hybridMultilevel"/>
    <w:tmpl w:val="544EAC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07E700C"/>
    <w:multiLevelType w:val="hybridMultilevel"/>
    <w:tmpl w:val="B0705F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97530DF"/>
    <w:multiLevelType w:val="hybridMultilevel"/>
    <w:tmpl w:val="8766EC56"/>
    <w:lvl w:ilvl="0" w:tplc="BAC8FD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4A37B7D"/>
    <w:multiLevelType w:val="hybridMultilevel"/>
    <w:tmpl w:val="8FF4F2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4"/>
  </w:num>
  <w:num w:numId="3">
    <w:abstractNumId w:val="2"/>
  </w:num>
  <w:num w:numId="4">
    <w:abstractNumId w:val="0"/>
  </w:num>
  <w:num w:numId="5">
    <w:abstractNumId w:val="1"/>
  </w:num>
  <w:num w:numId="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rson w15:author="沈启航">
    <w15:presenceInfo w15:providerId="None" w15:userId="沈启航"/>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F4A3B"/>
    <w:rsid w:val="0000795C"/>
    <w:rsid w:val="00025031"/>
    <w:rsid w:val="000403B9"/>
    <w:rsid w:val="00041139"/>
    <w:rsid w:val="000432C9"/>
    <w:rsid w:val="00060255"/>
    <w:rsid w:val="0006690B"/>
    <w:rsid w:val="0007762C"/>
    <w:rsid w:val="000A43F9"/>
    <w:rsid w:val="000B15E7"/>
    <w:rsid w:val="000B4564"/>
    <w:rsid w:val="000D0278"/>
    <w:rsid w:val="000F46BF"/>
    <w:rsid w:val="00130E8A"/>
    <w:rsid w:val="00142942"/>
    <w:rsid w:val="00166A8F"/>
    <w:rsid w:val="001739A5"/>
    <w:rsid w:val="001741FB"/>
    <w:rsid w:val="00181624"/>
    <w:rsid w:val="00187DA0"/>
    <w:rsid w:val="001A521C"/>
    <w:rsid w:val="001B2470"/>
    <w:rsid w:val="001B6740"/>
    <w:rsid w:val="001C6BB1"/>
    <w:rsid w:val="001D01ED"/>
    <w:rsid w:val="001F00C0"/>
    <w:rsid w:val="001F4C9B"/>
    <w:rsid w:val="001F61C2"/>
    <w:rsid w:val="00210251"/>
    <w:rsid w:val="00211256"/>
    <w:rsid w:val="002203D3"/>
    <w:rsid w:val="00262F07"/>
    <w:rsid w:val="0026441A"/>
    <w:rsid w:val="00267EB2"/>
    <w:rsid w:val="00283755"/>
    <w:rsid w:val="002B1B1C"/>
    <w:rsid w:val="002B5042"/>
    <w:rsid w:val="002C1922"/>
    <w:rsid w:val="002D60A8"/>
    <w:rsid w:val="002D6BF7"/>
    <w:rsid w:val="00302D82"/>
    <w:rsid w:val="00317AF9"/>
    <w:rsid w:val="00337512"/>
    <w:rsid w:val="00343EF3"/>
    <w:rsid w:val="003619F7"/>
    <w:rsid w:val="003938FD"/>
    <w:rsid w:val="003A3949"/>
    <w:rsid w:val="003B2899"/>
    <w:rsid w:val="003C16E4"/>
    <w:rsid w:val="003C4A5A"/>
    <w:rsid w:val="003F1F9C"/>
    <w:rsid w:val="00445C07"/>
    <w:rsid w:val="00450797"/>
    <w:rsid w:val="00474335"/>
    <w:rsid w:val="0049670E"/>
    <w:rsid w:val="0050710E"/>
    <w:rsid w:val="0052504E"/>
    <w:rsid w:val="0052662B"/>
    <w:rsid w:val="00531633"/>
    <w:rsid w:val="0054647E"/>
    <w:rsid w:val="0055660F"/>
    <w:rsid w:val="00574C23"/>
    <w:rsid w:val="0057601C"/>
    <w:rsid w:val="0058056E"/>
    <w:rsid w:val="005D0492"/>
    <w:rsid w:val="005D2E79"/>
    <w:rsid w:val="005E6D6A"/>
    <w:rsid w:val="006438A5"/>
    <w:rsid w:val="00647FCA"/>
    <w:rsid w:val="006B01FA"/>
    <w:rsid w:val="006B2303"/>
    <w:rsid w:val="006E06B9"/>
    <w:rsid w:val="006F4B41"/>
    <w:rsid w:val="00744AD0"/>
    <w:rsid w:val="00746432"/>
    <w:rsid w:val="00760FC1"/>
    <w:rsid w:val="007A2052"/>
    <w:rsid w:val="007B0E9A"/>
    <w:rsid w:val="007D626D"/>
    <w:rsid w:val="007E4699"/>
    <w:rsid w:val="007E6D7B"/>
    <w:rsid w:val="007F1BF4"/>
    <w:rsid w:val="007F4A3B"/>
    <w:rsid w:val="007F5BE5"/>
    <w:rsid w:val="008032DF"/>
    <w:rsid w:val="00825A1D"/>
    <w:rsid w:val="008447ED"/>
    <w:rsid w:val="00847D4B"/>
    <w:rsid w:val="00850ACA"/>
    <w:rsid w:val="0087530C"/>
    <w:rsid w:val="00880F47"/>
    <w:rsid w:val="00881E67"/>
    <w:rsid w:val="00896658"/>
    <w:rsid w:val="008A1E33"/>
    <w:rsid w:val="008E5682"/>
    <w:rsid w:val="008E7C49"/>
    <w:rsid w:val="008F6B60"/>
    <w:rsid w:val="009130EA"/>
    <w:rsid w:val="009146D5"/>
    <w:rsid w:val="00920911"/>
    <w:rsid w:val="00933BC9"/>
    <w:rsid w:val="00947F56"/>
    <w:rsid w:val="00970B47"/>
    <w:rsid w:val="0097361C"/>
    <w:rsid w:val="00981015"/>
    <w:rsid w:val="009A58D9"/>
    <w:rsid w:val="009D785D"/>
    <w:rsid w:val="009E2C13"/>
    <w:rsid w:val="009E3052"/>
    <w:rsid w:val="00A26076"/>
    <w:rsid w:val="00A36AD6"/>
    <w:rsid w:val="00A50C49"/>
    <w:rsid w:val="00A767E4"/>
    <w:rsid w:val="00A81F5E"/>
    <w:rsid w:val="00A93AC6"/>
    <w:rsid w:val="00AA7E51"/>
    <w:rsid w:val="00AC692B"/>
    <w:rsid w:val="00AD20F2"/>
    <w:rsid w:val="00AF4865"/>
    <w:rsid w:val="00AF6952"/>
    <w:rsid w:val="00B0009D"/>
    <w:rsid w:val="00B10F3C"/>
    <w:rsid w:val="00B2062E"/>
    <w:rsid w:val="00B22397"/>
    <w:rsid w:val="00B417E1"/>
    <w:rsid w:val="00B62864"/>
    <w:rsid w:val="00B63DCF"/>
    <w:rsid w:val="00B72E95"/>
    <w:rsid w:val="00B77C4A"/>
    <w:rsid w:val="00B83EF5"/>
    <w:rsid w:val="00B85B06"/>
    <w:rsid w:val="00BC1DCB"/>
    <w:rsid w:val="00BC4203"/>
    <w:rsid w:val="00BC446E"/>
    <w:rsid w:val="00BE275E"/>
    <w:rsid w:val="00BE4762"/>
    <w:rsid w:val="00C02982"/>
    <w:rsid w:val="00C07D11"/>
    <w:rsid w:val="00C14995"/>
    <w:rsid w:val="00C315CB"/>
    <w:rsid w:val="00C846A5"/>
    <w:rsid w:val="00CA6C5A"/>
    <w:rsid w:val="00CA79CE"/>
    <w:rsid w:val="00CC031C"/>
    <w:rsid w:val="00CC5AE8"/>
    <w:rsid w:val="00CE0E1F"/>
    <w:rsid w:val="00CE2959"/>
    <w:rsid w:val="00CF7F85"/>
    <w:rsid w:val="00D168B3"/>
    <w:rsid w:val="00D3475D"/>
    <w:rsid w:val="00D553BF"/>
    <w:rsid w:val="00D5767E"/>
    <w:rsid w:val="00D6082A"/>
    <w:rsid w:val="00D7708D"/>
    <w:rsid w:val="00D8532F"/>
    <w:rsid w:val="00DB5F6A"/>
    <w:rsid w:val="00DC3272"/>
    <w:rsid w:val="00DC3BA3"/>
    <w:rsid w:val="00DC463E"/>
    <w:rsid w:val="00DD4B6B"/>
    <w:rsid w:val="00DE50E9"/>
    <w:rsid w:val="00E1706A"/>
    <w:rsid w:val="00E27C08"/>
    <w:rsid w:val="00E36D14"/>
    <w:rsid w:val="00E53FE3"/>
    <w:rsid w:val="00E7026E"/>
    <w:rsid w:val="00E9740C"/>
    <w:rsid w:val="00EB15D9"/>
    <w:rsid w:val="00EB6FF3"/>
    <w:rsid w:val="00ED3E83"/>
    <w:rsid w:val="00EE4062"/>
    <w:rsid w:val="00F030D1"/>
    <w:rsid w:val="00F158A6"/>
    <w:rsid w:val="00F61F77"/>
    <w:rsid w:val="00F66D2E"/>
    <w:rsid w:val="00F67C31"/>
    <w:rsid w:val="00F815B2"/>
    <w:rsid w:val="00F851AB"/>
    <w:rsid w:val="00F85F84"/>
    <w:rsid w:val="00F9296D"/>
    <w:rsid w:val="00FC06D1"/>
    <w:rsid w:val="00FC3160"/>
    <w:rsid w:val="00FE5460"/>
    <w:rsid w:val="15CE4D84"/>
    <w:rsid w:val="1E747C44"/>
    <w:rsid w:val="20F21EA9"/>
    <w:rsid w:val="28DF794E"/>
    <w:rsid w:val="2BF34C44"/>
    <w:rsid w:val="33CE747A"/>
    <w:rsid w:val="342644B6"/>
    <w:rsid w:val="4F411A18"/>
    <w:rsid w:val="51AD7297"/>
    <w:rsid w:val="59867C3B"/>
    <w:rsid w:val="68FB1D6A"/>
    <w:rsid w:val="6A313C2F"/>
    <w:rsid w:val="6E247D27"/>
    <w:rsid w:val="71166AA7"/>
    <w:rsid w:val="757354B4"/>
    <w:rsid w:val="7DBF286E"/>
    <w:rsid w:val="7F4E31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直接箭头连接符 6"/>
        <o:r id="V:Rule2" type="connector" idref="#直接箭头连接符 5"/>
        <o:r id="V:Rule3" type="connector" idref="#直接箭头连接符 7"/>
      </o:rules>
    </o:shapelayout>
  </w:shapeDefaults>
  <w:decimalSymbol w:val="."/>
  <w:listSeparator w:val=","/>
  <w14:docId w14:val="65D9EEFB"/>
  <w15:docId w15:val="{6B8C758D-F403-4FDA-BF4A-66F4774B3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39" w:unhideWhenUsed="1"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447ED"/>
    <w:pPr>
      <w:widowControl w:val="0"/>
      <w:jc w:val="both"/>
    </w:pPr>
    <w:rPr>
      <w:kern w:val="2"/>
      <w:sz w:val="21"/>
      <w:szCs w:val="22"/>
    </w:rPr>
  </w:style>
  <w:style w:type="paragraph" w:styleId="1">
    <w:name w:val="heading 1"/>
    <w:next w:val="a"/>
    <w:link w:val="10"/>
    <w:uiPriority w:val="9"/>
    <w:qFormat/>
    <w:rsid w:val="00574C23"/>
    <w:pPr>
      <w:keepNext/>
      <w:keepLines/>
      <w:spacing w:before="340" w:after="330" w:line="578" w:lineRule="auto"/>
      <w:outlineLvl w:val="0"/>
    </w:pPr>
    <w:rPr>
      <w:rFonts w:asciiTheme="majorHAnsi" w:eastAsiaTheme="majorEastAsia" w:hAnsiTheme="majorHAnsi"/>
      <w:b/>
      <w:bCs/>
      <w:kern w:val="2"/>
      <w:sz w:val="44"/>
      <w:szCs w:val="22"/>
    </w:rPr>
  </w:style>
  <w:style w:type="paragraph" w:styleId="2">
    <w:name w:val="heading 2"/>
    <w:next w:val="a"/>
    <w:link w:val="20"/>
    <w:uiPriority w:val="9"/>
    <w:unhideWhenUsed/>
    <w:qFormat/>
    <w:rsid w:val="00574C23"/>
    <w:pPr>
      <w:keepNext/>
      <w:keepLines/>
      <w:spacing w:before="260" w:after="260" w:line="415" w:lineRule="auto"/>
      <w:jc w:val="both"/>
      <w:outlineLvl w:val="1"/>
    </w:pPr>
    <w:rPr>
      <w:rFonts w:asciiTheme="majorEastAsia" w:eastAsiaTheme="majorEastAsia" w:hAnsiTheme="majorEastAsia" w:cstheme="majorBidi"/>
      <w:b/>
      <w:bCs/>
      <w:kern w:val="2"/>
      <w:sz w:val="32"/>
      <w:szCs w:val="32"/>
    </w:rPr>
  </w:style>
  <w:style w:type="paragraph" w:styleId="3">
    <w:name w:val="heading 3"/>
    <w:next w:val="a"/>
    <w:link w:val="30"/>
    <w:uiPriority w:val="9"/>
    <w:unhideWhenUsed/>
    <w:qFormat/>
    <w:rsid w:val="00574C23"/>
    <w:pPr>
      <w:keepNext/>
      <w:keepLines/>
      <w:spacing w:before="260" w:after="260" w:line="415" w:lineRule="auto"/>
      <w:outlineLvl w:val="2"/>
    </w:pPr>
    <w:rPr>
      <w:rFonts w:asciiTheme="majorHAnsi" w:eastAsiaTheme="majorEastAsia" w:hAnsiTheme="majorHAnsi"/>
      <w:b/>
      <w:bCs/>
      <w:kern w:val="2"/>
      <w:sz w:val="30"/>
      <w:szCs w:val="32"/>
    </w:rPr>
  </w:style>
  <w:style w:type="paragraph" w:styleId="4">
    <w:name w:val="heading 4"/>
    <w:basedOn w:val="a"/>
    <w:next w:val="a"/>
    <w:link w:val="40"/>
    <w:uiPriority w:val="9"/>
    <w:unhideWhenUsed/>
    <w:qFormat/>
    <w:rsid w:val="00574C2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74C2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rsid w:val="00574C23"/>
    <w:rPr>
      <w:b/>
      <w:bCs/>
    </w:rPr>
  </w:style>
  <w:style w:type="paragraph" w:styleId="a4">
    <w:name w:val="annotation text"/>
    <w:basedOn w:val="a"/>
    <w:link w:val="a6"/>
    <w:uiPriority w:val="99"/>
    <w:semiHidden/>
    <w:unhideWhenUsed/>
    <w:rsid w:val="00574C23"/>
    <w:pPr>
      <w:jc w:val="left"/>
    </w:pPr>
  </w:style>
  <w:style w:type="paragraph" w:styleId="TOC7">
    <w:name w:val="toc 7"/>
    <w:basedOn w:val="a"/>
    <w:next w:val="a"/>
    <w:uiPriority w:val="39"/>
    <w:unhideWhenUsed/>
    <w:qFormat/>
    <w:rsid w:val="00574C23"/>
    <w:pPr>
      <w:ind w:leftChars="1200" w:left="2520"/>
    </w:pPr>
  </w:style>
  <w:style w:type="paragraph" w:styleId="TOC5">
    <w:name w:val="toc 5"/>
    <w:basedOn w:val="a"/>
    <w:next w:val="a"/>
    <w:uiPriority w:val="39"/>
    <w:unhideWhenUsed/>
    <w:qFormat/>
    <w:rsid w:val="00574C23"/>
    <w:pPr>
      <w:ind w:leftChars="800" w:left="1680"/>
    </w:pPr>
  </w:style>
  <w:style w:type="paragraph" w:styleId="TOC3">
    <w:name w:val="toc 3"/>
    <w:basedOn w:val="a"/>
    <w:next w:val="a"/>
    <w:uiPriority w:val="39"/>
    <w:unhideWhenUsed/>
    <w:qFormat/>
    <w:rsid w:val="00574C23"/>
    <w:pPr>
      <w:widowControl/>
      <w:spacing w:after="100" w:line="259" w:lineRule="auto"/>
      <w:ind w:left="440"/>
      <w:jc w:val="left"/>
    </w:pPr>
    <w:rPr>
      <w:rFonts w:cs="Times New Roman"/>
      <w:kern w:val="0"/>
      <w:sz w:val="22"/>
    </w:rPr>
  </w:style>
  <w:style w:type="paragraph" w:styleId="TOC8">
    <w:name w:val="toc 8"/>
    <w:basedOn w:val="a"/>
    <w:next w:val="a"/>
    <w:uiPriority w:val="39"/>
    <w:unhideWhenUsed/>
    <w:qFormat/>
    <w:rsid w:val="00574C23"/>
    <w:pPr>
      <w:ind w:leftChars="1400" w:left="2940"/>
    </w:pPr>
  </w:style>
  <w:style w:type="paragraph" w:styleId="a7">
    <w:name w:val="Date"/>
    <w:basedOn w:val="a"/>
    <w:next w:val="a"/>
    <w:link w:val="a8"/>
    <w:uiPriority w:val="99"/>
    <w:semiHidden/>
    <w:unhideWhenUsed/>
    <w:qFormat/>
    <w:rsid w:val="00574C23"/>
    <w:pPr>
      <w:ind w:leftChars="2500" w:left="100"/>
    </w:pPr>
  </w:style>
  <w:style w:type="paragraph" w:styleId="a9">
    <w:name w:val="Balloon Text"/>
    <w:basedOn w:val="a"/>
    <w:link w:val="aa"/>
    <w:uiPriority w:val="99"/>
    <w:semiHidden/>
    <w:unhideWhenUsed/>
    <w:qFormat/>
    <w:rsid w:val="00574C23"/>
    <w:rPr>
      <w:sz w:val="18"/>
      <w:szCs w:val="18"/>
    </w:rPr>
  </w:style>
  <w:style w:type="paragraph" w:styleId="ab">
    <w:name w:val="footer"/>
    <w:basedOn w:val="a"/>
    <w:link w:val="ac"/>
    <w:uiPriority w:val="99"/>
    <w:unhideWhenUsed/>
    <w:qFormat/>
    <w:rsid w:val="00574C23"/>
    <w:pPr>
      <w:tabs>
        <w:tab w:val="center" w:pos="4153"/>
        <w:tab w:val="right" w:pos="8306"/>
      </w:tabs>
      <w:snapToGrid w:val="0"/>
      <w:jc w:val="left"/>
    </w:pPr>
    <w:rPr>
      <w:sz w:val="18"/>
      <w:szCs w:val="18"/>
    </w:rPr>
  </w:style>
  <w:style w:type="paragraph" w:styleId="ad">
    <w:name w:val="header"/>
    <w:basedOn w:val="a"/>
    <w:link w:val="ae"/>
    <w:uiPriority w:val="99"/>
    <w:unhideWhenUsed/>
    <w:qFormat/>
    <w:rsid w:val="00574C23"/>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rsid w:val="00574C23"/>
  </w:style>
  <w:style w:type="paragraph" w:styleId="TOC4">
    <w:name w:val="toc 4"/>
    <w:basedOn w:val="a"/>
    <w:next w:val="a"/>
    <w:uiPriority w:val="39"/>
    <w:unhideWhenUsed/>
    <w:qFormat/>
    <w:rsid w:val="00574C23"/>
    <w:pPr>
      <w:ind w:leftChars="600" w:left="1260"/>
    </w:pPr>
  </w:style>
  <w:style w:type="paragraph" w:styleId="af">
    <w:name w:val="Subtitle"/>
    <w:basedOn w:val="a"/>
    <w:next w:val="a"/>
    <w:link w:val="af0"/>
    <w:uiPriority w:val="11"/>
    <w:qFormat/>
    <w:rsid w:val="00574C23"/>
    <w:pPr>
      <w:spacing w:before="240" w:after="60" w:line="312" w:lineRule="auto"/>
      <w:jc w:val="center"/>
      <w:outlineLvl w:val="1"/>
    </w:pPr>
    <w:rPr>
      <w:rFonts w:asciiTheme="majorHAnsi" w:eastAsia="宋体" w:hAnsiTheme="majorHAnsi" w:cstheme="majorBidi"/>
      <w:b/>
      <w:bCs/>
      <w:kern w:val="28"/>
      <w:sz w:val="32"/>
      <w:szCs w:val="32"/>
    </w:rPr>
  </w:style>
  <w:style w:type="paragraph" w:styleId="TOC6">
    <w:name w:val="toc 6"/>
    <w:basedOn w:val="a"/>
    <w:next w:val="a"/>
    <w:uiPriority w:val="39"/>
    <w:unhideWhenUsed/>
    <w:qFormat/>
    <w:rsid w:val="00574C23"/>
    <w:pPr>
      <w:ind w:leftChars="1000" w:left="2100"/>
    </w:pPr>
  </w:style>
  <w:style w:type="paragraph" w:styleId="TOC2">
    <w:name w:val="toc 2"/>
    <w:basedOn w:val="a"/>
    <w:next w:val="a"/>
    <w:uiPriority w:val="39"/>
    <w:unhideWhenUsed/>
    <w:qFormat/>
    <w:rsid w:val="00574C23"/>
    <w:pPr>
      <w:widowControl/>
      <w:spacing w:after="100" w:line="259" w:lineRule="auto"/>
      <w:ind w:left="220"/>
      <w:jc w:val="left"/>
    </w:pPr>
    <w:rPr>
      <w:rFonts w:cs="Times New Roman"/>
      <w:kern w:val="0"/>
      <w:sz w:val="22"/>
    </w:rPr>
  </w:style>
  <w:style w:type="paragraph" w:styleId="TOC9">
    <w:name w:val="toc 9"/>
    <w:basedOn w:val="a"/>
    <w:next w:val="a"/>
    <w:uiPriority w:val="39"/>
    <w:unhideWhenUsed/>
    <w:qFormat/>
    <w:rsid w:val="00574C23"/>
    <w:pPr>
      <w:ind w:leftChars="1600" w:left="3360"/>
    </w:pPr>
  </w:style>
  <w:style w:type="character" w:styleId="af1">
    <w:name w:val="Hyperlink"/>
    <w:basedOn w:val="a0"/>
    <w:uiPriority w:val="99"/>
    <w:unhideWhenUsed/>
    <w:qFormat/>
    <w:rsid w:val="00574C23"/>
    <w:rPr>
      <w:color w:val="0563C1" w:themeColor="hyperlink"/>
      <w:u w:val="single"/>
    </w:rPr>
  </w:style>
  <w:style w:type="character" w:styleId="af2">
    <w:name w:val="annotation reference"/>
    <w:basedOn w:val="a0"/>
    <w:uiPriority w:val="99"/>
    <w:semiHidden/>
    <w:unhideWhenUsed/>
    <w:qFormat/>
    <w:rsid w:val="00574C23"/>
    <w:rPr>
      <w:sz w:val="21"/>
      <w:szCs w:val="21"/>
    </w:rPr>
  </w:style>
  <w:style w:type="table" w:styleId="af3">
    <w:name w:val="Table Grid"/>
    <w:basedOn w:val="a1"/>
    <w:uiPriority w:val="39"/>
    <w:qFormat/>
    <w:rsid w:val="00574C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sid w:val="00574C23"/>
    <w:rPr>
      <w:rFonts w:asciiTheme="majorHAnsi" w:eastAsiaTheme="majorEastAsia" w:hAnsiTheme="majorHAnsi"/>
      <w:b/>
      <w:bCs/>
      <w:sz w:val="44"/>
    </w:rPr>
  </w:style>
  <w:style w:type="character" w:customStyle="1" w:styleId="20">
    <w:name w:val="标题 2 字符"/>
    <w:basedOn w:val="a0"/>
    <w:link w:val="2"/>
    <w:uiPriority w:val="9"/>
    <w:qFormat/>
    <w:rsid w:val="00574C23"/>
    <w:rPr>
      <w:rFonts w:asciiTheme="majorEastAsia" w:eastAsiaTheme="majorEastAsia" w:hAnsiTheme="majorEastAsia" w:cstheme="majorBidi"/>
      <w:b/>
      <w:bCs/>
      <w:sz w:val="32"/>
      <w:szCs w:val="32"/>
    </w:rPr>
  </w:style>
  <w:style w:type="character" w:customStyle="1" w:styleId="30">
    <w:name w:val="标题 3 字符"/>
    <w:basedOn w:val="a0"/>
    <w:link w:val="3"/>
    <w:uiPriority w:val="9"/>
    <w:qFormat/>
    <w:rsid w:val="00574C23"/>
    <w:rPr>
      <w:rFonts w:asciiTheme="majorHAnsi" w:eastAsiaTheme="majorEastAsia" w:hAnsiTheme="majorHAnsi"/>
      <w:b/>
      <w:bCs/>
      <w:sz w:val="30"/>
      <w:szCs w:val="32"/>
    </w:rPr>
  </w:style>
  <w:style w:type="character" w:customStyle="1" w:styleId="40">
    <w:name w:val="标题 4 字符"/>
    <w:basedOn w:val="a0"/>
    <w:link w:val="4"/>
    <w:uiPriority w:val="9"/>
    <w:qFormat/>
    <w:rsid w:val="00574C23"/>
    <w:rPr>
      <w:rFonts w:asciiTheme="majorHAnsi" w:eastAsiaTheme="majorEastAsia" w:hAnsiTheme="majorHAnsi" w:cstheme="majorBidi"/>
      <w:b/>
      <w:bCs/>
      <w:sz w:val="28"/>
      <w:szCs w:val="28"/>
    </w:rPr>
  </w:style>
  <w:style w:type="character" w:customStyle="1" w:styleId="50">
    <w:name w:val="标题 5 字符"/>
    <w:basedOn w:val="a0"/>
    <w:link w:val="5"/>
    <w:uiPriority w:val="9"/>
    <w:qFormat/>
    <w:rsid w:val="00574C23"/>
    <w:rPr>
      <w:b/>
      <w:bCs/>
      <w:sz w:val="28"/>
      <w:szCs w:val="28"/>
    </w:rPr>
  </w:style>
  <w:style w:type="character" w:customStyle="1" w:styleId="ae">
    <w:name w:val="页眉 字符"/>
    <w:basedOn w:val="a0"/>
    <w:link w:val="ad"/>
    <w:uiPriority w:val="99"/>
    <w:qFormat/>
    <w:rsid w:val="00574C23"/>
    <w:rPr>
      <w:sz w:val="18"/>
      <w:szCs w:val="18"/>
    </w:rPr>
  </w:style>
  <w:style w:type="character" w:customStyle="1" w:styleId="ac">
    <w:name w:val="页脚 字符"/>
    <w:basedOn w:val="a0"/>
    <w:link w:val="ab"/>
    <w:uiPriority w:val="99"/>
    <w:qFormat/>
    <w:rsid w:val="00574C23"/>
    <w:rPr>
      <w:sz w:val="18"/>
      <w:szCs w:val="18"/>
    </w:rPr>
  </w:style>
  <w:style w:type="character" w:customStyle="1" w:styleId="aa">
    <w:name w:val="批注框文本 字符"/>
    <w:basedOn w:val="a0"/>
    <w:link w:val="a9"/>
    <w:uiPriority w:val="99"/>
    <w:semiHidden/>
    <w:qFormat/>
    <w:rsid w:val="00574C23"/>
    <w:rPr>
      <w:sz w:val="18"/>
      <w:szCs w:val="18"/>
    </w:rPr>
  </w:style>
  <w:style w:type="paragraph" w:styleId="af4">
    <w:name w:val="List Paragraph"/>
    <w:basedOn w:val="a"/>
    <w:link w:val="af5"/>
    <w:uiPriority w:val="34"/>
    <w:qFormat/>
    <w:rsid w:val="00574C23"/>
    <w:pPr>
      <w:ind w:firstLineChars="200" w:firstLine="420"/>
    </w:pPr>
  </w:style>
  <w:style w:type="character" w:customStyle="1" w:styleId="af5">
    <w:name w:val="列表段落 字符"/>
    <w:basedOn w:val="a0"/>
    <w:link w:val="af4"/>
    <w:uiPriority w:val="34"/>
    <w:qFormat/>
    <w:rsid w:val="00574C23"/>
  </w:style>
  <w:style w:type="paragraph" w:customStyle="1" w:styleId="TOC10">
    <w:name w:val="TOC 标题1"/>
    <w:basedOn w:val="1"/>
    <w:next w:val="a"/>
    <w:uiPriority w:val="39"/>
    <w:unhideWhenUsed/>
    <w:qFormat/>
    <w:rsid w:val="00574C23"/>
    <w:pPr>
      <w:spacing w:before="240" w:after="0" w:line="259" w:lineRule="auto"/>
      <w:outlineLvl w:val="9"/>
    </w:pPr>
    <w:rPr>
      <w:rFonts w:cstheme="majorBidi"/>
      <w:b w:val="0"/>
      <w:bCs w:val="0"/>
      <w:color w:val="2E74B5" w:themeColor="accent1" w:themeShade="BF"/>
      <w:kern w:val="0"/>
      <w:sz w:val="32"/>
      <w:szCs w:val="32"/>
    </w:rPr>
  </w:style>
  <w:style w:type="character" w:customStyle="1" w:styleId="a8">
    <w:name w:val="日期 字符"/>
    <w:basedOn w:val="a0"/>
    <w:link w:val="a7"/>
    <w:uiPriority w:val="99"/>
    <w:semiHidden/>
    <w:qFormat/>
    <w:rsid w:val="00574C23"/>
  </w:style>
  <w:style w:type="paragraph" w:customStyle="1" w:styleId="11">
    <w:name w:val="样式1"/>
    <w:basedOn w:val="a"/>
    <w:next w:val="a"/>
    <w:link w:val="12"/>
    <w:qFormat/>
    <w:rsid w:val="00574C23"/>
    <w:rPr>
      <w:sz w:val="28"/>
      <w:szCs w:val="28"/>
    </w:rPr>
  </w:style>
  <w:style w:type="character" w:customStyle="1" w:styleId="12">
    <w:name w:val="样式1 字符"/>
    <w:basedOn w:val="af5"/>
    <w:link w:val="11"/>
    <w:qFormat/>
    <w:rsid w:val="00574C23"/>
    <w:rPr>
      <w:sz w:val="28"/>
      <w:szCs w:val="28"/>
    </w:rPr>
  </w:style>
  <w:style w:type="paragraph" w:customStyle="1" w:styleId="af6">
    <w:name w:val="一级标题"/>
    <w:next w:val="a"/>
    <w:link w:val="af7"/>
    <w:qFormat/>
    <w:rsid w:val="00574C23"/>
    <w:rPr>
      <w:b/>
      <w:bCs/>
      <w:kern w:val="44"/>
      <w:sz w:val="32"/>
      <w:szCs w:val="44"/>
    </w:rPr>
  </w:style>
  <w:style w:type="character" w:customStyle="1" w:styleId="af7">
    <w:name w:val="一级标题 字符"/>
    <w:basedOn w:val="a0"/>
    <w:link w:val="af6"/>
    <w:qFormat/>
    <w:rsid w:val="00574C23"/>
    <w:rPr>
      <w:b/>
      <w:bCs/>
      <w:kern w:val="44"/>
      <w:sz w:val="32"/>
      <w:szCs w:val="44"/>
    </w:rPr>
  </w:style>
  <w:style w:type="paragraph" w:customStyle="1" w:styleId="af8">
    <w:name w:val="二级标题"/>
    <w:basedOn w:val="af6"/>
    <w:next w:val="a"/>
    <w:link w:val="af9"/>
    <w:autoRedefine/>
    <w:qFormat/>
    <w:rsid w:val="00BC4203"/>
    <w:rPr>
      <w:rFonts w:asciiTheme="majorEastAsia" w:eastAsiaTheme="majorEastAsia" w:hAnsiTheme="majorEastAsia"/>
      <w:szCs w:val="32"/>
    </w:rPr>
  </w:style>
  <w:style w:type="character" w:customStyle="1" w:styleId="af9">
    <w:name w:val="二级标题 字符"/>
    <w:basedOn w:val="af7"/>
    <w:link w:val="af8"/>
    <w:qFormat/>
    <w:rsid w:val="00BC4203"/>
    <w:rPr>
      <w:rFonts w:asciiTheme="majorEastAsia" w:eastAsiaTheme="majorEastAsia" w:hAnsiTheme="majorEastAsia"/>
      <w:b/>
      <w:bCs/>
      <w:kern w:val="44"/>
      <w:sz w:val="32"/>
      <w:szCs w:val="32"/>
    </w:rPr>
  </w:style>
  <w:style w:type="paragraph" w:customStyle="1" w:styleId="afa">
    <w:name w:val="三级标题"/>
    <w:basedOn w:val="af8"/>
    <w:next w:val="a"/>
    <w:link w:val="afb"/>
    <w:qFormat/>
    <w:rsid w:val="00C846A5"/>
    <w:rPr>
      <w:rFonts w:eastAsia="宋体"/>
      <w:sz w:val="30"/>
    </w:rPr>
  </w:style>
  <w:style w:type="character" w:customStyle="1" w:styleId="afb">
    <w:name w:val="三级标题 字符"/>
    <w:basedOn w:val="af9"/>
    <w:link w:val="afa"/>
    <w:qFormat/>
    <w:rsid w:val="00C846A5"/>
    <w:rPr>
      <w:rFonts w:asciiTheme="majorEastAsia" w:eastAsia="宋体" w:hAnsiTheme="majorEastAsia"/>
      <w:b/>
      <w:bCs/>
      <w:kern w:val="44"/>
      <w:sz w:val="30"/>
      <w:szCs w:val="32"/>
    </w:rPr>
  </w:style>
  <w:style w:type="paragraph" w:customStyle="1" w:styleId="afc">
    <w:name w:val="四级标题"/>
    <w:basedOn w:val="afa"/>
    <w:next w:val="a"/>
    <w:link w:val="afd"/>
    <w:qFormat/>
    <w:rsid w:val="00574C23"/>
    <w:rPr>
      <w:sz w:val="24"/>
    </w:rPr>
  </w:style>
  <w:style w:type="character" w:customStyle="1" w:styleId="afd">
    <w:name w:val="四级标题 字符"/>
    <w:basedOn w:val="afb"/>
    <w:link w:val="afc"/>
    <w:qFormat/>
    <w:rsid w:val="00574C23"/>
    <w:rPr>
      <w:rFonts w:asciiTheme="majorEastAsia" w:eastAsia="宋体" w:hAnsiTheme="majorEastAsia"/>
      <w:b/>
      <w:bCs/>
      <w:kern w:val="44"/>
      <w:sz w:val="24"/>
      <w:szCs w:val="44"/>
    </w:rPr>
  </w:style>
  <w:style w:type="character" w:customStyle="1" w:styleId="13">
    <w:name w:val="未处理的提及1"/>
    <w:basedOn w:val="a0"/>
    <w:uiPriority w:val="99"/>
    <w:semiHidden/>
    <w:unhideWhenUsed/>
    <w:qFormat/>
    <w:rsid w:val="00574C23"/>
    <w:rPr>
      <w:color w:val="605E5C"/>
      <w:shd w:val="clear" w:color="auto" w:fill="E1DFDD"/>
    </w:rPr>
  </w:style>
  <w:style w:type="paragraph" w:styleId="afe">
    <w:name w:val="No Spacing"/>
    <w:uiPriority w:val="1"/>
    <w:qFormat/>
    <w:rsid w:val="00574C23"/>
    <w:pPr>
      <w:widowControl w:val="0"/>
      <w:jc w:val="both"/>
    </w:pPr>
    <w:rPr>
      <w:kern w:val="2"/>
      <w:sz w:val="21"/>
      <w:szCs w:val="22"/>
    </w:rPr>
  </w:style>
  <w:style w:type="character" w:customStyle="1" w:styleId="a6">
    <w:name w:val="批注文字 字符"/>
    <w:basedOn w:val="a0"/>
    <w:link w:val="a4"/>
    <w:uiPriority w:val="99"/>
    <w:semiHidden/>
    <w:qFormat/>
    <w:rsid w:val="00574C23"/>
  </w:style>
  <w:style w:type="character" w:customStyle="1" w:styleId="a5">
    <w:name w:val="批注主题 字符"/>
    <w:basedOn w:val="a6"/>
    <w:link w:val="a3"/>
    <w:uiPriority w:val="99"/>
    <w:semiHidden/>
    <w:qFormat/>
    <w:rsid w:val="00574C23"/>
    <w:rPr>
      <w:b/>
      <w:bCs/>
    </w:rPr>
  </w:style>
  <w:style w:type="character" w:customStyle="1" w:styleId="af0">
    <w:name w:val="副标题 字符"/>
    <w:basedOn w:val="a0"/>
    <w:link w:val="af"/>
    <w:uiPriority w:val="11"/>
    <w:qFormat/>
    <w:rsid w:val="00574C23"/>
    <w:rPr>
      <w:rFonts w:asciiTheme="majorHAnsi" w:eastAsia="宋体" w:hAnsiTheme="majorHAnsi" w:cstheme="majorBidi"/>
      <w:b/>
      <w:bCs/>
      <w:kern w:val="28"/>
      <w:sz w:val="32"/>
      <w:szCs w:val="32"/>
    </w:rPr>
  </w:style>
  <w:style w:type="table" w:customStyle="1" w:styleId="14">
    <w:name w:val="网格型1"/>
    <w:basedOn w:val="a1"/>
    <w:next w:val="af3"/>
    <w:uiPriority w:val="39"/>
    <w:rsid w:val="00C846A5"/>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houhl@zucc.edu.cn"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hyperlink" Target="mailto:yangc@zucc.edu.cn" TargetMode="External"/><Relationship Id="rId17" Type="http://schemas.openxmlformats.org/officeDocument/2006/relationships/image" Target="media/image2.png"/><Relationship Id="rId25" Type="http://schemas.microsoft.com/office/2011/relationships/people" Target="peop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houhl@zucc.edu.cn" TargetMode="External"/><Relationship Id="rId24" Type="http://schemas.openxmlformats.org/officeDocument/2006/relationships/fontTable" Target="fontTable.xml"/><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footer" Target="footer1.xml"/><Relationship Id="rId10" Type="http://schemas.openxmlformats.org/officeDocument/2006/relationships/hyperlink" Target="mailto:yangc@zucc.edu.cn" TargetMode="Externa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omments" Target="comments.xml"/><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88F37D-4F75-4559-B2C3-102013FBD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39</Pages>
  <Words>3313</Words>
  <Characters>18886</Characters>
  <Application>Microsoft Office Word</Application>
  <DocSecurity>0</DocSecurity>
  <Lines>157</Lines>
  <Paragraphs>44</Paragraphs>
  <ScaleCrop>false</ScaleCrop>
  <Company>HP</Company>
  <LinksUpToDate>false</LinksUpToDate>
  <CharactersWithSpaces>22155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Administrator;S QH</dc:creator>
  <cp:lastModifiedBy>叶 柏成</cp:lastModifiedBy>
  <cp:revision>112</cp:revision>
  <dcterms:created xsi:type="dcterms:W3CDTF">2018-09-28T12:16:00Z</dcterms:created>
  <dcterms:modified xsi:type="dcterms:W3CDTF">2018-11-11T13:04:00Z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2052-11.1.0.7932</vt:lpwstr>
  </property>
</Properties>
</file>