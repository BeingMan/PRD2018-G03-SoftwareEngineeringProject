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7C452" w14:textId="77777777" w:rsidR="008E7C49" w:rsidRDefault="00E53FE3">
      <w:pPr>
        <w:spacing w:line="360" w:lineRule="auto"/>
        <w:jc w:val="center"/>
      </w:pPr>
      <w:r>
        <w:rPr>
          <w:noProof/>
        </w:rPr>
        <w:drawing>
          <wp:inline distT="0" distB="0" distL="0" distR="0" wp14:anchorId="5FC8CF19" wp14:editId="35BDEDA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F3356BA" w14:textId="77777777" w:rsidR="008E7C49" w:rsidRDefault="00E53FE3">
      <w:pPr>
        <w:spacing w:line="360" w:lineRule="auto"/>
        <w:jc w:val="center"/>
        <w:rPr>
          <w:sz w:val="20"/>
        </w:rPr>
      </w:pPr>
      <w:r>
        <w:rPr>
          <w:rFonts w:hint="eastAsia"/>
          <w:b/>
          <w:sz w:val="48"/>
          <w:szCs w:val="52"/>
        </w:rPr>
        <w:t>软件工程系列课程教学辅助网站</w:t>
      </w:r>
    </w:p>
    <w:p w14:paraId="1F930EB7" w14:textId="77777777" w:rsidR="008E7C49" w:rsidRDefault="008E7C49">
      <w:pPr>
        <w:spacing w:line="360" w:lineRule="auto"/>
        <w:ind w:left="1120"/>
        <w:jc w:val="center"/>
        <w:rPr>
          <w:b/>
          <w:sz w:val="36"/>
        </w:rPr>
      </w:pPr>
    </w:p>
    <w:p w14:paraId="67A840BE" w14:textId="77777777" w:rsidR="008E7C49" w:rsidRDefault="00E53FE3">
      <w:pPr>
        <w:spacing w:line="360" w:lineRule="auto"/>
        <w:jc w:val="center"/>
        <w:rPr>
          <w:sz w:val="44"/>
          <w:szCs w:val="44"/>
        </w:rPr>
      </w:pPr>
      <w:r>
        <w:rPr>
          <w:rFonts w:hint="eastAsia"/>
          <w:sz w:val="44"/>
          <w:szCs w:val="44"/>
        </w:rPr>
        <w:t>需求</w:t>
      </w:r>
      <w:r>
        <w:rPr>
          <w:sz w:val="44"/>
          <w:szCs w:val="44"/>
        </w:rPr>
        <w:t>工程项目计划</w:t>
      </w:r>
    </w:p>
    <w:p w14:paraId="3CC8B70E" w14:textId="77777777" w:rsidR="008E7C49" w:rsidRDefault="00E53FE3">
      <w:pPr>
        <w:spacing w:line="360" w:lineRule="auto"/>
        <w:jc w:val="center"/>
        <w:rPr>
          <w:sz w:val="32"/>
          <w:szCs w:val="30"/>
        </w:rPr>
      </w:pPr>
      <w:r>
        <w:rPr>
          <w:rFonts w:hint="eastAsia"/>
          <w:sz w:val="32"/>
          <w:szCs w:val="30"/>
        </w:rPr>
        <w:t>Requirement</w:t>
      </w:r>
      <w:r>
        <w:rPr>
          <w:sz w:val="32"/>
          <w:szCs w:val="30"/>
        </w:rPr>
        <w:t xml:space="preserve"> Engineering Project Plan</w:t>
      </w:r>
    </w:p>
    <w:p w14:paraId="7B235B7D" w14:textId="77777777" w:rsidR="008E7C49" w:rsidRDefault="008E7C49">
      <w:pPr>
        <w:spacing w:line="360" w:lineRule="auto"/>
        <w:ind w:left="1120"/>
      </w:pPr>
    </w:p>
    <w:p w14:paraId="1679CE96" w14:textId="77777777" w:rsidR="008E7C49" w:rsidRDefault="008E7C49">
      <w:pPr>
        <w:spacing w:line="360" w:lineRule="auto"/>
        <w:ind w:left="1120"/>
      </w:pPr>
    </w:p>
    <w:p w14:paraId="59F713DA" w14:textId="77777777" w:rsidR="008E7C49" w:rsidRDefault="008E7C49">
      <w:pPr>
        <w:spacing w:line="360" w:lineRule="auto"/>
        <w:ind w:left="1120"/>
      </w:pPr>
    </w:p>
    <w:p w14:paraId="76C17758" w14:textId="77777777" w:rsidR="008E7C49" w:rsidRDefault="008E7C49">
      <w:pPr>
        <w:spacing w:line="360" w:lineRule="auto"/>
        <w:ind w:left="1120"/>
      </w:pPr>
    </w:p>
    <w:p w14:paraId="770C7369" w14:textId="77777777" w:rsidR="008E7C49" w:rsidRDefault="008E7C49">
      <w:pPr>
        <w:spacing w:line="360" w:lineRule="auto"/>
        <w:ind w:left="1120"/>
      </w:pPr>
    </w:p>
    <w:p w14:paraId="33B47A82" w14:textId="77777777" w:rsidR="008E7C49" w:rsidRDefault="008E7C49">
      <w:pPr>
        <w:spacing w:line="360" w:lineRule="auto"/>
        <w:ind w:left="1120"/>
      </w:pPr>
    </w:p>
    <w:p w14:paraId="2DCC8E57" w14:textId="77777777" w:rsidR="008E7C49" w:rsidRDefault="008E7C49">
      <w:pPr>
        <w:spacing w:line="360" w:lineRule="auto"/>
        <w:ind w:left="1120"/>
      </w:pPr>
    </w:p>
    <w:p w14:paraId="1B7D7387" w14:textId="77777777" w:rsidR="008E7C49" w:rsidRDefault="008E7C49">
      <w:pPr>
        <w:spacing w:line="360" w:lineRule="auto"/>
        <w:ind w:left="1120"/>
      </w:pPr>
    </w:p>
    <w:p w14:paraId="36C5C64E" w14:textId="77777777" w:rsidR="008E7C49" w:rsidRDefault="008E7C49">
      <w:pPr>
        <w:spacing w:line="360" w:lineRule="auto"/>
        <w:ind w:left="1120"/>
      </w:pPr>
    </w:p>
    <w:p w14:paraId="5C556405" w14:textId="77777777" w:rsidR="008E7C49" w:rsidRDefault="008E7C4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8E7C49" w14:paraId="391037C8" w14:textId="77777777">
        <w:trPr>
          <w:trHeight w:val="365"/>
        </w:trPr>
        <w:tc>
          <w:tcPr>
            <w:tcW w:w="2029" w:type="dxa"/>
            <w:vMerge w:val="restart"/>
          </w:tcPr>
          <w:p w14:paraId="52EAEA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193EDC9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1BA275F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4293382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24DEF4D6"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18636B1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8E7C49" w14:paraId="40B60682" w14:textId="77777777">
        <w:trPr>
          <w:trHeight w:val="487"/>
        </w:trPr>
        <w:tc>
          <w:tcPr>
            <w:tcW w:w="2029" w:type="dxa"/>
            <w:vMerge/>
          </w:tcPr>
          <w:p w14:paraId="3E38D91C"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25EDDEC4"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3187C5A5" w14:textId="77082010" w:rsidR="008E7C49" w:rsidRDefault="00E53FE3" w:rsidP="007B0E9A">
            <w:pPr>
              <w:spacing w:line="360" w:lineRule="auto"/>
              <w:rPr>
                <w:rFonts w:asciiTheme="minorEastAsia" w:hAnsiTheme="minorEastAsia"/>
                <w:szCs w:val="21"/>
              </w:rPr>
            </w:pPr>
            <w:r>
              <w:rPr>
                <w:rFonts w:asciiTheme="minorEastAsia" w:hAnsiTheme="minorEastAsia" w:hint="eastAsia"/>
                <w:szCs w:val="21"/>
              </w:rPr>
              <w:t>0.</w:t>
            </w:r>
            <w:r w:rsidR="007B0E9A">
              <w:rPr>
                <w:rFonts w:asciiTheme="minorEastAsia" w:hAnsiTheme="minorEastAsia"/>
                <w:szCs w:val="21"/>
              </w:rPr>
              <w:t>2</w:t>
            </w:r>
            <w:r>
              <w:rPr>
                <w:rFonts w:asciiTheme="minorEastAsia" w:hAnsiTheme="minorEastAsia" w:hint="eastAsia"/>
                <w:szCs w:val="21"/>
              </w:rPr>
              <w:t>.</w:t>
            </w:r>
            <w:r w:rsidR="007B0E9A">
              <w:rPr>
                <w:rFonts w:asciiTheme="minorEastAsia" w:hAnsiTheme="minorEastAsia"/>
                <w:szCs w:val="21"/>
              </w:rPr>
              <w:t>0</w:t>
            </w:r>
          </w:p>
        </w:tc>
      </w:tr>
      <w:tr w:rsidR="008E7C49" w14:paraId="0500ECE9" w14:textId="77777777">
        <w:trPr>
          <w:trHeight w:val="467"/>
        </w:trPr>
        <w:tc>
          <w:tcPr>
            <w:tcW w:w="2029" w:type="dxa"/>
            <w:vMerge/>
          </w:tcPr>
          <w:p w14:paraId="22249294"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7017FA13"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62E1A19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8E7C49" w14:paraId="5E8DFFE2" w14:textId="77777777">
        <w:trPr>
          <w:trHeight w:val="440"/>
        </w:trPr>
        <w:tc>
          <w:tcPr>
            <w:tcW w:w="2029" w:type="dxa"/>
            <w:vMerge/>
          </w:tcPr>
          <w:p w14:paraId="0F8D4BF6"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3AA7E16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557E04E1" w14:textId="2CF0C935" w:rsidR="008E7C49" w:rsidRDefault="00E53FE3" w:rsidP="007B0E9A">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-10-</w:t>
            </w:r>
            <w:r w:rsidR="007B0E9A">
              <w:rPr>
                <w:rFonts w:asciiTheme="minorEastAsia" w:hAnsiTheme="minorEastAsia"/>
                <w:szCs w:val="21"/>
              </w:rPr>
              <w:t>30</w:t>
            </w:r>
          </w:p>
        </w:tc>
      </w:tr>
    </w:tbl>
    <w:p w14:paraId="089E5A45" w14:textId="77777777" w:rsidR="008E7C49" w:rsidRDefault="00E53FE3">
      <w:pPr>
        <w:pStyle w:val="af"/>
        <w:spacing w:line="360" w:lineRule="auto"/>
      </w:pPr>
      <w:bookmarkStart w:id="0" w:name="_Toc528697424"/>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701"/>
            <w:gridCol w:w="1843"/>
            <w:gridCol w:w="1964"/>
            <w:gridCol w:w="1659"/>
          </w:tblGrid>
        </w:tblGridChange>
      </w:tblGrid>
      <w:tr w:rsidR="008E7C49" w14:paraId="24A7F865" w14:textId="77777777" w:rsidTr="00060255">
        <w:tc>
          <w:tcPr>
            <w:tcW w:w="1129" w:type="dxa"/>
            <w:tcPrChange w:id="3" w:author="Administrator" w:date="2018-11-04T20:02:00Z">
              <w:tcPr>
                <w:tcW w:w="1129" w:type="dxa"/>
              </w:tcPr>
            </w:tcPrChange>
          </w:tcPr>
          <w:p w14:paraId="3DF9C26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tcPr>
            </w:tcPrChange>
          </w:tcPr>
          <w:p w14:paraId="31A3281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tcPr>
            </w:tcPrChange>
          </w:tcPr>
          <w:p w14:paraId="5B45787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132BF22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tcPr>
            </w:tcPrChange>
          </w:tcPr>
          <w:p w14:paraId="17F4C7F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备注</w:t>
            </w:r>
          </w:p>
        </w:tc>
      </w:tr>
      <w:tr w:rsidR="008E7C49" w14:paraId="27F0FB30" w14:textId="77777777" w:rsidTr="00060255">
        <w:tc>
          <w:tcPr>
            <w:tcW w:w="1129" w:type="dxa"/>
            <w:tcPrChange w:id="8" w:author="Administrator" w:date="2018-11-04T20:02:00Z">
              <w:tcPr>
                <w:tcW w:w="1129" w:type="dxa"/>
              </w:tcPr>
            </w:tcPrChange>
          </w:tcPr>
          <w:p w14:paraId="5AF0EDD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tcPr>
            </w:tcPrChange>
          </w:tcPr>
          <w:p w14:paraId="67E239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tcPr>
            </w:tcPrChange>
          </w:tcPr>
          <w:p w14:paraId="6CD0A41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1B3339A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tcPr>
            </w:tcPrChange>
          </w:tcPr>
          <w:p w14:paraId="1736AF5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起草</w:t>
            </w:r>
          </w:p>
        </w:tc>
      </w:tr>
      <w:tr w:rsidR="008E7C49" w14:paraId="2DCDE531" w14:textId="77777777" w:rsidTr="00060255">
        <w:tc>
          <w:tcPr>
            <w:tcW w:w="1129" w:type="dxa"/>
            <w:tcPrChange w:id="13" w:author="Administrator" w:date="2018-11-04T20:02:00Z">
              <w:tcPr>
                <w:tcW w:w="1129" w:type="dxa"/>
              </w:tcPr>
            </w:tcPrChange>
          </w:tcPr>
          <w:p w14:paraId="62E139D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tcPr>
            </w:tcPrChange>
          </w:tcPr>
          <w:p w14:paraId="7574483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tcPr>
            </w:tcPrChange>
          </w:tcPr>
          <w:p w14:paraId="09043E4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02D5F5D9"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tcPr>
            </w:tcPrChange>
          </w:tcPr>
          <w:p w14:paraId="6545475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8E7C49" w14:paraId="7AE2CEC8" w14:textId="77777777" w:rsidTr="00060255">
        <w:tc>
          <w:tcPr>
            <w:tcW w:w="1129" w:type="dxa"/>
            <w:tcPrChange w:id="18" w:author="Administrator" w:date="2018-11-04T20:02:00Z">
              <w:tcPr>
                <w:tcW w:w="1129" w:type="dxa"/>
              </w:tcPr>
            </w:tcPrChange>
          </w:tcPr>
          <w:p w14:paraId="4EDE4F7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tcPr>
            </w:tcPrChange>
          </w:tcPr>
          <w:p w14:paraId="419B205C" w14:textId="77777777" w:rsidR="008E7C49" w:rsidRDefault="00E53FE3">
            <w:pPr>
              <w:spacing w:line="360" w:lineRule="auto"/>
              <w:rPr>
                <w:rFonts w:asciiTheme="minorEastAsia" w:hAnsiTheme="minorEastAsia"/>
                <w:szCs w:val="21"/>
              </w:rPr>
            </w:pPr>
            <w:proofErr w:type="gramStart"/>
            <w:r>
              <w:rPr>
                <w:rFonts w:asciiTheme="minorEastAsia" w:hAnsiTheme="minorEastAsia" w:hint="eastAsia"/>
                <w:szCs w:val="21"/>
              </w:rPr>
              <w:t>叶柏成</w:t>
            </w:r>
            <w:proofErr w:type="gramEnd"/>
          </w:p>
        </w:tc>
        <w:tc>
          <w:tcPr>
            <w:tcW w:w="1843" w:type="dxa"/>
            <w:tcPrChange w:id="20" w:author="Administrator" w:date="2018-11-04T20:02:00Z">
              <w:tcPr>
                <w:tcW w:w="1843" w:type="dxa"/>
              </w:tcPr>
            </w:tcPrChange>
          </w:tcPr>
          <w:p w14:paraId="77352FA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4E7114E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tcPr>
            </w:tcPrChange>
          </w:tcPr>
          <w:p w14:paraId="633B742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8E7C49" w14:paraId="17E16713" w14:textId="77777777" w:rsidTr="00060255">
        <w:tc>
          <w:tcPr>
            <w:tcW w:w="1129" w:type="dxa"/>
            <w:tcPrChange w:id="23" w:author="Administrator" w:date="2018-11-04T20:02:00Z">
              <w:tcPr>
                <w:tcW w:w="1129" w:type="dxa"/>
              </w:tcPr>
            </w:tcPrChange>
          </w:tcPr>
          <w:p w14:paraId="6A23C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tcPr>
            </w:tcPrChange>
          </w:tcPr>
          <w:p w14:paraId="78F1F49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tcPr>
            </w:tcPrChange>
          </w:tcPr>
          <w:p w14:paraId="75424130" w14:textId="77777777" w:rsidR="008E7C49" w:rsidRDefault="00E53FE3">
            <w:pPr>
              <w:spacing w:line="360" w:lineRule="auto"/>
              <w:rPr>
                <w:rFonts w:asciiTheme="minorEastAsia" w:hAnsiTheme="minorEastAsia"/>
                <w:szCs w:val="21"/>
              </w:rPr>
            </w:pPr>
            <w:proofErr w:type="gramStart"/>
            <w:r>
              <w:rPr>
                <w:rFonts w:asciiTheme="minorEastAsia" w:hAnsiTheme="minorEastAsia" w:hint="eastAsia"/>
                <w:szCs w:val="21"/>
              </w:rPr>
              <w:t>叶柏成</w:t>
            </w:r>
            <w:proofErr w:type="gramEnd"/>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09CBCEF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tcPr>
            </w:tcPrChange>
          </w:tcPr>
          <w:p w14:paraId="6ACEBAC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8E7C49" w14:paraId="7DE5E390" w14:textId="77777777" w:rsidTr="00060255">
        <w:tc>
          <w:tcPr>
            <w:tcW w:w="1129" w:type="dxa"/>
            <w:tcPrChange w:id="28" w:author="Administrator" w:date="2018-11-04T20:02:00Z">
              <w:tcPr>
                <w:tcW w:w="1129" w:type="dxa"/>
              </w:tcPr>
            </w:tcPrChange>
          </w:tcPr>
          <w:p w14:paraId="3D3C0FA8" w14:textId="2C63D38B" w:rsidR="008E7C49" w:rsidRDefault="007B0E9A">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tcPr>
            </w:tcPrChange>
          </w:tcPr>
          <w:p w14:paraId="44316C02" w14:textId="0CB73472" w:rsidR="008E7C49" w:rsidRDefault="007B0E9A">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tcPr>
            </w:tcPrChange>
          </w:tcPr>
          <w:p w14:paraId="3709699C" w14:textId="06718D6B" w:rsidR="008E7C49" w:rsidRDefault="007B0E9A">
            <w:pPr>
              <w:spacing w:line="360" w:lineRule="auto"/>
              <w:rPr>
                <w:rFonts w:asciiTheme="minorEastAsia" w:hAnsiTheme="minorEastAsia"/>
                <w:szCs w:val="21"/>
              </w:rPr>
            </w:pPr>
            <w:proofErr w:type="gramStart"/>
            <w:r>
              <w:rPr>
                <w:rFonts w:asciiTheme="minorEastAsia" w:hAnsiTheme="minorEastAsia" w:hint="eastAsia"/>
                <w:szCs w:val="21"/>
              </w:rPr>
              <w:t>叶柏成</w:t>
            </w:r>
            <w:proofErr w:type="gramEnd"/>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7F255A30" w14:textId="07BDEB47" w:rsidR="008E7C49" w:rsidRDefault="007B0E9A">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tcPr>
            </w:tcPrChange>
          </w:tcPr>
          <w:p w14:paraId="5701DF71" w14:textId="2E98A072" w:rsidR="008E7C49" w:rsidRDefault="007B0E9A">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w:t>
            </w:r>
            <w:proofErr w:type="gramStart"/>
            <w:r>
              <w:rPr>
                <w:rFonts w:asciiTheme="minorEastAsia" w:hAnsiTheme="minorEastAsia"/>
                <w:szCs w:val="21"/>
              </w:rPr>
              <w:t>甘特图</w:t>
            </w:r>
            <w:proofErr w:type="gramEnd"/>
            <w:r>
              <w:rPr>
                <w:rFonts w:asciiTheme="minorEastAsia" w:hAnsiTheme="minorEastAsia"/>
                <w:szCs w:val="21"/>
              </w:rPr>
              <w:t>更新</w:t>
            </w:r>
          </w:p>
        </w:tc>
      </w:tr>
      <w:tr w:rsidR="008E7C49" w14:paraId="488C6143" w14:textId="77777777" w:rsidTr="00060255">
        <w:tc>
          <w:tcPr>
            <w:tcW w:w="1129" w:type="dxa"/>
            <w:tcPrChange w:id="33" w:author="Administrator" w:date="2018-11-04T20:02:00Z">
              <w:tcPr>
                <w:tcW w:w="1129" w:type="dxa"/>
              </w:tcPr>
            </w:tcPrChange>
          </w:tcPr>
          <w:p w14:paraId="775812A1" w14:textId="64104933" w:rsidR="008E7C49" w:rsidRDefault="00060255">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tcPr>
            </w:tcPrChange>
          </w:tcPr>
          <w:p w14:paraId="08CFAC7E" w14:textId="5FD50EAE" w:rsidR="008E7C49" w:rsidRDefault="00060255">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tcPr>
            </w:tcPrChange>
          </w:tcPr>
          <w:p w14:paraId="221916F2" w14:textId="77777777" w:rsidR="008E7C49" w:rsidRDefault="008E7C49">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37920C18" w14:textId="3A4459F7" w:rsidR="008E7C49" w:rsidRDefault="00060255">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tcPr>
            </w:tcPrChange>
          </w:tcPr>
          <w:p w14:paraId="78E6C7D0" w14:textId="326AFEFE" w:rsidR="008E7C49" w:rsidRDefault="00060255">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0B4564" w14:paraId="6E287845" w14:textId="77777777" w:rsidTr="00060255">
        <w:tc>
          <w:tcPr>
            <w:tcW w:w="1129" w:type="dxa"/>
            <w:tcPrChange w:id="43" w:author="Administrator" w:date="2018-11-04T20:02:00Z">
              <w:tcPr>
                <w:tcW w:w="1129" w:type="dxa"/>
              </w:tcPr>
            </w:tcPrChange>
          </w:tcPr>
          <w:p w14:paraId="29220EDD" w14:textId="0731D307" w:rsidR="000B4564" w:rsidRDefault="00352671">
            <w:pPr>
              <w:spacing w:line="360" w:lineRule="auto"/>
              <w:rPr>
                <w:rFonts w:asciiTheme="minorEastAsia" w:hAnsiTheme="minorEastAsia"/>
                <w:szCs w:val="21"/>
              </w:rPr>
            </w:pPr>
            <w:ins w:id="44" w:author="John" w:date="2018-11-08T22:49:00Z">
              <w:r>
                <w:rPr>
                  <w:rFonts w:asciiTheme="minorEastAsia" w:hAnsiTheme="minorEastAsia" w:hint="eastAsia"/>
                  <w:szCs w:val="21"/>
                </w:rPr>
                <w:t>0</w:t>
              </w:r>
              <w:r>
                <w:rPr>
                  <w:rFonts w:asciiTheme="minorEastAsia" w:hAnsiTheme="minorEastAsia"/>
                  <w:szCs w:val="21"/>
                </w:rPr>
                <w:t>.2.2</w:t>
              </w:r>
            </w:ins>
          </w:p>
        </w:tc>
        <w:tc>
          <w:tcPr>
            <w:tcW w:w="1247" w:type="dxa"/>
            <w:tcPrChange w:id="45" w:author="Administrator" w:date="2018-11-04T20:02:00Z">
              <w:tcPr>
                <w:tcW w:w="1701" w:type="dxa"/>
              </w:tcPr>
            </w:tcPrChange>
          </w:tcPr>
          <w:p w14:paraId="1AA0EF8E" w14:textId="5A386A39" w:rsidR="000B4564" w:rsidRDefault="00352671">
            <w:pPr>
              <w:spacing w:line="360" w:lineRule="auto"/>
              <w:rPr>
                <w:rFonts w:asciiTheme="minorEastAsia" w:hAnsiTheme="minorEastAsia"/>
                <w:szCs w:val="21"/>
              </w:rPr>
            </w:pPr>
            <w:ins w:id="46" w:author="John" w:date="2018-11-08T22:49:00Z">
              <w:r>
                <w:rPr>
                  <w:rFonts w:asciiTheme="minorEastAsia" w:hAnsiTheme="minorEastAsia" w:hint="eastAsia"/>
                  <w:szCs w:val="21"/>
                </w:rPr>
                <w:t>徐哲远</w:t>
              </w:r>
            </w:ins>
          </w:p>
        </w:tc>
        <w:tc>
          <w:tcPr>
            <w:tcW w:w="1843" w:type="dxa"/>
            <w:tcPrChange w:id="47" w:author="Administrator" w:date="2018-11-04T20:02:00Z">
              <w:tcPr>
                <w:tcW w:w="1843" w:type="dxa"/>
              </w:tcPr>
            </w:tcPrChange>
          </w:tcPr>
          <w:p w14:paraId="2B12E810" w14:textId="18DF1113" w:rsidR="000B4564" w:rsidRDefault="00352671">
            <w:pPr>
              <w:spacing w:line="360" w:lineRule="auto"/>
              <w:rPr>
                <w:rFonts w:asciiTheme="minorEastAsia" w:hAnsiTheme="minorEastAsia"/>
                <w:szCs w:val="21"/>
              </w:rPr>
            </w:pPr>
            <w:ins w:id="48" w:author="John" w:date="2018-11-08T22:49:00Z">
              <w:r>
                <w:rPr>
                  <w:rFonts w:asciiTheme="minorEastAsia" w:hAnsiTheme="minorEastAsia" w:hint="eastAsia"/>
                  <w:szCs w:val="21"/>
                </w:rPr>
                <w:t>沈启航</w:t>
              </w:r>
            </w:ins>
          </w:p>
        </w:tc>
        <w:tc>
          <w:tcPr>
            <w:tcW w:w="2693" w:type="dxa"/>
            <w:tcPrChange w:id="49" w:author="Administrator" w:date="2018-11-04T20:02:00Z">
              <w:tcPr>
                <w:tcW w:w="1964" w:type="dxa"/>
              </w:tcPr>
            </w:tcPrChange>
          </w:tcPr>
          <w:p w14:paraId="0F5D809D" w14:textId="16B10C43" w:rsidR="000B4564" w:rsidRDefault="00352671">
            <w:pPr>
              <w:spacing w:line="360" w:lineRule="auto"/>
              <w:rPr>
                <w:rFonts w:asciiTheme="minorEastAsia" w:hAnsiTheme="minorEastAsia"/>
                <w:szCs w:val="21"/>
              </w:rPr>
            </w:pPr>
            <w:ins w:id="50" w:author="John" w:date="2018-11-08T22:49:00Z">
              <w:r>
                <w:rPr>
                  <w:rFonts w:asciiTheme="minorEastAsia" w:hAnsiTheme="minorEastAsia" w:hint="eastAsia"/>
                  <w:szCs w:val="21"/>
                </w:rPr>
                <w:t>2018/11/8-20</w:t>
              </w:r>
            </w:ins>
            <w:ins w:id="51" w:author="John" w:date="2018-11-08T22:50:00Z">
              <w:r>
                <w:rPr>
                  <w:rFonts w:asciiTheme="minorEastAsia" w:hAnsiTheme="minorEastAsia" w:hint="eastAsia"/>
                  <w:szCs w:val="21"/>
                </w:rPr>
                <w:t>18/11/8</w:t>
              </w:r>
            </w:ins>
          </w:p>
        </w:tc>
        <w:tc>
          <w:tcPr>
            <w:tcW w:w="1384" w:type="dxa"/>
            <w:tcPrChange w:id="52" w:author="Administrator" w:date="2018-11-04T20:02:00Z">
              <w:tcPr>
                <w:tcW w:w="1659" w:type="dxa"/>
              </w:tcPr>
            </w:tcPrChange>
          </w:tcPr>
          <w:p w14:paraId="111BAF80" w14:textId="7CFB3F25" w:rsidR="000B4564" w:rsidRDefault="00352671">
            <w:pPr>
              <w:spacing w:line="360" w:lineRule="auto"/>
              <w:rPr>
                <w:rFonts w:asciiTheme="minorEastAsia" w:hAnsiTheme="minorEastAsia"/>
                <w:szCs w:val="21"/>
              </w:rPr>
            </w:pPr>
            <w:ins w:id="53" w:author="John" w:date="2018-11-08T22:50:00Z">
              <w:r>
                <w:rPr>
                  <w:rFonts w:asciiTheme="minorEastAsia" w:hAnsiTheme="minorEastAsia" w:hint="eastAsia"/>
                  <w:szCs w:val="21"/>
                </w:rPr>
                <w:t>修改成本管理计划、新增范围管理计划（初稿</w:t>
              </w:r>
              <w:bookmarkStart w:id="54" w:name="_GoBack"/>
              <w:bookmarkEnd w:id="54"/>
              <w:r>
                <w:rPr>
                  <w:rFonts w:asciiTheme="minorEastAsia" w:hAnsiTheme="minorEastAsia" w:hint="eastAsia"/>
                  <w:szCs w:val="21"/>
                </w:rPr>
                <w:t>）</w:t>
              </w:r>
            </w:ins>
          </w:p>
        </w:tc>
      </w:tr>
    </w:tbl>
    <w:p w14:paraId="4C7C13FE" w14:textId="77777777" w:rsidR="008E7C49" w:rsidRDefault="00E53FE3">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4F17CA25" w14:textId="77777777" w:rsidR="008E7C49" w:rsidRDefault="00E53FE3">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EB2C33C" w14:textId="77777777" w:rsidR="008E7C49" w:rsidRDefault="00E53FE3">
          <w:pPr>
            <w:pStyle w:val="TOC10"/>
            <w:tabs>
              <w:tab w:val="center" w:pos="4153"/>
            </w:tabs>
            <w:spacing w:line="360" w:lineRule="auto"/>
          </w:pPr>
          <w:r>
            <w:rPr>
              <w:lang w:val="zh-CN"/>
            </w:rPr>
            <w:t>目录</w:t>
          </w:r>
          <w:r>
            <w:rPr>
              <w:lang w:val="zh-CN"/>
            </w:rPr>
            <w:tab/>
          </w:r>
        </w:p>
        <w:p w14:paraId="5BF2041A" w14:textId="77777777" w:rsidR="000B4564" w:rsidRDefault="008E7C49">
          <w:pPr>
            <w:pStyle w:val="TOC2"/>
            <w:tabs>
              <w:tab w:val="right" w:leader="dot" w:pos="8296"/>
            </w:tabs>
            <w:rPr>
              <w:rFonts w:cstheme="minorBidi"/>
              <w:noProof/>
              <w:kern w:val="2"/>
              <w:sz w:val="21"/>
            </w:rPr>
          </w:pPr>
          <w:r>
            <w:fldChar w:fldCharType="begin"/>
          </w:r>
          <w:r w:rsidR="00E53FE3">
            <w:instrText xml:space="preserve"> TOC \o "1-3" \h \z \u </w:instrText>
          </w:r>
          <w:r>
            <w:fldChar w:fldCharType="separate"/>
          </w:r>
          <w:hyperlink w:anchor="_Toc528697424" w:history="1">
            <w:r w:rsidR="000B4564" w:rsidRPr="005127BE">
              <w:rPr>
                <w:rStyle w:val="af1"/>
                <w:rFonts w:hint="eastAsia"/>
                <w:noProof/>
              </w:rPr>
              <w:t>历史版本</w:t>
            </w:r>
            <w:r w:rsidR="000B4564">
              <w:rPr>
                <w:noProof/>
                <w:webHidden/>
              </w:rPr>
              <w:tab/>
            </w:r>
            <w:r w:rsidR="000B4564">
              <w:rPr>
                <w:noProof/>
                <w:webHidden/>
              </w:rPr>
              <w:fldChar w:fldCharType="begin"/>
            </w:r>
            <w:r w:rsidR="000B4564">
              <w:rPr>
                <w:noProof/>
                <w:webHidden/>
              </w:rPr>
              <w:instrText xml:space="preserve"> PAGEREF _Toc528697424 \h </w:instrText>
            </w:r>
            <w:r w:rsidR="000B4564">
              <w:rPr>
                <w:noProof/>
                <w:webHidden/>
              </w:rPr>
            </w:r>
            <w:r w:rsidR="000B4564">
              <w:rPr>
                <w:noProof/>
                <w:webHidden/>
              </w:rPr>
              <w:fldChar w:fldCharType="separate"/>
            </w:r>
            <w:r w:rsidR="000B4564">
              <w:rPr>
                <w:noProof/>
                <w:webHidden/>
              </w:rPr>
              <w:t>2</w:t>
            </w:r>
            <w:r w:rsidR="000B4564">
              <w:rPr>
                <w:noProof/>
                <w:webHidden/>
              </w:rPr>
              <w:fldChar w:fldCharType="end"/>
            </w:r>
          </w:hyperlink>
        </w:p>
        <w:p w14:paraId="6E944052" w14:textId="77777777" w:rsidR="000B4564" w:rsidRDefault="00844AE7">
          <w:pPr>
            <w:pStyle w:val="TOC1"/>
            <w:tabs>
              <w:tab w:val="right" w:leader="dot" w:pos="8296"/>
            </w:tabs>
            <w:rPr>
              <w:noProof/>
            </w:rPr>
          </w:pPr>
          <w:hyperlink w:anchor="_Toc528697425" w:history="1">
            <w:r w:rsidR="000B4564" w:rsidRPr="005127BE">
              <w:rPr>
                <w:rStyle w:val="af1"/>
                <w:rFonts w:asciiTheme="majorEastAsia" w:hAnsiTheme="majorEastAsia" w:cstheme="majorHAnsi"/>
                <w:noProof/>
              </w:rPr>
              <w:t>1</w:t>
            </w:r>
            <w:r w:rsidR="000B4564" w:rsidRPr="005127BE">
              <w:rPr>
                <w:rStyle w:val="af1"/>
                <w:rFonts w:asciiTheme="majorEastAsia" w:hAnsiTheme="majorEastAsia"/>
                <w:noProof/>
              </w:rPr>
              <w:t xml:space="preserve"> </w:t>
            </w:r>
            <w:r w:rsidR="000B4564" w:rsidRPr="005127BE">
              <w:rPr>
                <w:rStyle w:val="af1"/>
                <w:rFonts w:asciiTheme="majorEastAsia" w:hAnsiTheme="majorEastAsia" w:hint="eastAsia"/>
                <w:noProof/>
              </w:rPr>
              <w:t>引言</w:t>
            </w:r>
            <w:r w:rsidR="000B4564">
              <w:rPr>
                <w:noProof/>
                <w:webHidden/>
              </w:rPr>
              <w:tab/>
            </w:r>
            <w:r w:rsidR="000B4564">
              <w:rPr>
                <w:noProof/>
                <w:webHidden/>
              </w:rPr>
              <w:fldChar w:fldCharType="begin"/>
            </w:r>
            <w:r w:rsidR="000B4564">
              <w:rPr>
                <w:noProof/>
                <w:webHidden/>
              </w:rPr>
              <w:instrText xml:space="preserve"> PAGEREF _Toc528697425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487472B0" w14:textId="77777777" w:rsidR="000B4564" w:rsidRDefault="00844AE7">
          <w:pPr>
            <w:pStyle w:val="TOC2"/>
            <w:tabs>
              <w:tab w:val="right" w:leader="dot" w:pos="8296"/>
            </w:tabs>
            <w:rPr>
              <w:rFonts w:cstheme="minorBidi"/>
              <w:noProof/>
              <w:kern w:val="2"/>
              <w:sz w:val="21"/>
            </w:rPr>
          </w:pPr>
          <w:hyperlink w:anchor="_Toc528697426" w:history="1">
            <w:r w:rsidR="000B4564" w:rsidRPr="005127BE">
              <w:rPr>
                <w:rStyle w:val="af1"/>
                <w:noProof/>
              </w:rPr>
              <w:t xml:space="preserve">1.1 </w:t>
            </w:r>
            <w:r w:rsidR="000B4564" w:rsidRPr="005127BE">
              <w:rPr>
                <w:rStyle w:val="af1"/>
                <w:rFonts w:hint="eastAsia"/>
                <w:noProof/>
              </w:rPr>
              <w:t>编写目的</w:t>
            </w:r>
            <w:r w:rsidR="000B4564">
              <w:rPr>
                <w:noProof/>
                <w:webHidden/>
              </w:rPr>
              <w:tab/>
            </w:r>
            <w:r w:rsidR="000B4564">
              <w:rPr>
                <w:noProof/>
                <w:webHidden/>
              </w:rPr>
              <w:fldChar w:fldCharType="begin"/>
            </w:r>
            <w:r w:rsidR="000B4564">
              <w:rPr>
                <w:noProof/>
                <w:webHidden/>
              </w:rPr>
              <w:instrText xml:space="preserve"> PAGEREF _Toc528697426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3660AF2B" w14:textId="77777777" w:rsidR="000B4564" w:rsidRDefault="00844AE7">
          <w:pPr>
            <w:pStyle w:val="TOC2"/>
            <w:tabs>
              <w:tab w:val="right" w:leader="dot" w:pos="8296"/>
            </w:tabs>
            <w:rPr>
              <w:rFonts w:cstheme="minorBidi"/>
              <w:noProof/>
              <w:kern w:val="2"/>
              <w:sz w:val="21"/>
            </w:rPr>
          </w:pPr>
          <w:hyperlink w:anchor="_Toc528697427" w:history="1">
            <w:r w:rsidR="000B4564" w:rsidRPr="005127BE">
              <w:rPr>
                <w:rStyle w:val="af1"/>
                <w:noProof/>
              </w:rPr>
              <w:t xml:space="preserve">1.2 </w:t>
            </w:r>
            <w:r w:rsidR="000B4564" w:rsidRPr="005127BE">
              <w:rPr>
                <w:rStyle w:val="af1"/>
                <w:rFonts w:hint="eastAsia"/>
                <w:noProof/>
              </w:rPr>
              <w:t>业务需求</w:t>
            </w:r>
            <w:r w:rsidR="000B4564">
              <w:rPr>
                <w:noProof/>
                <w:webHidden/>
              </w:rPr>
              <w:tab/>
            </w:r>
            <w:r w:rsidR="000B4564">
              <w:rPr>
                <w:noProof/>
                <w:webHidden/>
              </w:rPr>
              <w:fldChar w:fldCharType="begin"/>
            </w:r>
            <w:r w:rsidR="000B4564">
              <w:rPr>
                <w:noProof/>
                <w:webHidden/>
              </w:rPr>
              <w:instrText xml:space="preserve"> PAGEREF _Toc528697427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362CC74F" w14:textId="77777777" w:rsidR="000B4564" w:rsidRDefault="00844AE7">
          <w:pPr>
            <w:pStyle w:val="TOC2"/>
            <w:tabs>
              <w:tab w:val="right" w:leader="dot" w:pos="8296"/>
            </w:tabs>
            <w:rPr>
              <w:rFonts w:cstheme="minorBidi"/>
              <w:noProof/>
              <w:kern w:val="2"/>
              <w:sz w:val="21"/>
            </w:rPr>
          </w:pPr>
          <w:hyperlink w:anchor="_Toc528697428" w:history="1">
            <w:r w:rsidR="000B4564" w:rsidRPr="005127BE">
              <w:rPr>
                <w:rStyle w:val="af1"/>
                <w:noProof/>
              </w:rPr>
              <w:t xml:space="preserve">1.3 </w:t>
            </w:r>
            <w:r w:rsidR="000B4564" w:rsidRPr="005127BE">
              <w:rPr>
                <w:rStyle w:val="af1"/>
                <w:rFonts w:hint="eastAsia"/>
                <w:noProof/>
              </w:rPr>
              <w:t>项目背景</w:t>
            </w:r>
            <w:r w:rsidR="000B4564">
              <w:rPr>
                <w:noProof/>
                <w:webHidden/>
              </w:rPr>
              <w:tab/>
            </w:r>
            <w:r w:rsidR="000B4564">
              <w:rPr>
                <w:noProof/>
                <w:webHidden/>
              </w:rPr>
              <w:fldChar w:fldCharType="begin"/>
            </w:r>
            <w:r w:rsidR="000B4564">
              <w:rPr>
                <w:noProof/>
                <w:webHidden/>
              </w:rPr>
              <w:instrText xml:space="preserve"> PAGEREF _Toc528697428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6EE6EE80" w14:textId="77777777" w:rsidR="000B4564" w:rsidRDefault="00844AE7">
          <w:pPr>
            <w:pStyle w:val="TOC3"/>
            <w:tabs>
              <w:tab w:val="right" w:leader="dot" w:pos="8296"/>
            </w:tabs>
            <w:rPr>
              <w:rFonts w:cstheme="minorBidi"/>
              <w:noProof/>
              <w:kern w:val="2"/>
              <w:sz w:val="21"/>
            </w:rPr>
          </w:pPr>
          <w:hyperlink w:anchor="_Toc528697429" w:history="1">
            <w:r w:rsidR="000B4564" w:rsidRPr="005127BE">
              <w:rPr>
                <w:rStyle w:val="af1"/>
                <w:noProof/>
              </w:rPr>
              <w:t xml:space="preserve">1.3.1 </w:t>
            </w:r>
            <w:r w:rsidR="000B4564" w:rsidRPr="005127BE">
              <w:rPr>
                <w:rStyle w:val="af1"/>
                <w:rFonts w:hint="eastAsia"/>
                <w:noProof/>
              </w:rPr>
              <w:t>软件系统名称</w:t>
            </w:r>
            <w:r w:rsidR="000B4564">
              <w:rPr>
                <w:noProof/>
                <w:webHidden/>
              </w:rPr>
              <w:tab/>
            </w:r>
            <w:r w:rsidR="000B4564">
              <w:rPr>
                <w:noProof/>
                <w:webHidden/>
              </w:rPr>
              <w:fldChar w:fldCharType="begin"/>
            </w:r>
            <w:r w:rsidR="000B4564">
              <w:rPr>
                <w:noProof/>
                <w:webHidden/>
              </w:rPr>
              <w:instrText xml:space="preserve"> PAGEREF _Toc528697429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2C58854F" w14:textId="77777777" w:rsidR="000B4564" w:rsidRDefault="00844AE7">
          <w:pPr>
            <w:pStyle w:val="TOC3"/>
            <w:tabs>
              <w:tab w:val="right" w:leader="dot" w:pos="8296"/>
            </w:tabs>
            <w:rPr>
              <w:rFonts w:cstheme="minorBidi"/>
              <w:noProof/>
              <w:kern w:val="2"/>
              <w:sz w:val="21"/>
            </w:rPr>
          </w:pPr>
          <w:hyperlink w:anchor="_Toc528697430" w:history="1">
            <w:r w:rsidR="000B4564" w:rsidRPr="005127BE">
              <w:rPr>
                <w:rStyle w:val="af1"/>
                <w:noProof/>
              </w:rPr>
              <w:t xml:space="preserve">1.3.2 </w:t>
            </w:r>
            <w:r w:rsidR="000B4564" w:rsidRPr="005127BE">
              <w:rPr>
                <w:rStyle w:val="af1"/>
                <w:rFonts w:hint="eastAsia"/>
                <w:noProof/>
              </w:rPr>
              <w:t>项目客户</w:t>
            </w:r>
            <w:r w:rsidR="000B4564">
              <w:rPr>
                <w:noProof/>
                <w:webHidden/>
              </w:rPr>
              <w:tab/>
            </w:r>
            <w:r w:rsidR="000B4564">
              <w:rPr>
                <w:noProof/>
                <w:webHidden/>
              </w:rPr>
              <w:fldChar w:fldCharType="begin"/>
            </w:r>
            <w:r w:rsidR="000B4564">
              <w:rPr>
                <w:noProof/>
                <w:webHidden/>
              </w:rPr>
              <w:instrText xml:space="preserve"> PAGEREF _Toc528697430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5AFEF540" w14:textId="77777777" w:rsidR="000B4564" w:rsidRDefault="00844AE7">
          <w:pPr>
            <w:pStyle w:val="TOC3"/>
            <w:tabs>
              <w:tab w:val="right" w:leader="dot" w:pos="8296"/>
            </w:tabs>
            <w:rPr>
              <w:rFonts w:cstheme="minorBidi"/>
              <w:noProof/>
              <w:kern w:val="2"/>
              <w:sz w:val="21"/>
            </w:rPr>
          </w:pPr>
          <w:hyperlink w:anchor="_Toc528697431" w:history="1">
            <w:r w:rsidR="000B4564" w:rsidRPr="005127BE">
              <w:rPr>
                <w:rStyle w:val="af1"/>
                <w:noProof/>
              </w:rPr>
              <w:t xml:space="preserve">1.3.3 </w:t>
            </w:r>
            <w:r w:rsidR="000B4564" w:rsidRPr="005127BE">
              <w:rPr>
                <w:rStyle w:val="af1"/>
                <w:rFonts w:hint="eastAsia"/>
                <w:noProof/>
              </w:rPr>
              <w:t>开发团队</w:t>
            </w:r>
            <w:r w:rsidR="000B4564">
              <w:rPr>
                <w:noProof/>
                <w:webHidden/>
              </w:rPr>
              <w:tab/>
            </w:r>
            <w:r w:rsidR="000B4564">
              <w:rPr>
                <w:noProof/>
                <w:webHidden/>
              </w:rPr>
              <w:fldChar w:fldCharType="begin"/>
            </w:r>
            <w:r w:rsidR="000B4564">
              <w:rPr>
                <w:noProof/>
                <w:webHidden/>
              </w:rPr>
              <w:instrText xml:space="preserve"> PAGEREF _Toc528697431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02137205" w14:textId="77777777" w:rsidR="000B4564" w:rsidRDefault="00844AE7">
          <w:pPr>
            <w:pStyle w:val="TOC3"/>
            <w:tabs>
              <w:tab w:val="right" w:leader="dot" w:pos="8296"/>
            </w:tabs>
            <w:rPr>
              <w:rFonts w:cstheme="minorBidi"/>
              <w:noProof/>
              <w:kern w:val="2"/>
              <w:sz w:val="21"/>
            </w:rPr>
          </w:pPr>
          <w:hyperlink w:anchor="_Toc528697432" w:history="1">
            <w:r w:rsidR="000B4564" w:rsidRPr="005127BE">
              <w:rPr>
                <w:rStyle w:val="af1"/>
                <w:noProof/>
              </w:rPr>
              <w:t xml:space="preserve">1.3.4 </w:t>
            </w:r>
            <w:r w:rsidR="000B4564" w:rsidRPr="005127BE">
              <w:rPr>
                <w:rStyle w:val="af1"/>
                <w:rFonts w:hint="eastAsia"/>
                <w:noProof/>
              </w:rPr>
              <w:t>项目用户群</w:t>
            </w:r>
            <w:r w:rsidR="000B4564">
              <w:rPr>
                <w:noProof/>
                <w:webHidden/>
              </w:rPr>
              <w:tab/>
            </w:r>
            <w:r w:rsidR="000B4564">
              <w:rPr>
                <w:noProof/>
                <w:webHidden/>
              </w:rPr>
              <w:fldChar w:fldCharType="begin"/>
            </w:r>
            <w:r w:rsidR="000B4564">
              <w:rPr>
                <w:noProof/>
                <w:webHidden/>
              </w:rPr>
              <w:instrText xml:space="preserve"> PAGEREF _Toc528697432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3F09CE28" w14:textId="77777777" w:rsidR="000B4564" w:rsidRDefault="00844AE7">
          <w:pPr>
            <w:pStyle w:val="TOC2"/>
            <w:tabs>
              <w:tab w:val="right" w:leader="dot" w:pos="8296"/>
            </w:tabs>
            <w:rPr>
              <w:rFonts w:cstheme="minorBidi"/>
              <w:noProof/>
              <w:kern w:val="2"/>
              <w:sz w:val="21"/>
            </w:rPr>
          </w:pPr>
          <w:hyperlink w:anchor="_Toc528697433" w:history="1">
            <w:r w:rsidR="000B4564" w:rsidRPr="005127BE">
              <w:rPr>
                <w:rStyle w:val="af1"/>
                <w:noProof/>
              </w:rPr>
              <w:t xml:space="preserve">1.4 </w:t>
            </w:r>
            <w:r w:rsidR="000B4564" w:rsidRPr="005127BE">
              <w:rPr>
                <w:rStyle w:val="af1"/>
                <w:rFonts w:hint="eastAsia"/>
                <w:noProof/>
              </w:rPr>
              <w:t>业务目标</w:t>
            </w:r>
            <w:r w:rsidR="000B4564">
              <w:rPr>
                <w:noProof/>
                <w:webHidden/>
              </w:rPr>
              <w:tab/>
            </w:r>
            <w:r w:rsidR="000B4564">
              <w:rPr>
                <w:noProof/>
                <w:webHidden/>
              </w:rPr>
              <w:fldChar w:fldCharType="begin"/>
            </w:r>
            <w:r w:rsidR="000B4564">
              <w:rPr>
                <w:noProof/>
                <w:webHidden/>
              </w:rPr>
              <w:instrText xml:space="preserve"> PAGEREF _Toc528697433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7636B20B" w14:textId="77777777" w:rsidR="000B4564" w:rsidRDefault="00844AE7">
          <w:pPr>
            <w:pStyle w:val="TOC2"/>
            <w:tabs>
              <w:tab w:val="right" w:leader="dot" w:pos="8296"/>
            </w:tabs>
            <w:rPr>
              <w:rFonts w:cstheme="minorBidi"/>
              <w:noProof/>
              <w:kern w:val="2"/>
              <w:sz w:val="21"/>
            </w:rPr>
          </w:pPr>
          <w:hyperlink w:anchor="_Toc528697434" w:history="1">
            <w:r w:rsidR="000B4564" w:rsidRPr="005127BE">
              <w:rPr>
                <w:rStyle w:val="af1"/>
                <w:noProof/>
              </w:rPr>
              <w:t xml:space="preserve">1.5 </w:t>
            </w:r>
            <w:r w:rsidR="000B4564" w:rsidRPr="005127BE">
              <w:rPr>
                <w:rStyle w:val="af1"/>
                <w:rFonts w:hint="eastAsia"/>
                <w:noProof/>
              </w:rPr>
              <w:t>参考资料</w:t>
            </w:r>
            <w:r w:rsidR="000B4564">
              <w:rPr>
                <w:noProof/>
                <w:webHidden/>
              </w:rPr>
              <w:tab/>
            </w:r>
            <w:r w:rsidR="000B4564">
              <w:rPr>
                <w:noProof/>
                <w:webHidden/>
              </w:rPr>
              <w:fldChar w:fldCharType="begin"/>
            </w:r>
            <w:r w:rsidR="000B4564">
              <w:rPr>
                <w:noProof/>
                <w:webHidden/>
              </w:rPr>
              <w:instrText xml:space="preserve"> PAGEREF _Toc528697434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2B5934DA" w14:textId="77777777" w:rsidR="000B4564" w:rsidRDefault="00844AE7">
          <w:pPr>
            <w:pStyle w:val="TOC1"/>
            <w:tabs>
              <w:tab w:val="right" w:leader="dot" w:pos="8296"/>
            </w:tabs>
            <w:rPr>
              <w:noProof/>
            </w:rPr>
          </w:pPr>
          <w:hyperlink w:anchor="_Toc528697435" w:history="1">
            <w:r w:rsidR="000B4564" w:rsidRPr="005127BE">
              <w:rPr>
                <w:rStyle w:val="af1"/>
                <w:rFonts w:asciiTheme="majorEastAsia" w:hAnsiTheme="majorEastAsia" w:cstheme="majorHAnsi"/>
                <w:noProof/>
              </w:rPr>
              <w:t xml:space="preserve">2 </w:t>
            </w:r>
            <w:r w:rsidR="000B4564" w:rsidRPr="005127BE">
              <w:rPr>
                <w:rStyle w:val="af1"/>
                <w:rFonts w:asciiTheme="majorEastAsia" w:hAnsiTheme="majorEastAsia" w:cstheme="majorHAnsi" w:hint="eastAsia"/>
                <w:noProof/>
              </w:rPr>
              <w:t>项目概述</w:t>
            </w:r>
            <w:r w:rsidR="000B4564">
              <w:rPr>
                <w:noProof/>
                <w:webHidden/>
              </w:rPr>
              <w:tab/>
            </w:r>
            <w:r w:rsidR="000B4564">
              <w:rPr>
                <w:noProof/>
                <w:webHidden/>
              </w:rPr>
              <w:fldChar w:fldCharType="begin"/>
            </w:r>
            <w:r w:rsidR="000B4564">
              <w:rPr>
                <w:noProof/>
                <w:webHidden/>
              </w:rPr>
              <w:instrText xml:space="preserve"> PAGEREF _Toc528697435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184D558E" w14:textId="77777777" w:rsidR="000B4564" w:rsidRDefault="00844AE7">
          <w:pPr>
            <w:pStyle w:val="TOC2"/>
            <w:tabs>
              <w:tab w:val="right" w:leader="dot" w:pos="8296"/>
            </w:tabs>
            <w:rPr>
              <w:rFonts w:cstheme="minorBidi"/>
              <w:noProof/>
              <w:kern w:val="2"/>
              <w:sz w:val="21"/>
            </w:rPr>
          </w:pPr>
          <w:hyperlink w:anchor="_Toc528697436" w:history="1">
            <w:r w:rsidR="000B4564" w:rsidRPr="005127BE">
              <w:rPr>
                <w:rStyle w:val="af1"/>
                <w:noProof/>
              </w:rPr>
              <w:t xml:space="preserve">2.1 </w:t>
            </w:r>
            <w:r w:rsidR="000B4564" w:rsidRPr="005127BE">
              <w:rPr>
                <w:rStyle w:val="af1"/>
                <w:rFonts w:hint="eastAsia"/>
                <w:noProof/>
              </w:rPr>
              <w:t>项目基本说明</w:t>
            </w:r>
            <w:r w:rsidR="000B4564">
              <w:rPr>
                <w:noProof/>
                <w:webHidden/>
              </w:rPr>
              <w:tab/>
            </w:r>
            <w:r w:rsidR="000B4564">
              <w:rPr>
                <w:noProof/>
                <w:webHidden/>
              </w:rPr>
              <w:fldChar w:fldCharType="begin"/>
            </w:r>
            <w:r w:rsidR="000B4564">
              <w:rPr>
                <w:noProof/>
                <w:webHidden/>
              </w:rPr>
              <w:instrText xml:space="preserve"> PAGEREF _Toc528697436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69D7F190" w14:textId="77777777" w:rsidR="000B4564" w:rsidRDefault="00844AE7">
          <w:pPr>
            <w:pStyle w:val="TOC2"/>
            <w:tabs>
              <w:tab w:val="right" w:leader="dot" w:pos="8296"/>
            </w:tabs>
            <w:rPr>
              <w:rFonts w:cstheme="minorBidi"/>
              <w:noProof/>
              <w:kern w:val="2"/>
              <w:sz w:val="21"/>
            </w:rPr>
          </w:pPr>
          <w:hyperlink w:anchor="_Toc528697437" w:history="1">
            <w:r w:rsidR="000B4564" w:rsidRPr="005127BE">
              <w:rPr>
                <w:rStyle w:val="af1"/>
                <w:noProof/>
              </w:rPr>
              <w:t xml:space="preserve">2.2 </w:t>
            </w:r>
            <w:r w:rsidR="000B4564" w:rsidRPr="005127BE">
              <w:rPr>
                <w:rStyle w:val="af1"/>
                <w:rFonts w:hint="eastAsia"/>
                <w:noProof/>
              </w:rPr>
              <w:t>工作内容</w:t>
            </w:r>
            <w:r w:rsidR="000B4564">
              <w:rPr>
                <w:noProof/>
                <w:webHidden/>
              </w:rPr>
              <w:tab/>
            </w:r>
            <w:r w:rsidR="000B4564">
              <w:rPr>
                <w:noProof/>
                <w:webHidden/>
              </w:rPr>
              <w:fldChar w:fldCharType="begin"/>
            </w:r>
            <w:r w:rsidR="000B4564">
              <w:rPr>
                <w:noProof/>
                <w:webHidden/>
              </w:rPr>
              <w:instrText xml:space="preserve"> PAGEREF _Toc528697437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1C5B1E5F" w14:textId="77777777" w:rsidR="000B4564" w:rsidRDefault="00844AE7">
          <w:pPr>
            <w:pStyle w:val="TOC2"/>
            <w:tabs>
              <w:tab w:val="right" w:leader="dot" w:pos="8296"/>
            </w:tabs>
            <w:rPr>
              <w:rFonts w:cstheme="minorBidi"/>
              <w:noProof/>
              <w:kern w:val="2"/>
              <w:sz w:val="21"/>
            </w:rPr>
          </w:pPr>
          <w:hyperlink w:anchor="_Toc528697438" w:history="1">
            <w:r w:rsidR="000B4564" w:rsidRPr="005127BE">
              <w:rPr>
                <w:rStyle w:val="af1"/>
                <w:noProof/>
              </w:rPr>
              <w:t xml:space="preserve">2.3 </w:t>
            </w:r>
            <w:r w:rsidR="000B4564" w:rsidRPr="005127BE">
              <w:rPr>
                <w:rStyle w:val="af1"/>
                <w:rFonts w:hint="eastAsia"/>
                <w:noProof/>
              </w:rPr>
              <w:t>开发人员</w:t>
            </w:r>
            <w:r w:rsidR="000B4564">
              <w:rPr>
                <w:noProof/>
                <w:webHidden/>
              </w:rPr>
              <w:tab/>
            </w:r>
            <w:r w:rsidR="000B4564">
              <w:rPr>
                <w:noProof/>
                <w:webHidden/>
              </w:rPr>
              <w:fldChar w:fldCharType="begin"/>
            </w:r>
            <w:r w:rsidR="000B4564">
              <w:rPr>
                <w:noProof/>
                <w:webHidden/>
              </w:rPr>
              <w:instrText xml:space="preserve"> PAGEREF _Toc528697438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6EA8DC0E" w14:textId="77777777" w:rsidR="000B4564" w:rsidRDefault="00844AE7">
          <w:pPr>
            <w:pStyle w:val="TOC2"/>
            <w:tabs>
              <w:tab w:val="right" w:leader="dot" w:pos="8296"/>
            </w:tabs>
            <w:rPr>
              <w:rFonts w:cstheme="minorBidi"/>
              <w:noProof/>
              <w:kern w:val="2"/>
              <w:sz w:val="21"/>
            </w:rPr>
          </w:pPr>
          <w:hyperlink w:anchor="_Toc528697439" w:history="1">
            <w:r w:rsidR="000B4564" w:rsidRPr="005127BE">
              <w:rPr>
                <w:rStyle w:val="af1"/>
                <w:noProof/>
              </w:rPr>
              <w:t xml:space="preserve">2.4 </w:t>
            </w:r>
            <w:r w:rsidR="000B4564" w:rsidRPr="005127BE">
              <w:rPr>
                <w:rStyle w:val="af1"/>
                <w:rFonts w:hint="eastAsia"/>
                <w:noProof/>
              </w:rPr>
              <w:t>用户</w:t>
            </w:r>
            <w:r w:rsidR="000B4564">
              <w:rPr>
                <w:noProof/>
                <w:webHidden/>
              </w:rPr>
              <w:tab/>
            </w:r>
            <w:r w:rsidR="000B4564">
              <w:rPr>
                <w:noProof/>
                <w:webHidden/>
              </w:rPr>
              <w:fldChar w:fldCharType="begin"/>
            </w:r>
            <w:r w:rsidR="000B4564">
              <w:rPr>
                <w:noProof/>
                <w:webHidden/>
              </w:rPr>
              <w:instrText xml:space="preserve"> PAGEREF _Toc528697439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5F0EF21B" w14:textId="77777777" w:rsidR="000B4564" w:rsidRDefault="00844AE7">
          <w:pPr>
            <w:pStyle w:val="TOC2"/>
            <w:tabs>
              <w:tab w:val="right" w:leader="dot" w:pos="8296"/>
            </w:tabs>
            <w:rPr>
              <w:rFonts w:cstheme="minorBidi"/>
              <w:noProof/>
              <w:kern w:val="2"/>
              <w:sz w:val="21"/>
            </w:rPr>
          </w:pPr>
          <w:hyperlink w:anchor="_Toc528697440" w:history="1">
            <w:r w:rsidR="000B4564" w:rsidRPr="005127BE">
              <w:rPr>
                <w:rStyle w:val="af1"/>
                <w:noProof/>
              </w:rPr>
              <w:t xml:space="preserve">2.5 </w:t>
            </w:r>
            <w:r w:rsidR="000B4564" w:rsidRPr="005127BE">
              <w:rPr>
                <w:rStyle w:val="af1"/>
                <w:rFonts w:hint="eastAsia"/>
                <w:noProof/>
              </w:rPr>
              <w:t>产品</w:t>
            </w:r>
            <w:r w:rsidR="000B4564">
              <w:rPr>
                <w:noProof/>
                <w:webHidden/>
              </w:rPr>
              <w:tab/>
            </w:r>
            <w:r w:rsidR="000B4564">
              <w:rPr>
                <w:noProof/>
                <w:webHidden/>
              </w:rPr>
              <w:fldChar w:fldCharType="begin"/>
            </w:r>
            <w:r w:rsidR="000B4564">
              <w:rPr>
                <w:noProof/>
                <w:webHidden/>
              </w:rPr>
              <w:instrText xml:space="preserve"> PAGEREF _Toc528697440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5B6ADABC" w14:textId="77777777" w:rsidR="000B4564" w:rsidRDefault="00844AE7">
          <w:pPr>
            <w:pStyle w:val="TOC3"/>
            <w:tabs>
              <w:tab w:val="right" w:leader="dot" w:pos="8296"/>
            </w:tabs>
            <w:rPr>
              <w:rFonts w:cstheme="minorBidi"/>
              <w:noProof/>
              <w:kern w:val="2"/>
              <w:sz w:val="21"/>
            </w:rPr>
          </w:pPr>
          <w:hyperlink w:anchor="_Toc528697441" w:history="1">
            <w:r w:rsidR="000B4564" w:rsidRPr="005127BE">
              <w:rPr>
                <w:rStyle w:val="af1"/>
                <w:noProof/>
              </w:rPr>
              <w:t xml:space="preserve">2.5.1 </w:t>
            </w:r>
            <w:r w:rsidR="000B4564" w:rsidRPr="005127BE">
              <w:rPr>
                <w:rStyle w:val="af1"/>
                <w:rFonts w:hint="eastAsia"/>
                <w:noProof/>
              </w:rPr>
              <w:t>项目的必要性文档</w:t>
            </w:r>
            <w:r w:rsidR="000B4564">
              <w:rPr>
                <w:noProof/>
                <w:webHidden/>
              </w:rPr>
              <w:tab/>
            </w:r>
            <w:r w:rsidR="000B4564">
              <w:rPr>
                <w:noProof/>
                <w:webHidden/>
              </w:rPr>
              <w:fldChar w:fldCharType="begin"/>
            </w:r>
            <w:r w:rsidR="000B4564">
              <w:rPr>
                <w:noProof/>
                <w:webHidden/>
              </w:rPr>
              <w:instrText xml:space="preserve"> PAGEREF _Toc528697441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2D5651D6" w14:textId="77777777" w:rsidR="000B4564" w:rsidRDefault="00844AE7">
          <w:pPr>
            <w:pStyle w:val="TOC3"/>
            <w:tabs>
              <w:tab w:val="right" w:leader="dot" w:pos="8296"/>
            </w:tabs>
            <w:rPr>
              <w:rFonts w:cstheme="minorBidi"/>
              <w:noProof/>
              <w:kern w:val="2"/>
              <w:sz w:val="21"/>
            </w:rPr>
          </w:pPr>
          <w:hyperlink w:anchor="_Toc528697442" w:history="1">
            <w:r w:rsidR="000B4564" w:rsidRPr="005127BE">
              <w:rPr>
                <w:rStyle w:val="af1"/>
                <w:noProof/>
              </w:rPr>
              <w:t xml:space="preserve">2.5.2 </w:t>
            </w:r>
            <w:r w:rsidR="000B4564" w:rsidRPr="005127BE">
              <w:rPr>
                <w:rStyle w:val="af1"/>
                <w:rFonts w:hint="eastAsia"/>
                <w:noProof/>
              </w:rPr>
              <w:t>服务</w:t>
            </w:r>
            <w:r w:rsidR="000B4564">
              <w:rPr>
                <w:noProof/>
                <w:webHidden/>
              </w:rPr>
              <w:tab/>
            </w:r>
            <w:r w:rsidR="000B4564">
              <w:rPr>
                <w:noProof/>
                <w:webHidden/>
              </w:rPr>
              <w:fldChar w:fldCharType="begin"/>
            </w:r>
            <w:r w:rsidR="000B4564">
              <w:rPr>
                <w:noProof/>
                <w:webHidden/>
              </w:rPr>
              <w:instrText xml:space="preserve"> PAGEREF _Toc528697442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38E5C07" w14:textId="77777777" w:rsidR="000B4564" w:rsidRDefault="00844AE7">
          <w:pPr>
            <w:pStyle w:val="TOC2"/>
            <w:tabs>
              <w:tab w:val="right" w:leader="dot" w:pos="8296"/>
            </w:tabs>
            <w:rPr>
              <w:rFonts w:cstheme="minorBidi"/>
              <w:noProof/>
              <w:kern w:val="2"/>
              <w:sz w:val="21"/>
            </w:rPr>
          </w:pPr>
          <w:hyperlink w:anchor="_Toc528697443" w:history="1">
            <w:r w:rsidR="000B4564" w:rsidRPr="005127BE">
              <w:rPr>
                <w:rStyle w:val="af1"/>
                <w:noProof/>
              </w:rPr>
              <w:t xml:space="preserve">2.6 </w:t>
            </w:r>
            <w:r w:rsidR="000B4564" w:rsidRPr="005127BE">
              <w:rPr>
                <w:rStyle w:val="af1"/>
                <w:rFonts w:hint="eastAsia"/>
                <w:noProof/>
              </w:rPr>
              <w:t>验收标准</w:t>
            </w:r>
            <w:r w:rsidR="000B4564">
              <w:rPr>
                <w:noProof/>
                <w:webHidden/>
              </w:rPr>
              <w:tab/>
            </w:r>
            <w:r w:rsidR="000B4564">
              <w:rPr>
                <w:noProof/>
                <w:webHidden/>
              </w:rPr>
              <w:fldChar w:fldCharType="begin"/>
            </w:r>
            <w:r w:rsidR="000B4564">
              <w:rPr>
                <w:noProof/>
                <w:webHidden/>
              </w:rPr>
              <w:instrText xml:space="preserve"> PAGEREF _Toc528697443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76D57DA" w14:textId="77777777" w:rsidR="000B4564" w:rsidRDefault="00844AE7">
          <w:pPr>
            <w:pStyle w:val="TOC1"/>
            <w:tabs>
              <w:tab w:val="right" w:leader="dot" w:pos="8296"/>
            </w:tabs>
            <w:rPr>
              <w:noProof/>
            </w:rPr>
          </w:pPr>
          <w:hyperlink w:anchor="_Toc528697444" w:history="1">
            <w:r w:rsidR="000B4564" w:rsidRPr="005127BE">
              <w:rPr>
                <w:rStyle w:val="af1"/>
                <w:rFonts w:asciiTheme="majorEastAsia" w:hAnsiTheme="majorEastAsia" w:cstheme="majorHAnsi"/>
                <w:noProof/>
              </w:rPr>
              <w:t>3</w:t>
            </w:r>
            <w:r w:rsidR="000B4564" w:rsidRPr="005127BE">
              <w:rPr>
                <w:rStyle w:val="af1"/>
                <w:rFonts w:asciiTheme="majorEastAsia" w:hAnsiTheme="majorEastAsia"/>
                <w:noProof/>
              </w:rPr>
              <w:t xml:space="preserve"> </w:t>
            </w:r>
            <w:r w:rsidR="000B4564" w:rsidRPr="005127BE">
              <w:rPr>
                <w:rStyle w:val="af1"/>
                <w:rFonts w:asciiTheme="majorEastAsia" w:hAnsiTheme="majorEastAsia" w:hint="eastAsia"/>
                <w:noProof/>
              </w:rPr>
              <w:t>实施计划</w:t>
            </w:r>
            <w:r w:rsidR="000B4564">
              <w:rPr>
                <w:noProof/>
                <w:webHidden/>
              </w:rPr>
              <w:tab/>
            </w:r>
            <w:r w:rsidR="000B4564">
              <w:rPr>
                <w:noProof/>
                <w:webHidden/>
              </w:rPr>
              <w:fldChar w:fldCharType="begin"/>
            </w:r>
            <w:r w:rsidR="000B4564">
              <w:rPr>
                <w:noProof/>
                <w:webHidden/>
              </w:rPr>
              <w:instrText xml:space="preserve"> PAGEREF _Toc528697444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8D021D5" w14:textId="77777777" w:rsidR="000B4564" w:rsidRDefault="00844AE7">
          <w:pPr>
            <w:pStyle w:val="TOC2"/>
            <w:tabs>
              <w:tab w:val="right" w:leader="dot" w:pos="8296"/>
            </w:tabs>
            <w:rPr>
              <w:rFonts w:cstheme="minorBidi"/>
              <w:noProof/>
              <w:kern w:val="2"/>
              <w:sz w:val="21"/>
            </w:rPr>
          </w:pPr>
          <w:hyperlink w:anchor="_Toc528697445" w:history="1">
            <w:r w:rsidR="000B4564" w:rsidRPr="005127BE">
              <w:rPr>
                <w:rStyle w:val="af1"/>
                <w:noProof/>
              </w:rPr>
              <w:t xml:space="preserve">3.1 </w:t>
            </w:r>
            <w:r w:rsidR="000B4564" w:rsidRPr="005127BE">
              <w:rPr>
                <w:rStyle w:val="af1"/>
                <w:rFonts w:hint="eastAsia"/>
                <w:noProof/>
              </w:rPr>
              <w:t>工作任务分解</w:t>
            </w:r>
            <w:r w:rsidR="000B4564">
              <w:rPr>
                <w:noProof/>
                <w:webHidden/>
              </w:rPr>
              <w:tab/>
            </w:r>
            <w:r w:rsidR="000B4564">
              <w:rPr>
                <w:noProof/>
                <w:webHidden/>
              </w:rPr>
              <w:fldChar w:fldCharType="begin"/>
            </w:r>
            <w:r w:rsidR="000B4564">
              <w:rPr>
                <w:noProof/>
                <w:webHidden/>
              </w:rPr>
              <w:instrText xml:space="preserve"> PAGEREF _Toc528697445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13AEC7D7" w14:textId="77777777" w:rsidR="000B4564" w:rsidRDefault="00844AE7">
          <w:pPr>
            <w:pStyle w:val="TOC2"/>
            <w:tabs>
              <w:tab w:val="right" w:leader="dot" w:pos="8296"/>
            </w:tabs>
            <w:rPr>
              <w:rFonts w:cstheme="minorBidi"/>
              <w:noProof/>
              <w:kern w:val="2"/>
              <w:sz w:val="21"/>
            </w:rPr>
          </w:pPr>
          <w:hyperlink w:anchor="_Toc528697446" w:history="1">
            <w:r w:rsidR="000B4564" w:rsidRPr="005127BE">
              <w:rPr>
                <w:rStyle w:val="af1"/>
                <w:noProof/>
              </w:rPr>
              <w:t xml:space="preserve">3.2 </w:t>
            </w:r>
            <w:r w:rsidR="000B4564" w:rsidRPr="005127BE">
              <w:rPr>
                <w:rStyle w:val="af1"/>
                <w:rFonts w:hint="eastAsia"/>
                <w:noProof/>
              </w:rPr>
              <w:t>工作分解结构（</w:t>
            </w:r>
            <w:r w:rsidR="000B4564" w:rsidRPr="005127BE">
              <w:rPr>
                <w:rStyle w:val="af1"/>
                <w:noProof/>
              </w:rPr>
              <w:t>WBS</w:t>
            </w:r>
            <w:r w:rsidR="000B4564" w:rsidRPr="005127BE">
              <w:rPr>
                <w:rStyle w:val="af1"/>
                <w:rFonts w:hint="eastAsia"/>
                <w:noProof/>
              </w:rPr>
              <w:t>）</w:t>
            </w:r>
            <w:r w:rsidR="000B4564">
              <w:rPr>
                <w:noProof/>
                <w:webHidden/>
              </w:rPr>
              <w:tab/>
            </w:r>
            <w:r w:rsidR="000B4564">
              <w:rPr>
                <w:noProof/>
                <w:webHidden/>
              </w:rPr>
              <w:fldChar w:fldCharType="begin"/>
            </w:r>
            <w:r w:rsidR="000B4564">
              <w:rPr>
                <w:noProof/>
                <w:webHidden/>
              </w:rPr>
              <w:instrText xml:space="preserve"> PAGEREF _Toc528697446 \h </w:instrText>
            </w:r>
            <w:r w:rsidR="000B4564">
              <w:rPr>
                <w:noProof/>
                <w:webHidden/>
              </w:rPr>
            </w:r>
            <w:r w:rsidR="000B4564">
              <w:rPr>
                <w:noProof/>
                <w:webHidden/>
              </w:rPr>
              <w:fldChar w:fldCharType="separate"/>
            </w:r>
            <w:r w:rsidR="000B4564">
              <w:rPr>
                <w:noProof/>
                <w:webHidden/>
              </w:rPr>
              <w:t>12</w:t>
            </w:r>
            <w:r w:rsidR="000B4564">
              <w:rPr>
                <w:noProof/>
                <w:webHidden/>
              </w:rPr>
              <w:fldChar w:fldCharType="end"/>
            </w:r>
          </w:hyperlink>
        </w:p>
        <w:p w14:paraId="33354651" w14:textId="77777777" w:rsidR="000B4564" w:rsidRDefault="00844AE7">
          <w:pPr>
            <w:pStyle w:val="TOC2"/>
            <w:tabs>
              <w:tab w:val="right" w:leader="dot" w:pos="8296"/>
            </w:tabs>
            <w:rPr>
              <w:rFonts w:cstheme="minorBidi"/>
              <w:noProof/>
              <w:kern w:val="2"/>
              <w:sz w:val="21"/>
            </w:rPr>
          </w:pPr>
          <w:hyperlink w:anchor="_Toc528697447" w:history="1">
            <w:r w:rsidR="000B4564" w:rsidRPr="005127BE">
              <w:rPr>
                <w:rStyle w:val="af1"/>
                <w:noProof/>
              </w:rPr>
              <w:t xml:space="preserve">3.3 </w:t>
            </w:r>
            <w:r w:rsidR="000B4564" w:rsidRPr="005127BE">
              <w:rPr>
                <w:rStyle w:val="af1"/>
                <w:rFonts w:hint="eastAsia"/>
                <w:noProof/>
              </w:rPr>
              <w:t>接口人员</w:t>
            </w:r>
            <w:r w:rsidR="000B4564">
              <w:rPr>
                <w:noProof/>
                <w:webHidden/>
              </w:rPr>
              <w:tab/>
            </w:r>
            <w:r w:rsidR="000B4564">
              <w:rPr>
                <w:noProof/>
                <w:webHidden/>
              </w:rPr>
              <w:fldChar w:fldCharType="begin"/>
            </w:r>
            <w:r w:rsidR="000B4564">
              <w:rPr>
                <w:noProof/>
                <w:webHidden/>
              </w:rPr>
              <w:instrText xml:space="preserve"> PAGEREF _Toc528697447 \h </w:instrText>
            </w:r>
            <w:r w:rsidR="000B4564">
              <w:rPr>
                <w:noProof/>
                <w:webHidden/>
              </w:rPr>
            </w:r>
            <w:r w:rsidR="000B4564">
              <w:rPr>
                <w:noProof/>
                <w:webHidden/>
              </w:rPr>
              <w:fldChar w:fldCharType="separate"/>
            </w:r>
            <w:r w:rsidR="000B4564">
              <w:rPr>
                <w:noProof/>
                <w:webHidden/>
              </w:rPr>
              <w:t>12</w:t>
            </w:r>
            <w:r w:rsidR="000B4564">
              <w:rPr>
                <w:noProof/>
                <w:webHidden/>
              </w:rPr>
              <w:fldChar w:fldCharType="end"/>
            </w:r>
          </w:hyperlink>
        </w:p>
        <w:p w14:paraId="1DD768A5" w14:textId="77777777" w:rsidR="000B4564" w:rsidRDefault="00844AE7">
          <w:pPr>
            <w:pStyle w:val="TOC2"/>
            <w:tabs>
              <w:tab w:val="right" w:leader="dot" w:pos="8296"/>
            </w:tabs>
            <w:rPr>
              <w:rFonts w:cstheme="minorBidi"/>
              <w:noProof/>
              <w:kern w:val="2"/>
              <w:sz w:val="21"/>
            </w:rPr>
          </w:pPr>
          <w:hyperlink w:anchor="_Toc528697448" w:history="1">
            <w:r w:rsidR="000B4564" w:rsidRPr="005127BE">
              <w:rPr>
                <w:rStyle w:val="af1"/>
                <w:noProof/>
              </w:rPr>
              <w:t xml:space="preserve">3.4 </w:t>
            </w:r>
            <w:r w:rsidR="000B4564" w:rsidRPr="005127BE">
              <w:rPr>
                <w:rStyle w:val="af1"/>
                <w:rFonts w:hint="eastAsia"/>
                <w:noProof/>
              </w:rPr>
              <w:t>进度</w:t>
            </w:r>
            <w:r w:rsidR="000B4564">
              <w:rPr>
                <w:noProof/>
                <w:webHidden/>
              </w:rPr>
              <w:tab/>
            </w:r>
            <w:r w:rsidR="000B4564">
              <w:rPr>
                <w:noProof/>
                <w:webHidden/>
              </w:rPr>
              <w:fldChar w:fldCharType="begin"/>
            </w:r>
            <w:r w:rsidR="000B4564">
              <w:rPr>
                <w:noProof/>
                <w:webHidden/>
              </w:rPr>
              <w:instrText xml:space="preserve"> PAGEREF _Toc528697448 \h </w:instrText>
            </w:r>
            <w:r w:rsidR="000B4564">
              <w:rPr>
                <w:noProof/>
                <w:webHidden/>
              </w:rPr>
            </w:r>
            <w:r w:rsidR="000B4564">
              <w:rPr>
                <w:noProof/>
                <w:webHidden/>
              </w:rPr>
              <w:fldChar w:fldCharType="separate"/>
            </w:r>
            <w:r w:rsidR="000B4564">
              <w:rPr>
                <w:noProof/>
                <w:webHidden/>
              </w:rPr>
              <w:t>13</w:t>
            </w:r>
            <w:r w:rsidR="000B4564">
              <w:rPr>
                <w:noProof/>
                <w:webHidden/>
              </w:rPr>
              <w:fldChar w:fldCharType="end"/>
            </w:r>
          </w:hyperlink>
        </w:p>
        <w:p w14:paraId="6BD645E6" w14:textId="77777777" w:rsidR="000B4564" w:rsidRDefault="00844AE7">
          <w:pPr>
            <w:pStyle w:val="TOC3"/>
            <w:tabs>
              <w:tab w:val="right" w:leader="dot" w:pos="8296"/>
            </w:tabs>
            <w:rPr>
              <w:rFonts w:cstheme="minorBidi"/>
              <w:noProof/>
              <w:kern w:val="2"/>
              <w:sz w:val="21"/>
            </w:rPr>
          </w:pPr>
          <w:hyperlink w:anchor="_Toc528697449" w:history="1">
            <w:r w:rsidR="000B4564" w:rsidRPr="005127BE">
              <w:rPr>
                <w:rStyle w:val="af1"/>
                <w:noProof/>
              </w:rPr>
              <w:t xml:space="preserve">3.4.1 </w:t>
            </w:r>
            <w:r w:rsidR="000B4564" w:rsidRPr="005127BE">
              <w:rPr>
                <w:rStyle w:val="af1"/>
                <w:rFonts w:hint="eastAsia"/>
                <w:noProof/>
              </w:rPr>
              <w:t>甘特图</w:t>
            </w:r>
            <w:r w:rsidR="000B4564">
              <w:rPr>
                <w:noProof/>
                <w:webHidden/>
              </w:rPr>
              <w:tab/>
            </w:r>
            <w:r w:rsidR="000B4564">
              <w:rPr>
                <w:noProof/>
                <w:webHidden/>
              </w:rPr>
              <w:fldChar w:fldCharType="begin"/>
            </w:r>
            <w:r w:rsidR="000B4564">
              <w:rPr>
                <w:noProof/>
                <w:webHidden/>
              </w:rPr>
              <w:instrText xml:space="preserve"> PAGEREF _Toc528697449 \h </w:instrText>
            </w:r>
            <w:r w:rsidR="000B4564">
              <w:rPr>
                <w:noProof/>
                <w:webHidden/>
              </w:rPr>
            </w:r>
            <w:r w:rsidR="000B4564">
              <w:rPr>
                <w:noProof/>
                <w:webHidden/>
              </w:rPr>
              <w:fldChar w:fldCharType="separate"/>
            </w:r>
            <w:r w:rsidR="000B4564">
              <w:rPr>
                <w:noProof/>
                <w:webHidden/>
              </w:rPr>
              <w:t>13</w:t>
            </w:r>
            <w:r w:rsidR="000B4564">
              <w:rPr>
                <w:noProof/>
                <w:webHidden/>
              </w:rPr>
              <w:fldChar w:fldCharType="end"/>
            </w:r>
          </w:hyperlink>
        </w:p>
        <w:p w14:paraId="16447F18" w14:textId="77777777" w:rsidR="000B4564" w:rsidRDefault="00844AE7">
          <w:pPr>
            <w:pStyle w:val="TOC3"/>
            <w:tabs>
              <w:tab w:val="right" w:leader="dot" w:pos="8296"/>
            </w:tabs>
            <w:rPr>
              <w:rFonts w:cstheme="minorBidi"/>
              <w:noProof/>
              <w:kern w:val="2"/>
              <w:sz w:val="21"/>
            </w:rPr>
          </w:pPr>
          <w:hyperlink w:anchor="_Toc528697450" w:history="1">
            <w:r w:rsidR="000B4564" w:rsidRPr="005127BE">
              <w:rPr>
                <w:rStyle w:val="af1"/>
                <w:noProof/>
              </w:rPr>
              <w:t xml:space="preserve">3.4.2 </w:t>
            </w:r>
            <w:r w:rsidR="000B4564" w:rsidRPr="005127BE">
              <w:rPr>
                <w:rStyle w:val="af1"/>
                <w:rFonts w:hint="eastAsia"/>
                <w:noProof/>
              </w:rPr>
              <w:t>网络图</w:t>
            </w:r>
            <w:r w:rsidR="000B4564">
              <w:rPr>
                <w:noProof/>
                <w:webHidden/>
              </w:rPr>
              <w:tab/>
            </w:r>
            <w:r w:rsidR="000B4564">
              <w:rPr>
                <w:noProof/>
                <w:webHidden/>
              </w:rPr>
              <w:fldChar w:fldCharType="begin"/>
            </w:r>
            <w:r w:rsidR="000B4564">
              <w:rPr>
                <w:noProof/>
                <w:webHidden/>
              </w:rPr>
              <w:instrText xml:space="preserve"> PAGEREF _Toc528697450 \h </w:instrText>
            </w:r>
            <w:r w:rsidR="000B4564">
              <w:rPr>
                <w:noProof/>
                <w:webHidden/>
              </w:rPr>
            </w:r>
            <w:r w:rsidR="000B4564">
              <w:rPr>
                <w:noProof/>
                <w:webHidden/>
              </w:rPr>
              <w:fldChar w:fldCharType="separate"/>
            </w:r>
            <w:r w:rsidR="000B4564">
              <w:rPr>
                <w:noProof/>
                <w:webHidden/>
              </w:rPr>
              <w:t>14</w:t>
            </w:r>
            <w:r w:rsidR="000B4564">
              <w:rPr>
                <w:noProof/>
                <w:webHidden/>
              </w:rPr>
              <w:fldChar w:fldCharType="end"/>
            </w:r>
          </w:hyperlink>
        </w:p>
        <w:p w14:paraId="5CCC7CFB" w14:textId="77777777" w:rsidR="000B4564" w:rsidRDefault="00844AE7">
          <w:pPr>
            <w:pStyle w:val="TOC2"/>
            <w:tabs>
              <w:tab w:val="right" w:leader="dot" w:pos="8296"/>
            </w:tabs>
            <w:rPr>
              <w:rFonts w:cstheme="minorBidi"/>
              <w:noProof/>
              <w:kern w:val="2"/>
              <w:sz w:val="21"/>
            </w:rPr>
          </w:pPr>
          <w:hyperlink w:anchor="_Toc528697451" w:history="1">
            <w:r w:rsidR="000B4564" w:rsidRPr="005127BE">
              <w:rPr>
                <w:rStyle w:val="af1"/>
                <w:noProof/>
              </w:rPr>
              <w:t xml:space="preserve">3.5 </w:t>
            </w:r>
            <w:r w:rsidR="000B4564" w:rsidRPr="005127BE">
              <w:rPr>
                <w:rStyle w:val="af1"/>
                <w:rFonts w:hint="eastAsia"/>
                <w:noProof/>
              </w:rPr>
              <w:t>预算</w:t>
            </w:r>
            <w:r w:rsidR="000B4564">
              <w:rPr>
                <w:noProof/>
                <w:webHidden/>
              </w:rPr>
              <w:tab/>
            </w:r>
            <w:r w:rsidR="000B4564">
              <w:rPr>
                <w:noProof/>
                <w:webHidden/>
              </w:rPr>
              <w:fldChar w:fldCharType="begin"/>
            </w:r>
            <w:r w:rsidR="000B4564">
              <w:rPr>
                <w:noProof/>
                <w:webHidden/>
              </w:rPr>
              <w:instrText xml:space="preserve"> PAGEREF _Toc528697451 \h </w:instrText>
            </w:r>
            <w:r w:rsidR="000B4564">
              <w:rPr>
                <w:noProof/>
                <w:webHidden/>
              </w:rPr>
            </w:r>
            <w:r w:rsidR="000B4564">
              <w:rPr>
                <w:noProof/>
                <w:webHidden/>
              </w:rPr>
              <w:fldChar w:fldCharType="separate"/>
            </w:r>
            <w:r w:rsidR="000B4564">
              <w:rPr>
                <w:noProof/>
                <w:webHidden/>
              </w:rPr>
              <w:t>14</w:t>
            </w:r>
            <w:r w:rsidR="000B4564">
              <w:rPr>
                <w:noProof/>
                <w:webHidden/>
              </w:rPr>
              <w:fldChar w:fldCharType="end"/>
            </w:r>
          </w:hyperlink>
        </w:p>
        <w:p w14:paraId="2BE38B0B" w14:textId="77777777" w:rsidR="000B4564" w:rsidRDefault="00844AE7">
          <w:pPr>
            <w:pStyle w:val="TOC2"/>
            <w:tabs>
              <w:tab w:val="right" w:leader="dot" w:pos="8296"/>
            </w:tabs>
            <w:rPr>
              <w:rFonts w:cstheme="minorBidi"/>
              <w:noProof/>
              <w:kern w:val="2"/>
              <w:sz w:val="21"/>
            </w:rPr>
          </w:pPr>
          <w:hyperlink w:anchor="_Toc528697452" w:history="1">
            <w:r w:rsidR="000B4564" w:rsidRPr="005127BE">
              <w:rPr>
                <w:rStyle w:val="af1"/>
                <w:noProof/>
              </w:rPr>
              <w:t xml:space="preserve">3.6 </w:t>
            </w:r>
            <w:r w:rsidR="000B4564" w:rsidRPr="005127BE">
              <w:rPr>
                <w:rStyle w:val="af1"/>
                <w:rFonts w:hint="eastAsia"/>
                <w:noProof/>
              </w:rPr>
              <w:t>关键问题</w:t>
            </w:r>
            <w:r w:rsidR="000B4564">
              <w:rPr>
                <w:noProof/>
                <w:webHidden/>
              </w:rPr>
              <w:tab/>
            </w:r>
            <w:r w:rsidR="000B4564">
              <w:rPr>
                <w:noProof/>
                <w:webHidden/>
              </w:rPr>
              <w:fldChar w:fldCharType="begin"/>
            </w:r>
            <w:r w:rsidR="000B4564">
              <w:rPr>
                <w:noProof/>
                <w:webHidden/>
              </w:rPr>
              <w:instrText xml:space="preserve"> PAGEREF _Toc528697452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5359E103" w14:textId="77777777" w:rsidR="000B4564" w:rsidRDefault="00844AE7">
          <w:pPr>
            <w:pStyle w:val="TOC1"/>
            <w:tabs>
              <w:tab w:val="right" w:leader="dot" w:pos="8296"/>
            </w:tabs>
            <w:rPr>
              <w:noProof/>
            </w:rPr>
          </w:pPr>
          <w:hyperlink w:anchor="_Toc528697453" w:history="1">
            <w:r w:rsidR="000B4564" w:rsidRPr="005127BE">
              <w:rPr>
                <w:rStyle w:val="af1"/>
                <w:rFonts w:asciiTheme="majorEastAsia" w:hAnsiTheme="majorEastAsia"/>
                <w:noProof/>
              </w:rPr>
              <w:t xml:space="preserve">4 </w:t>
            </w:r>
            <w:r w:rsidR="000B4564" w:rsidRPr="005127BE">
              <w:rPr>
                <w:rStyle w:val="af1"/>
                <w:rFonts w:asciiTheme="majorEastAsia" w:hAnsiTheme="majorEastAsia" w:hint="eastAsia"/>
                <w:noProof/>
              </w:rPr>
              <w:t>支持条件</w:t>
            </w:r>
            <w:r w:rsidR="000B4564">
              <w:rPr>
                <w:noProof/>
                <w:webHidden/>
              </w:rPr>
              <w:tab/>
            </w:r>
            <w:r w:rsidR="000B4564">
              <w:rPr>
                <w:noProof/>
                <w:webHidden/>
              </w:rPr>
              <w:fldChar w:fldCharType="begin"/>
            </w:r>
            <w:r w:rsidR="000B4564">
              <w:rPr>
                <w:noProof/>
                <w:webHidden/>
              </w:rPr>
              <w:instrText xml:space="preserve"> PAGEREF _Toc528697453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3A1A1CE3" w14:textId="77777777" w:rsidR="000B4564" w:rsidRDefault="00844AE7">
          <w:pPr>
            <w:pStyle w:val="TOC2"/>
            <w:tabs>
              <w:tab w:val="right" w:leader="dot" w:pos="8296"/>
            </w:tabs>
            <w:rPr>
              <w:rFonts w:cstheme="minorBidi"/>
              <w:noProof/>
              <w:kern w:val="2"/>
              <w:sz w:val="21"/>
            </w:rPr>
          </w:pPr>
          <w:hyperlink w:anchor="_Toc528697454" w:history="1">
            <w:r w:rsidR="000B4564" w:rsidRPr="005127BE">
              <w:rPr>
                <w:rStyle w:val="af1"/>
                <w:noProof/>
              </w:rPr>
              <w:t xml:space="preserve">4.1 </w:t>
            </w:r>
            <w:r w:rsidR="000B4564" w:rsidRPr="005127BE">
              <w:rPr>
                <w:rStyle w:val="af1"/>
                <w:rFonts w:hint="eastAsia"/>
                <w:noProof/>
              </w:rPr>
              <w:t>计算机系统支持</w:t>
            </w:r>
            <w:r w:rsidR="000B4564">
              <w:rPr>
                <w:noProof/>
                <w:webHidden/>
              </w:rPr>
              <w:tab/>
            </w:r>
            <w:r w:rsidR="000B4564">
              <w:rPr>
                <w:noProof/>
                <w:webHidden/>
              </w:rPr>
              <w:fldChar w:fldCharType="begin"/>
            </w:r>
            <w:r w:rsidR="000B4564">
              <w:rPr>
                <w:noProof/>
                <w:webHidden/>
              </w:rPr>
              <w:instrText xml:space="preserve"> PAGEREF _Toc528697454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16D3006B" w14:textId="77777777" w:rsidR="000B4564" w:rsidRDefault="00844AE7">
          <w:pPr>
            <w:pStyle w:val="TOC2"/>
            <w:tabs>
              <w:tab w:val="right" w:leader="dot" w:pos="8296"/>
            </w:tabs>
            <w:rPr>
              <w:rFonts w:cstheme="minorBidi"/>
              <w:noProof/>
              <w:kern w:val="2"/>
              <w:sz w:val="21"/>
            </w:rPr>
          </w:pPr>
          <w:hyperlink w:anchor="_Toc528697455" w:history="1">
            <w:r w:rsidR="000B4564" w:rsidRPr="005127BE">
              <w:rPr>
                <w:rStyle w:val="af1"/>
                <w:noProof/>
              </w:rPr>
              <w:t xml:space="preserve">4.2 </w:t>
            </w:r>
            <w:r w:rsidR="000B4564" w:rsidRPr="005127BE">
              <w:rPr>
                <w:rStyle w:val="af1"/>
                <w:rFonts w:hint="eastAsia"/>
                <w:noProof/>
              </w:rPr>
              <w:t>需由用户承担的工作</w:t>
            </w:r>
            <w:r w:rsidR="000B4564">
              <w:rPr>
                <w:noProof/>
                <w:webHidden/>
              </w:rPr>
              <w:tab/>
            </w:r>
            <w:r w:rsidR="000B4564">
              <w:rPr>
                <w:noProof/>
                <w:webHidden/>
              </w:rPr>
              <w:fldChar w:fldCharType="begin"/>
            </w:r>
            <w:r w:rsidR="000B4564">
              <w:rPr>
                <w:noProof/>
                <w:webHidden/>
              </w:rPr>
              <w:instrText xml:space="preserve"> PAGEREF _Toc528697455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37C3B514" w14:textId="77777777" w:rsidR="000B4564" w:rsidRDefault="00844AE7">
          <w:pPr>
            <w:pStyle w:val="TOC2"/>
            <w:tabs>
              <w:tab w:val="right" w:leader="dot" w:pos="8296"/>
            </w:tabs>
            <w:rPr>
              <w:rFonts w:cstheme="minorBidi"/>
              <w:noProof/>
              <w:kern w:val="2"/>
              <w:sz w:val="21"/>
            </w:rPr>
          </w:pPr>
          <w:hyperlink w:anchor="_Toc528697456" w:history="1">
            <w:r w:rsidR="000B4564" w:rsidRPr="005127BE">
              <w:rPr>
                <w:rStyle w:val="af1"/>
                <w:noProof/>
              </w:rPr>
              <w:t xml:space="preserve">4.3 </w:t>
            </w:r>
            <w:r w:rsidR="000B4564" w:rsidRPr="005127BE">
              <w:rPr>
                <w:rStyle w:val="af1"/>
                <w:rFonts w:hint="eastAsia"/>
                <w:noProof/>
              </w:rPr>
              <w:t>外界提供条件</w:t>
            </w:r>
            <w:r w:rsidR="000B4564">
              <w:rPr>
                <w:noProof/>
                <w:webHidden/>
              </w:rPr>
              <w:tab/>
            </w:r>
            <w:r w:rsidR="000B4564">
              <w:rPr>
                <w:noProof/>
                <w:webHidden/>
              </w:rPr>
              <w:fldChar w:fldCharType="begin"/>
            </w:r>
            <w:r w:rsidR="000B4564">
              <w:rPr>
                <w:noProof/>
                <w:webHidden/>
              </w:rPr>
              <w:instrText xml:space="preserve"> PAGEREF _Toc528697456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6A06A08C" w14:textId="77777777" w:rsidR="000B4564" w:rsidRDefault="00844AE7">
          <w:pPr>
            <w:pStyle w:val="TOC1"/>
            <w:tabs>
              <w:tab w:val="right" w:leader="dot" w:pos="8296"/>
            </w:tabs>
            <w:rPr>
              <w:noProof/>
            </w:rPr>
          </w:pPr>
          <w:hyperlink w:anchor="_Toc528697457" w:history="1">
            <w:r w:rsidR="000B4564" w:rsidRPr="005127BE">
              <w:rPr>
                <w:rStyle w:val="af1"/>
                <w:rFonts w:asciiTheme="majorEastAsia" w:hAnsiTheme="majorEastAsia"/>
                <w:noProof/>
              </w:rPr>
              <w:t xml:space="preserve">5 </w:t>
            </w:r>
            <w:r w:rsidR="000B4564" w:rsidRPr="005127BE">
              <w:rPr>
                <w:rStyle w:val="af1"/>
                <w:rFonts w:asciiTheme="majorEastAsia" w:hAnsiTheme="majorEastAsia" w:hint="eastAsia"/>
                <w:noProof/>
              </w:rPr>
              <w:t>人力资源管理计划</w:t>
            </w:r>
            <w:r w:rsidR="000B4564">
              <w:rPr>
                <w:noProof/>
                <w:webHidden/>
              </w:rPr>
              <w:tab/>
            </w:r>
            <w:r w:rsidR="000B4564">
              <w:rPr>
                <w:noProof/>
                <w:webHidden/>
              </w:rPr>
              <w:fldChar w:fldCharType="begin"/>
            </w:r>
            <w:r w:rsidR="000B4564">
              <w:rPr>
                <w:noProof/>
                <w:webHidden/>
              </w:rPr>
              <w:instrText xml:space="preserve"> PAGEREF _Toc528697457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1B4A045C" w14:textId="77777777" w:rsidR="000B4564" w:rsidRDefault="00844AE7">
          <w:pPr>
            <w:pStyle w:val="TOC2"/>
            <w:tabs>
              <w:tab w:val="right" w:leader="dot" w:pos="8296"/>
            </w:tabs>
            <w:rPr>
              <w:rFonts w:cstheme="minorBidi"/>
              <w:noProof/>
              <w:kern w:val="2"/>
              <w:sz w:val="21"/>
            </w:rPr>
          </w:pPr>
          <w:hyperlink w:anchor="_Toc528697458" w:history="1">
            <w:r w:rsidR="000B4564" w:rsidRPr="005127BE">
              <w:rPr>
                <w:rStyle w:val="af1"/>
                <w:noProof/>
              </w:rPr>
              <w:t xml:space="preserve">5.1 </w:t>
            </w:r>
            <w:r w:rsidR="000B4564" w:rsidRPr="005127BE">
              <w:rPr>
                <w:rStyle w:val="af1"/>
                <w:rFonts w:hint="eastAsia"/>
                <w:noProof/>
              </w:rPr>
              <w:t>角色和职责</w:t>
            </w:r>
            <w:r w:rsidR="000B4564">
              <w:rPr>
                <w:noProof/>
                <w:webHidden/>
              </w:rPr>
              <w:tab/>
            </w:r>
            <w:r w:rsidR="000B4564">
              <w:rPr>
                <w:noProof/>
                <w:webHidden/>
              </w:rPr>
              <w:fldChar w:fldCharType="begin"/>
            </w:r>
            <w:r w:rsidR="000B4564">
              <w:rPr>
                <w:noProof/>
                <w:webHidden/>
              </w:rPr>
              <w:instrText xml:space="preserve"> PAGEREF _Toc528697458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01960DAD" w14:textId="77777777" w:rsidR="000B4564" w:rsidRDefault="00844AE7">
          <w:pPr>
            <w:pStyle w:val="TOC3"/>
            <w:tabs>
              <w:tab w:val="right" w:leader="dot" w:pos="8296"/>
            </w:tabs>
            <w:rPr>
              <w:rFonts w:cstheme="minorBidi"/>
              <w:noProof/>
              <w:kern w:val="2"/>
              <w:sz w:val="21"/>
            </w:rPr>
          </w:pPr>
          <w:hyperlink w:anchor="_Toc528697459" w:history="1">
            <w:r w:rsidR="000B4564" w:rsidRPr="005127BE">
              <w:rPr>
                <w:rStyle w:val="af1"/>
                <w:noProof/>
              </w:rPr>
              <w:t xml:space="preserve">5.1.1 </w:t>
            </w:r>
            <w:r w:rsidR="000B4564" w:rsidRPr="005127BE">
              <w:rPr>
                <w:rStyle w:val="af1"/>
                <w:rFonts w:hint="eastAsia"/>
                <w:noProof/>
              </w:rPr>
              <w:t>项目经理</w:t>
            </w:r>
            <w:r w:rsidR="000B4564">
              <w:rPr>
                <w:noProof/>
                <w:webHidden/>
              </w:rPr>
              <w:tab/>
            </w:r>
            <w:r w:rsidR="000B4564">
              <w:rPr>
                <w:noProof/>
                <w:webHidden/>
              </w:rPr>
              <w:fldChar w:fldCharType="begin"/>
            </w:r>
            <w:r w:rsidR="000B4564">
              <w:rPr>
                <w:noProof/>
                <w:webHidden/>
              </w:rPr>
              <w:instrText xml:space="preserve"> PAGEREF _Toc528697459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74974790" w14:textId="77777777" w:rsidR="000B4564" w:rsidRDefault="00844AE7">
          <w:pPr>
            <w:pStyle w:val="TOC3"/>
            <w:tabs>
              <w:tab w:val="right" w:leader="dot" w:pos="8296"/>
            </w:tabs>
            <w:rPr>
              <w:rFonts w:cstheme="minorBidi"/>
              <w:noProof/>
              <w:kern w:val="2"/>
              <w:sz w:val="21"/>
            </w:rPr>
          </w:pPr>
          <w:hyperlink w:anchor="_Toc528697460" w:history="1">
            <w:r w:rsidR="000B4564" w:rsidRPr="005127BE">
              <w:rPr>
                <w:rStyle w:val="af1"/>
                <w:noProof/>
              </w:rPr>
              <w:t xml:space="preserve">5.1.2 </w:t>
            </w:r>
            <w:r w:rsidR="000B4564" w:rsidRPr="005127BE">
              <w:rPr>
                <w:rStyle w:val="af1"/>
                <w:rFonts w:hint="eastAsia"/>
                <w:noProof/>
              </w:rPr>
              <w:t>任务审核员</w:t>
            </w:r>
            <w:r w:rsidR="000B4564">
              <w:rPr>
                <w:noProof/>
                <w:webHidden/>
              </w:rPr>
              <w:tab/>
            </w:r>
            <w:r w:rsidR="000B4564">
              <w:rPr>
                <w:noProof/>
                <w:webHidden/>
              </w:rPr>
              <w:fldChar w:fldCharType="begin"/>
            </w:r>
            <w:r w:rsidR="000B4564">
              <w:rPr>
                <w:noProof/>
                <w:webHidden/>
              </w:rPr>
              <w:instrText xml:space="preserve"> PAGEREF _Toc528697460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6AA15579" w14:textId="77777777" w:rsidR="000B4564" w:rsidRDefault="00844AE7">
          <w:pPr>
            <w:pStyle w:val="TOC3"/>
            <w:tabs>
              <w:tab w:val="right" w:leader="dot" w:pos="8296"/>
            </w:tabs>
            <w:rPr>
              <w:rFonts w:cstheme="minorBidi"/>
              <w:noProof/>
              <w:kern w:val="2"/>
              <w:sz w:val="21"/>
            </w:rPr>
          </w:pPr>
          <w:hyperlink w:anchor="_Toc528697461" w:history="1">
            <w:r w:rsidR="000B4564" w:rsidRPr="005127BE">
              <w:rPr>
                <w:rStyle w:val="af1"/>
                <w:noProof/>
              </w:rPr>
              <w:t xml:space="preserve">5.1.3 </w:t>
            </w:r>
            <w:r w:rsidR="000B4564" w:rsidRPr="005127BE">
              <w:rPr>
                <w:rStyle w:val="af1"/>
                <w:rFonts w:hint="eastAsia"/>
                <w:noProof/>
              </w:rPr>
              <w:t>文档编写员</w:t>
            </w:r>
            <w:r w:rsidR="000B4564">
              <w:rPr>
                <w:noProof/>
                <w:webHidden/>
              </w:rPr>
              <w:tab/>
            </w:r>
            <w:r w:rsidR="000B4564">
              <w:rPr>
                <w:noProof/>
                <w:webHidden/>
              </w:rPr>
              <w:fldChar w:fldCharType="begin"/>
            </w:r>
            <w:r w:rsidR="000B4564">
              <w:rPr>
                <w:noProof/>
                <w:webHidden/>
              </w:rPr>
              <w:instrText xml:space="preserve"> PAGEREF _Toc528697461 \h </w:instrText>
            </w:r>
            <w:r w:rsidR="000B4564">
              <w:rPr>
                <w:noProof/>
                <w:webHidden/>
              </w:rPr>
            </w:r>
            <w:r w:rsidR="000B4564">
              <w:rPr>
                <w:noProof/>
                <w:webHidden/>
              </w:rPr>
              <w:fldChar w:fldCharType="separate"/>
            </w:r>
            <w:r w:rsidR="000B4564">
              <w:rPr>
                <w:noProof/>
                <w:webHidden/>
              </w:rPr>
              <w:t>17</w:t>
            </w:r>
            <w:r w:rsidR="000B4564">
              <w:rPr>
                <w:noProof/>
                <w:webHidden/>
              </w:rPr>
              <w:fldChar w:fldCharType="end"/>
            </w:r>
          </w:hyperlink>
        </w:p>
        <w:p w14:paraId="4A58F991" w14:textId="77777777" w:rsidR="000B4564" w:rsidRDefault="00844AE7">
          <w:pPr>
            <w:pStyle w:val="TOC3"/>
            <w:tabs>
              <w:tab w:val="right" w:leader="dot" w:pos="8296"/>
            </w:tabs>
            <w:rPr>
              <w:rFonts w:cstheme="minorBidi"/>
              <w:noProof/>
              <w:kern w:val="2"/>
              <w:sz w:val="21"/>
            </w:rPr>
          </w:pPr>
          <w:hyperlink w:anchor="_Toc528697462" w:history="1">
            <w:r w:rsidR="000B4564" w:rsidRPr="005127BE">
              <w:rPr>
                <w:rStyle w:val="af1"/>
                <w:noProof/>
              </w:rPr>
              <w:t xml:space="preserve">5.1.4 </w:t>
            </w:r>
            <w:r w:rsidR="000B4564" w:rsidRPr="005127BE">
              <w:rPr>
                <w:rStyle w:val="af1"/>
                <w:rFonts w:hint="eastAsia"/>
                <w:noProof/>
              </w:rPr>
              <w:t>文档整合员</w:t>
            </w:r>
            <w:r w:rsidR="000B4564">
              <w:rPr>
                <w:noProof/>
                <w:webHidden/>
              </w:rPr>
              <w:tab/>
            </w:r>
            <w:r w:rsidR="000B4564">
              <w:rPr>
                <w:noProof/>
                <w:webHidden/>
              </w:rPr>
              <w:fldChar w:fldCharType="begin"/>
            </w:r>
            <w:r w:rsidR="000B4564">
              <w:rPr>
                <w:noProof/>
                <w:webHidden/>
              </w:rPr>
              <w:instrText xml:space="preserve"> PAGEREF _Toc528697462 \h </w:instrText>
            </w:r>
            <w:r w:rsidR="000B4564">
              <w:rPr>
                <w:noProof/>
                <w:webHidden/>
              </w:rPr>
            </w:r>
            <w:r w:rsidR="000B4564">
              <w:rPr>
                <w:noProof/>
                <w:webHidden/>
              </w:rPr>
              <w:fldChar w:fldCharType="separate"/>
            </w:r>
            <w:r w:rsidR="000B4564">
              <w:rPr>
                <w:noProof/>
                <w:webHidden/>
              </w:rPr>
              <w:t>18</w:t>
            </w:r>
            <w:r w:rsidR="000B4564">
              <w:rPr>
                <w:noProof/>
                <w:webHidden/>
              </w:rPr>
              <w:fldChar w:fldCharType="end"/>
            </w:r>
          </w:hyperlink>
        </w:p>
        <w:p w14:paraId="526B1E1F" w14:textId="77777777" w:rsidR="000B4564" w:rsidRDefault="00844AE7">
          <w:pPr>
            <w:pStyle w:val="TOC3"/>
            <w:tabs>
              <w:tab w:val="right" w:leader="dot" w:pos="8296"/>
            </w:tabs>
            <w:rPr>
              <w:rFonts w:cstheme="minorBidi"/>
              <w:noProof/>
              <w:kern w:val="2"/>
              <w:sz w:val="21"/>
            </w:rPr>
          </w:pPr>
          <w:hyperlink w:anchor="_Toc528697463" w:history="1">
            <w:r w:rsidR="000B4564" w:rsidRPr="005127BE">
              <w:rPr>
                <w:rStyle w:val="af1"/>
                <w:noProof/>
              </w:rPr>
              <w:t>5.1.5 PPT</w:t>
            </w:r>
            <w:r w:rsidR="000B4564" w:rsidRPr="005127BE">
              <w:rPr>
                <w:rStyle w:val="af1"/>
                <w:rFonts w:hint="eastAsia"/>
                <w:noProof/>
              </w:rPr>
              <w:t>编写员</w:t>
            </w:r>
            <w:r w:rsidR="000B4564">
              <w:rPr>
                <w:noProof/>
                <w:webHidden/>
              </w:rPr>
              <w:tab/>
            </w:r>
            <w:r w:rsidR="000B4564">
              <w:rPr>
                <w:noProof/>
                <w:webHidden/>
              </w:rPr>
              <w:fldChar w:fldCharType="begin"/>
            </w:r>
            <w:r w:rsidR="000B4564">
              <w:rPr>
                <w:noProof/>
                <w:webHidden/>
              </w:rPr>
              <w:instrText xml:space="preserve"> PAGEREF _Toc528697463 \h </w:instrText>
            </w:r>
            <w:r w:rsidR="000B4564">
              <w:rPr>
                <w:noProof/>
                <w:webHidden/>
              </w:rPr>
            </w:r>
            <w:r w:rsidR="000B4564">
              <w:rPr>
                <w:noProof/>
                <w:webHidden/>
              </w:rPr>
              <w:fldChar w:fldCharType="separate"/>
            </w:r>
            <w:r w:rsidR="000B4564">
              <w:rPr>
                <w:noProof/>
                <w:webHidden/>
              </w:rPr>
              <w:t>19</w:t>
            </w:r>
            <w:r w:rsidR="000B4564">
              <w:rPr>
                <w:noProof/>
                <w:webHidden/>
              </w:rPr>
              <w:fldChar w:fldCharType="end"/>
            </w:r>
          </w:hyperlink>
        </w:p>
        <w:p w14:paraId="726F5B0F" w14:textId="77777777" w:rsidR="000B4564" w:rsidRDefault="00844AE7">
          <w:pPr>
            <w:pStyle w:val="TOC3"/>
            <w:tabs>
              <w:tab w:val="right" w:leader="dot" w:pos="8296"/>
            </w:tabs>
            <w:rPr>
              <w:rFonts w:cstheme="minorBidi"/>
              <w:noProof/>
              <w:kern w:val="2"/>
              <w:sz w:val="21"/>
            </w:rPr>
          </w:pPr>
          <w:hyperlink w:anchor="_Toc528697464" w:history="1">
            <w:r w:rsidR="000B4564" w:rsidRPr="005127BE">
              <w:rPr>
                <w:rStyle w:val="af1"/>
                <w:noProof/>
              </w:rPr>
              <w:t>5.1.6 PPT</w:t>
            </w:r>
            <w:r w:rsidR="000B4564" w:rsidRPr="005127BE">
              <w:rPr>
                <w:rStyle w:val="af1"/>
                <w:rFonts w:hint="eastAsia"/>
                <w:noProof/>
              </w:rPr>
              <w:t>整合员</w:t>
            </w:r>
            <w:r w:rsidR="000B4564">
              <w:rPr>
                <w:noProof/>
                <w:webHidden/>
              </w:rPr>
              <w:tab/>
            </w:r>
            <w:r w:rsidR="000B4564">
              <w:rPr>
                <w:noProof/>
                <w:webHidden/>
              </w:rPr>
              <w:fldChar w:fldCharType="begin"/>
            </w:r>
            <w:r w:rsidR="000B4564">
              <w:rPr>
                <w:noProof/>
                <w:webHidden/>
              </w:rPr>
              <w:instrText xml:space="preserve"> PAGEREF _Toc528697464 \h </w:instrText>
            </w:r>
            <w:r w:rsidR="000B4564">
              <w:rPr>
                <w:noProof/>
                <w:webHidden/>
              </w:rPr>
            </w:r>
            <w:r w:rsidR="000B4564">
              <w:rPr>
                <w:noProof/>
                <w:webHidden/>
              </w:rPr>
              <w:fldChar w:fldCharType="separate"/>
            </w:r>
            <w:r w:rsidR="000B4564">
              <w:rPr>
                <w:noProof/>
                <w:webHidden/>
              </w:rPr>
              <w:t>20</w:t>
            </w:r>
            <w:r w:rsidR="000B4564">
              <w:rPr>
                <w:noProof/>
                <w:webHidden/>
              </w:rPr>
              <w:fldChar w:fldCharType="end"/>
            </w:r>
          </w:hyperlink>
        </w:p>
        <w:p w14:paraId="35053973" w14:textId="77777777" w:rsidR="000B4564" w:rsidRDefault="00844AE7">
          <w:pPr>
            <w:pStyle w:val="TOC3"/>
            <w:tabs>
              <w:tab w:val="right" w:leader="dot" w:pos="8296"/>
            </w:tabs>
            <w:rPr>
              <w:rFonts w:cstheme="minorBidi"/>
              <w:noProof/>
              <w:kern w:val="2"/>
              <w:sz w:val="21"/>
            </w:rPr>
          </w:pPr>
          <w:hyperlink w:anchor="_Toc528697465" w:history="1">
            <w:r w:rsidR="000B4564" w:rsidRPr="005127BE">
              <w:rPr>
                <w:rStyle w:val="af1"/>
                <w:noProof/>
              </w:rPr>
              <w:t xml:space="preserve">5.1.7 </w:t>
            </w:r>
            <w:r w:rsidR="000B4564" w:rsidRPr="005127BE">
              <w:rPr>
                <w:rStyle w:val="af1"/>
                <w:rFonts w:hint="eastAsia"/>
                <w:noProof/>
              </w:rPr>
              <w:t>会议记录员</w:t>
            </w:r>
            <w:r w:rsidR="000B4564">
              <w:rPr>
                <w:noProof/>
                <w:webHidden/>
              </w:rPr>
              <w:tab/>
            </w:r>
            <w:r w:rsidR="000B4564">
              <w:rPr>
                <w:noProof/>
                <w:webHidden/>
              </w:rPr>
              <w:fldChar w:fldCharType="begin"/>
            </w:r>
            <w:r w:rsidR="000B4564">
              <w:rPr>
                <w:noProof/>
                <w:webHidden/>
              </w:rPr>
              <w:instrText xml:space="preserve"> PAGEREF _Toc528697465 \h </w:instrText>
            </w:r>
            <w:r w:rsidR="000B4564">
              <w:rPr>
                <w:noProof/>
                <w:webHidden/>
              </w:rPr>
            </w:r>
            <w:r w:rsidR="000B4564">
              <w:rPr>
                <w:noProof/>
                <w:webHidden/>
              </w:rPr>
              <w:fldChar w:fldCharType="separate"/>
            </w:r>
            <w:r w:rsidR="000B4564">
              <w:rPr>
                <w:noProof/>
                <w:webHidden/>
              </w:rPr>
              <w:t>20</w:t>
            </w:r>
            <w:r w:rsidR="000B4564">
              <w:rPr>
                <w:noProof/>
                <w:webHidden/>
              </w:rPr>
              <w:fldChar w:fldCharType="end"/>
            </w:r>
          </w:hyperlink>
        </w:p>
        <w:p w14:paraId="2479B2F1" w14:textId="77777777" w:rsidR="000B4564" w:rsidRDefault="00844AE7">
          <w:pPr>
            <w:pStyle w:val="TOC3"/>
            <w:tabs>
              <w:tab w:val="right" w:leader="dot" w:pos="8296"/>
            </w:tabs>
            <w:rPr>
              <w:rFonts w:cstheme="minorBidi"/>
              <w:noProof/>
              <w:kern w:val="2"/>
              <w:sz w:val="21"/>
            </w:rPr>
          </w:pPr>
          <w:hyperlink w:anchor="_Toc528697466" w:history="1">
            <w:r w:rsidR="000B4564" w:rsidRPr="005127BE">
              <w:rPr>
                <w:rStyle w:val="af1"/>
                <w:noProof/>
              </w:rPr>
              <w:t xml:space="preserve">5.1.8 </w:t>
            </w:r>
            <w:r w:rsidR="000B4564" w:rsidRPr="005127BE">
              <w:rPr>
                <w:rStyle w:val="af1"/>
                <w:rFonts w:hint="eastAsia"/>
                <w:noProof/>
              </w:rPr>
              <w:t>设备及配置管理员</w:t>
            </w:r>
            <w:r w:rsidR="000B4564">
              <w:rPr>
                <w:noProof/>
                <w:webHidden/>
              </w:rPr>
              <w:tab/>
            </w:r>
            <w:r w:rsidR="000B4564">
              <w:rPr>
                <w:noProof/>
                <w:webHidden/>
              </w:rPr>
              <w:fldChar w:fldCharType="begin"/>
            </w:r>
            <w:r w:rsidR="000B4564">
              <w:rPr>
                <w:noProof/>
                <w:webHidden/>
              </w:rPr>
              <w:instrText xml:space="preserve"> PAGEREF _Toc528697466 \h </w:instrText>
            </w:r>
            <w:r w:rsidR="000B4564">
              <w:rPr>
                <w:noProof/>
                <w:webHidden/>
              </w:rPr>
            </w:r>
            <w:r w:rsidR="000B4564">
              <w:rPr>
                <w:noProof/>
                <w:webHidden/>
              </w:rPr>
              <w:fldChar w:fldCharType="separate"/>
            </w:r>
            <w:r w:rsidR="000B4564">
              <w:rPr>
                <w:noProof/>
                <w:webHidden/>
              </w:rPr>
              <w:t>21</w:t>
            </w:r>
            <w:r w:rsidR="000B4564">
              <w:rPr>
                <w:noProof/>
                <w:webHidden/>
              </w:rPr>
              <w:fldChar w:fldCharType="end"/>
            </w:r>
          </w:hyperlink>
        </w:p>
        <w:p w14:paraId="6BD289EF" w14:textId="77777777" w:rsidR="000B4564" w:rsidRDefault="00844AE7">
          <w:pPr>
            <w:pStyle w:val="TOC3"/>
            <w:tabs>
              <w:tab w:val="right" w:leader="dot" w:pos="8296"/>
            </w:tabs>
            <w:rPr>
              <w:rFonts w:cstheme="minorBidi"/>
              <w:noProof/>
              <w:kern w:val="2"/>
              <w:sz w:val="21"/>
            </w:rPr>
          </w:pPr>
          <w:hyperlink w:anchor="_Toc528697467" w:history="1">
            <w:r w:rsidR="000B4564" w:rsidRPr="005127BE">
              <w:rPr>
                <w:rStyle w:val="af1"/>
                <w:noProof/>
              </w:rPr>
              <w:t xml:space="preserve">5.1.9 </w:t>
            </w:r>
            <w:r w:rsidR="000B4564" w:rsidRPr="005127BE">
              <w:rPr>
                <w:rStyle w:val="af1"/>
                <w:rFonts w:hint="eastAsia"/>
                <w:noProof/>
              </w:rPr>
              <w:t>原型设计员</w:t>
            </w:r>
            <w:r w:rsidR="000B4564">
              <w:rPr>
                <w:noProof/>
                <w:webHidden/>
              </w:rPr>
              <w:tab/>
            </w:r>
            <w:r w:rsidR="000B4564">
              <w:rPr>
                <w:noProof/>
                <w:webHidden/>
              </w:rPr>
              <w:fldChar w:fldCharType="begin"/>
            </w:r>
            <w:r w:rsidR="000B4564">
              <w:rPr>
                <w:noProof/>
                <w:webHidden/>
              </w:rPr>
              <w:instrText xml:space="preserve"> PAGEREF _Toc528697467 \h </w:instrText>
            </w:r>
            <w:r w:rsidR="000B4564">
              <w:rPr>
                <w:noProof/>
                <w:webHidden/>
              </w:rPr>
            </w:r>
            <w:r w:rsidR="000B4564">
              <w:rPr>
                <w:noProof/>
                <w:webHidden/>
              </w:rPr>
              <w:fldChar w:fldCharType="separate"/>
            </w:r>
            <w:r w:rsidR="000B4564">
              <w:rPr>
                <w:noProof/>
                <w:webHidden/>
              </w:rPr>
              <w:t>21</w:t>
            </w:r>
            <w:r w:rsidR="000B4564">
              <w:rPr>
                <w:noProof/>
                <w:webHidden/>
              </w:rPr>
              <w:fldChar w:fldCharType="end"/>
            </w:r>
          </w:hyperlink>
        </w:p>
        <w:p w14:paraId="0702937C" w14:textId="77777777" w:rsidR="000B4564" w:rsidRDefault="00844AE7">
          <w:pPr>
            <w:pStyle w:val="TOC3"/>
            <w:tabs>
              <w:tab w:val="right" w:leader="dot" w:pos="8296"/>
            </w:tabs>
            <w:rPr>
              <w:rFonts w:cstheme="minorBidi"/>
              <w:noProof/>
              <w:kern w:val="2"/>
              <w:sz w:val="21"/>
            </w:rPr>
          </w:pPr>
          <w:hyperlink w:anchor="_Toc528697468" w:history="1">
            <w:r w:rsidR="000B4564" w:rsidRPr="005127BE">
              <w:rPr>
                <w:rStyle w:val="af1"/>
                <w:noProof/>
              </w:rPr>
              <w:t xml:space="preserve">5.1.11 </w:t>
            </w:r>
            <w:r w:rsidR="000B4564" w:rsidRPr="005127BE">
              <w:rPr>
                <w:rStyle w:val="af1"/>
                <w:rFonts w:hint="eastAsia"/>
                <w:noProof/>
              </w:rPr>
              <w:t>用户访谈员</w:t>
            </w:r>
            <w:r w:rsidR="000B4564">
              <w:rPr>
                <w:noProof/>
                <w:webHidden/>
              </w:rPr>
              <w:tab/>
            </w:r>
            <w:r w:rsidR="000B4564">
              <w:rPr>
                <w:noProof/>
                <w:webHidden/>
              </w:rPr>
              <w:fldChar w:fldCharType="begin"/>
            </w:r>
            <w:r w:rsidR="000B4564">
              <w:rPr>
                <w:noProof/>
                <w:webHidden/>
              </w:rPr>
              <w:instrText xml:space="preserve"> PAGEREF _Toc528697468 \h </w:instrText>
            </w:r>
            <w:r w:rsidR="000B4564">
              <w:rPr>
                <w:noProof/>
                <w:webHidden/>
              </w:rPr>
            </w:r>
            <w:r w:rsidR="000B4564">
              <w:rPr>
                <w:noProof/>
                <w:webHidden/>
              </w:rPr>
              <w:fldChar w:fldCharType="separate"/>
            </w:r>
            <w:r w:rsidR="000B4564">
              <w:rPr>
                <w:noProof/>
                <w:webHidden/>
              </w:rPr>
              <w:t>23</w:t>
            </w:r>
            <w:r w:rsidR="000B4564">
              <w:rPr>
                <w:noProof/>
                <w:webHidden/>
              </w:rPr>
              <w:fldChar w:fldCharType="end"/>
            </w:r>
          </w:hyperlink>
        </w:p>
        <w:p w14:paraId="08E0A0B1" w14:textId="77777777" w:rsidR="000B4564" w:rsidRDefault="00844AE7">
          <w:pPr>
            <w:pStyle w:val="TOC3"/>
            <w:tabs>
              <w:tab w:val="right" w:leader="dot" w:pos="8296"/>
            </w:tabs>
            <w:rPr>
              <w:rFonts w:cstheme="minorBidi"/>
              <w:noProof/>
              <w:kern w:val="2"/>
              <w:sz w:val="21"/>
            </w:rPr>
          </w:pPr>
          <w:hyperlink w:anchor="_Toc528697469" w:history="1">
            <w:r w:rsidR="000B4564" w:rsidRPr="005127BE">
              <w:rPr>
                <w:rStyle w:val="af1"/>
                <w:noProof/>
              </w:rPr>
              <w:t>5.1.12</w:t>
            </w:r>
            <w:r w:rsidR="000B4564" w:rsidRPr="005127BE">
              <w:rPr>
                <w:rStyle w:val="af1"/>
                <w:rFonts w:hint="eastAsia"/>
                <w:noProof/>
              </w:rPr>
              <w:t>工作计划管理员</w:t>
            </w:r>
            <w:r w:rsidR="000B4564">
              <w:rPr>
                <w:noProof/>
                <w:webHidden/>
              </w:rPr>
              <w:tab/>
            </w:r>
            <w:r w:rsidR="000B4564">
              <w:rPr>
                <w:noProof/>
                <w:webHidden/>
              </w:rPr>
              <w:fldChar w:fldCharType="begin"/>
            </w:r>
            <w:r w:rsidR="000B4564">
              <w:rPr>
                <w:noProof/>
                <w:webHidden/>
              </w:rPr>
              <w:instrText xml:space="preserve"> PAGEREF _Toc528697469 \h </w:instrText>
            </w:r>
            <w:r w:rsidR="000B4564">
              <w:rPr>
                <w:noProof/>
                <w:webHidden/>
              </w:rPr>
            </w:r>
            <w:r w:rsidR="000B4564">
              <w:rPr>
                <w:noProof/>
                <w:webHidden/>
              </w:rPr>
              <w:fldChar w:fldCharType="separate"/>
            </w:r>
            <w:r w:rsidR="000B4564">
              <w:rPr>
                <w:noProof/>
                <w:webHidden/>
              </w:rPr>
              <w:t>23</w:t>
            </w:r>
            <w:r w:rsidR="000B4564">
              <w:rPr>
                <w:noProof/>
                <w:webHidden/>
              </w:rPr>
              <w:fldChar w:fldCharType="end"/>
            </w:r>
          </w:hyperlink>
        </w:p>
        <w:p w14:paraId="2C8152F6" w14:textId="77777777" w:rsidR="000B4564" w:rsidRDefault="00844AE7">
          <w:pPr>
            <w:pStyle w:val="TOC3"/>
            <w:tabs>
              <w:tab w:val="right" w:leader="dot" w:pos="8296"/>
            </w:tabs>
            <w:rPr>
              <w:rFonts w:cstheme="minorBidi"/>
              <w:noProof/>
              <w:kern w:val="2"/>
              <w:sz w:val="21"/>
            </w:rPr>
          </w:pPr>
          <w:hyperlink w:anchor="_Toc528697470" w:history="1">
            <w:r w:rsidR="000B4564" w:rsidRPr="005127BE">
              <w:rPr>
                <w:rStyle w:val="af1"/>
                <w:noProof/>
              </w:rPr>
              <w:t xml:space="preserve">5.1.13 </w:t>
            </w:r>
            <w:r w:rsidR="000B4564" w:rsidRPr="005127BE">
              <w:rPr>
                <w:rStyle w:val="af1"/>
                <w:rFonts w:hint="eastAsia"/>
                <w:noProof/>
              </w:rPr>
              <w:t>后勤辅助人员</w:t>
            </w:r>
            <w:r w:rsidR="000B4564">
              <w:rPr>
                <w:noProof/>
                <w:webHidden/>
              </w:rPr>
              <w:tab/>
            </w:r>
            <w:r w:rsidR="000B4564">
              <w:rPr>
                <w:noProof/>
                <w:webHidden/>
              </w:rPr>
              <w:fldChar w:fldCharType="begin"/>
            </w:r>
            <w:r w:rsidR="000B4564">
              <w:rPr>
                <w:noProof/>
                <w:webHidden/>
              </w:rPr>
              <w:instrText xml:space="preserve"> PAGEREF _Toc528697470 \h </w:instrText>
            </w:r>
            <w:r w:rsidR="000B4564">
              <w:rPr>
                <w:noProof/>
                <w:webHidden/>
              </w:rPr>
            </w:r>
            <w:r w:rsidR="000B4564">
              <w:rPr>
                <w:noProof/>
                <w:webHidden/>
              </w:rPr>
              <w:fldChar w:fldCharType="separate"/>
            </w:r>
            <w:r w:rsidR="000B4564">
              <w:rPr>
                <w:noProof/>
                <w:webHidden/>
              </w:rPr>
              <w:t>24</w:t>
            </w:r>
            <w:r w:rsidR="000B4564">
              <w:rPr>
                <w:noProof/>
                <w:webHidden/>
              </w:rPr>
              <w:fldChar w:fldCharType="end"/>
            </w:r>
          </w:hyperlink>
        </w:p>
        <w:p w14:paraId="785864BB" w14:textId="77777777" w:rsidR="000B4564" w:rsidRDefault="00844AE7">
          <w:pPr>
            <w:pStyle w:val="TOC2"/>
            <w:tabs>
              <w:tab w:val="right" w:leader="dot" w:pos="8296"/>
            </w:tabs>
            <w:rPr>
              <w:rFonts w:cstheme="minorBidi"/>
              <w:noProof/>
              <w:kern w:val="2"/>
              <w:sz w:val="21"/>
            </w:rPr>
          </w:pPr>
          <w:hyperlink w:anchor="_Toc528697471" w:history="1">
            <w:r w:rsidR="000B4564" w:rsidRPr="005127BE">
              <w:rPr>
                <w:rStyle w:val="af1"/>
                <w:noProof/>
              </w:rPr>
              <w:t xml:space="preserve">5.2 </w:t>
            </w:r>
            <w:r w:rsidR="000B4564" w:rsidRPr="005127BE">
              <w:rPr>
                <w:rStyle w:val="af1"/>
                <w:rFonts w:hint="eastAsia"/>
                <w:noProof/>
              </w:rPr>
              <w:t>项目组织结构（</w:t>
            </w:r>
            <w:r w:rsidR="000B4564" w:rsidRPr="005127BE">
              <w:rPr>
                <w:rStyle w:val="af1"/>
                <w:noProof/>
              </w:rPr>
              <w:t>OBS</w:t>
            </w:r>
            <w:r w:rsidR="000B4564" w:rsidRPr="005127BE">
              <w:rPr>
                <w:rStyle w:val="af1"/>
                <w:rFonts w:hint="eastAsia"/>
                <w:noProof/>
              </w:rPr>
              <w:t>）</w:t>
            </w:r>
            <w:r w:rsidR="000B4564">
              <w:rPr>
                <w:noProof/>
                <w:webHidden/>
              </w:rPr>
              <w:tab/>
            </w:r>
            <w:r w:rsidR="000B4564">
              <w:rPr>
                <w:noProof/>
                <w:webHidden/>
              </w:rPr>
              <w:fldChar w:fldCharType="begin"/>
            </w:r>
            <w:r w:rsidR="000B4564">
              <w:rPr>
                <w:noProof/>
                <w:webHidden/>
              </w:rPr>
              <w:instrText xml:space="preserve"> PAGEREF _Toc528697471 \h </w:instrText>
            </w:r>
            <w:r w:rsidR="000B4564">
              <w:rPr>
                <w:noProof/>
                <w:webHidden/>
              </w:rPr>
            </w:r>
            <w:r w:rsidR="000B4564">
              <w:rPr>
                <w:noProof/>
                <w:webHidden/>
              </w:rPr>
              <w:fldChar w:fldCharType="separate"/>
            </w:r>
            <w:r w:rsidR="000B4564">
              <w:rPr>
                <w:noProof/>
                <w:webHidden/>
              </w:rPr>
              <w:t>24</w:t>
            </w:r>
            <w:r w:rsidR="000B4564">
              <w:rPr>
                <w:noProof/>
                <w:webHidden/>
              </w:rPr>
              <w:fldChar w:fldCharType="end"/>
            </w:r>
          </w:hyperlink>
        </w:p>
        <w:p w14:paraId="721D5111" w14:textId="77777777" w:rsidR="000B4564" w:rsidRDefault="00844AE7">
          <w:pPr>
            <w:pStyle w:val="TOC2"/>
            <w:tabs>
              <w:tab w:val="right" w:leader="dot" w:pos="8296"/>
            </w:tabs>
            <w:rPr>
              <w:rFonts w:cstheme="minorBidi"/>
              <w:noProof/>
              <w:kern w:val="2"/>
              <w:sz w:val="21"/>
            </w:rPr>
          </w:pPr>
          <w:hyperlink w:anchor="_Toc528697472" w:history="1">
            <w:r w:rsidR="000B4564" w:rsidRPr="005127BE">
              <w:rPr>
                <w:rStyle w:val="af1"/>
                <w:noProof/>
              </w:rPr>
              <w:t xml:space="preserve">5.3 </w:t>
            </w:r>
            <w:r w:rsidR="000B4564" w:rsidRPr="005127BE">
              <w:rPr>
                <w:rStyle w:val="af1"/>
                <w:rFonts w:hint="eastAsia"/>
                <w:noProof/>
              </w:rPr>
              <w:t>人员配备管理计划</w:t>
            </w:r>
            <w:r w:rsidR="000B4564">
              <w:rPr>
                <w:noProof/>
                <w:webHidden/>
              </w:rPr>
              <w:tab/>
            </w:r>
            <w:r w:rsidR="000B4564">
              <w:rPr>
                <w:noProof/>
                <w:webHidden/>
              </w:rPr>
              <w:fldChar w:fldCharType="begin"/>
            </w:r>
            <w:r w:rsidR="000B4564">
              <w:rPr>
                <w:noProof/>
                <w:webHidden/>
              </w:rPr>
              <w:instrText xml:space="preserve"> PAGEREF _Toc528697472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69BBF22F" w14:textId="77777777" w:rsidR="000B4564" w:rsidRDefault="00844AE7">
          <w:pPr>
            <w:pStyle w:val="TOC3"/>
            <w:tabs>
              <w:tab w:val="right" w:leader="dot" w:pos="8296"/>
            </w:tabs>
            <w:rPr>
              <w:rFonts w:cstheme="minorBidi"/>
              <w:noProof/>
              <w:kern w:val="2"/>
              <w:sz w:val="21"/>
            </w:rPr>
          </w:pPr>
          <w:hyperlink w:anchor="_Toc528697473" w:history="1">
            <w:r w:rsidR="000B4564" w:rsidRPr="005127BE">
              <w:rPr>
                <w:rStyle w:val="af1"/>
                <w:noProof/>
              </w:rPr>
              <w:t xml:space="preserve">5.3.1 </w:t>
            </w:r>
            <w:r w:rsidR="000B4564" w:rsidRPr="005127BE">
              <w:rPr>
                <w:rStyle w:val="af1"/>
                <w:rFonts w:hint="eastAsia"/>
                <w:noProof/>
              </w:rPr>
              <w:t>人员招募</w:t>
            </w:r>
            <w:r w:rsidR="000B4564">
              <w:rPr>
                <w:noProof/>
                <w:webHidden/>
              </w:rPr>
              <w:tab/>
            </w:r>
            <w:r w:rsidR="000B4564">
              <w:rPr>
                <w:noProof/>
                <w:webHidden/>
              </w:rPr>
              <w:fldChar w:fldCharType="begin"/>
            </w:r>
            <w:r w:rsidR="000B4564">
              <w:rPr>
                <w:noProof/>
                <w:webHidden/>
              </w:rPr>
              <w:instrText xml:space="preserve"> PAGEREF _Toc528697473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6A46DC66" w14:textId="77777777" w:rsidR="000B4564" w:rsidRDefault="00844AE7">
          <w:pPr>
            <w:pStyle w:val="TOC3"/>
            <w:tabs>
              <w:tab w:val="right" w:leader="dot" w:pos="8296"/>
            </w:tabs>
            <w:rPr>
              <w:rFonts w:cstheme="minorBidi"/>
              <w:noProof/>
              <w:kern w:val="2"/>
              <w:sz w:val="21"/>
            </w:rPr>
          </w:pPr>
          <w:hyperlink w:anchor="_Toc528697474" w:history="1">
            <w:r w:rsidR="000B4564" w:rsidRPr="005127BE">
              <w:rPr>
                <w:rStyle w:val="af1"/>
                <w:noProof/>
              </w:rPr>
              <w:t xml:space="preserve">5.3.2 </w:t>
            </w:r>
            <w:r w:rsidR="000B4564" w:rsidRPr="005127BE">
              <w:rPr>
                <w:rStyle w:val="af1"/>
                <w:rFonts w:hint="eastAsia"/>
                <w:noProof/>
              </w:rPr>
              <w:t>资源日历</w:t>
            </w:r>
            <w:r w:rsidR="000B4564">
              <w:rPr>
                <w:noProof/>
                <w:webHidden/>
              </w:rPr>
              <w:tab/>
            </w:r>
            <w:r w:rsidR="000B4564">
              <w:rPr>
                <w:noProof/>
                <w:webHidden/>
              </w:rPr>
              <w:fldChar w:fldCharType="begin"/>
            </w:r>
            <w:r w:rsidR="000B4564">
              <w:rPr>
                <w:noProof/>
                <w:webHidden/>
              </w:rPr>
              <w:instrText xml:space="preserve"> PAGEREF _Toc528697474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3B822167" w14:textId="77777777" w:rsidR="000B4564" w:rsidRDefault="00844AE7">
          <w:pPr>
            <w:pStyle w:val="TOC3"/>
            <w:tabs>
              <w:tab w:val="right" w:leader="dot" w:pos="8296"/>
            </w:tabs>
            <w:rPr>
              <w:rFonts w:cstheme="minorBidi"/>
              <w:noProof/>
              <w:kern w:val="2"/>
              <w:sz w:val="21"/>
            </w:rPr>
          </w:pPr>
          <w:hyperlink w:anchor="_Toc528697475" w:history="1">
            <w:r w:rsidR="000B4564" w:rsidRPr="005127BE">
              <w:rPr>
                <w:rStyle w:val="af1"/>
                <w:noProof/>
              </w:rPr>
              <w:t xml:space="preserve">5.3.3 </w:t>
            </w:r>
            <w:r w:rsidR="000B4564" w:rsidRPr="005127BE">
              <w:rPr>
                <w:rStyle w:val="af1"/>
                <w:rFonts w:hint="eastAsia"/>
                <w:noProof/>
              </w:rPr>
              <w:t>人员遣散计划</w:t>
            </w:r>
            <w:r w:rsidR="000B4564">
              <w:rPr>
                <w:noProof/>
                <w:webHidden/>
              </w:rPr>
              <w:tab/>
            </w:r>
            <w:r w:rsidR="000B4564">
              <w:rPr>
                <w:noProof/>
                <w:webHidden/>
              </w:rPr>
              <w:fldChar w:fldCharType="begin"/>
            </w:r>
            <w:r w:rsidR="000B4564">
              <w:rPr>
                <w:noProof/>
                <w:webHidden/>
              </w:rPr>
              <w:instrText xml:space="preserve"> PAGEREF _Toc528697475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0A4838EC" w14:textId="77777777" w:rsidR="000B4564" w:rsidRDefault="00844AE7">
          <w:pPr>
            <w:pStyle w:val="TOC3"/>
            <w:tabs>
              <w:tab w:val="right" w:leader="dot" w:pos="8296"/>
            </w:tabs>
            <w:rPr>
              <w:rFonts w:cstheme="minorBidi"/>
              <w:noProof/>
              <w:kern w:val="2"/>
              <w:sz w:val="21"/>
            </w:rPr>
          </w:pPr>
          <w:hyperlink w:anchor="_Toc528697476" w:history="1">
            <w:r w:rsidR="000B4564" w:rsidRPr="005127BE">
              <w:rPr>
                <w:rStyle w:val="af1"/>
                <w:noProof/>
              </w:rPr>
              <w:t xml:space="preserve">5.3.4 </w:t>
            </w:r>
            <w:r w:rsidR="000B4564" w:rsidRPr="005127BE">
              <w:rPr>
                <w:rStyle w:val="af1"/>
                <w:rFonts w:hint="eastAsia"/>
                <w:noProof/>
              </w:rPr>
              <w:t>人员技能</w:t>
            </w:r>
            <w:r w:rsidR="000B4564">
              <w:rPr>
                <w:noProof/>
                <w:webHidden/>
              </w:rPr>
              <w:tab/>
            </w:r>
            <w:r w:rsidR="000B4564">
              <w:rPr>
                <w:noProof/>
                <w:webHidden/>
              </w:rPr>
              <w:fldChar w:fldCharType="begin"/>
            </w:r>
            <w:r w:rsidR="000B4564">
              <w:rPr>
                <w:noProof/>
                <w:webHidden/>
              </w:rPr>
              <w:instrText xml:space="preserve"> PAGEREF _Toc528697476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0FBC7AAC" w14:textId="77777777" w:rsidR="000B4564" w:rsidRDefault="00844AE7">
          <w:pPr>
            <w:pStyle w:val="TOC3"/>
            <w:tabs>
              <w:tab w:val="right" w:leader="dot" w:pos="8296"/>
            </w:tabs>
            <w:rPr>
              <w:rFonts w:cstheme="minorBidi"/>
              <w:noProof/>
              <w:kern w:val="2"/>
              <w:sz w:val="21"/>
            </w:rPr>
          </w:pPr>
          <w:hyperlink w:anchor="_Toc528697477" w:history="1">
            <w:r w:rsidR="000B4564" w:rsidRPr="005127BE">
              <w:rPr>
                <w:rStyle w:val="af1"/>
                <w:noProof/>
              </w:rPr>
              <w:t xml:space="preserve">5.3.5 </w:t>
            </w:r>
            <w:r w:rsidR="000B4564" w:rsidRPr="005127BE">
              <w:rPr>
                <w:rStyle w:val="af1"/>
                <w:rFonts w:hint="eastAsia"/>
                <w:noProof/>
              </w:rPr>
              <w:t>培训需要</w:t>
            </w:r>
            <w:r w:rsidR="000B4564">
              <w:rPr>
                <w:noProof/>
                <w:webHidden/>
              </w:rPr>
              <w:tab/>
            </w:r>
            <w:r w:rsidR="000B4564">
              <w:rPr>
                <w:noProof/>
                <w:webHidden/>
              </w:rPr>
              <w:fldChar w:fldCharType="begin"/>
            </w:r>
            <w:r w:rsidR="000B4564">
              <w:rPr>
                <w:noProof/>
                <w:webHidden/>
              </w:rPr>
              <w:instrText xml:space="preserve"> PAGEREF _Toc528697477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4CBAD028" w14:textId="77777777" w:rsidR="000B4564" w:rsidRDefault="00844AE7">
          <w:pPr>
            <w:pStyle w:val="TOC3"/>
            <w:tabs>
              <w:tab w:val="right" w:leader="dot" w:pos="8296"/>
            </w:tabs>
            <w:rPr>
              <w:rFonts w:cstheme="minorBidi"/>
              <w:noProof/>
              <w:kern w:val="2"/>
              <w:sz w:val="21"/>
            </w:rPr>
          </w:pPr>
          <w:hyperlink w:anchor="_Toc528697478" w:history="1">
            <w:r w:rsidR="000B4564" w:rsidRPr="005127BE">
              <w:rPr>
                <w:rStyle w:val="af1"/>
                <w:noProof/>
              </w:rPr>
              <w:t xml:space="preserve">5.3.6 </w:t>
            </w:r>
            <w:r w:rsidR="000B4564" w:rsidRPr="005127BE">
              <w:rPr>
                <w:rStyle w:val="af1"/>
                <w:rFonts w:hint="eastAsia"/>
                <w:noProof/>
              </w:rPr>
              <w:t>认可与奖励</w:t>
            </w:r>
            <w:r w:rsidR="000B4564">
              <w:rPr>
                <w:noProof/>
                <w:webHidden/>
              </w:rPr>
              <w:tab/>
            </w:r>
            <w:r w:rsidR="000B4564">
              <w:rPr>
                <w:noProof/>
                <w:webHidden/>
              </w:rPr>
              <w:fldChar w:fldCharType="begin"/>
            </w:r>
            <w:r w:rsidR="000B4564">
              <w:rPr>
                <w:noProof/>
                <w:webHidden/>
              </w:rPr>
              <w:instrText xml:space="preserve"> PAGEREF _Toc528697478 \h </w:instrText>
            </w:r>
            <w:r w:rsidR="000B4564">
              <w:rPr>
                <w:noProof/>
                <w:webHidden/>
              </w:rPr>
            </w:r>
            <w:r w:rsidR="000B4564">
              <w:rPr>
                <w:noProof/>
                <w:webHidden/>
              </w:rPr>
              <w:fldChar w:fldCharType="separate"/>
            </w:r>
            <w:r w:rsidR="000B4564">
              <w:rPr>
                <w:noProof/>
                <w:webHidden/>
              </w:rPr>
              <w:t>27</w:t>
            </w:r>
            <w:r w:rsidR="000B4564">
              <w:rPr>
                <w:noProof/>
                <w:webHidden/>
              </w:rPr>
              <w:fldChar w:fldCharType="end"/>
            </w:r>
          </w:hyperlink>
        </w:p>
        <w:p w14:paraId="35D066CC" w14:textId="77777777" w:rsidR="000B4564" w:rsidRDefault="00844AE7">
          <w:pPr>
            <w:pStyle w:val="TOC3"/>
            <w:tabs>
              <w:tab w:val="right" w:leader="dot" w:pos="8296"/>
            </w:tabs>
            <w:rPr>
              <w:rFonts w:cstheme="minorBidi"/>
              <w:noProof/>
              <w:kern w:val="2"/>
              <w:sz w:val="21"/>
            </w:rPr>
          </w:pPr>
          <w:hyperlink w:anchor="_Toc528697479" w:history="1">
            <w:r w:rsidR="000B4564" w:rsidRPr="005127BE">
              <w:rPr>
                <w:rStyle w:val="af1"/>
                <w:noProof/>
              </w:rPr>
              <w:t xml:space="preserve">5.3.7 </w:t>
            </w:r>
            <w:r w:rsidR="000B4564" w:rsidRPr="005127BE">
              <w:rPr>
                <w:rStyle w:val="af1"/>
                <w:rFonts w:hint="eastAsia"/>
                <w:noProof/>
              </w:rPr>
              <w:t>合规性</w:t>
            </w:r>
            <w:r w:rsidR="000B4564">
              <w:rPr>
                <w:noProof/>
                <w:webHidden/>
              </w:rPr>
              <w:tab/>
            </w:r>
            <w:r w:rsidR="000B4564">
              <w:rPr>
                <w:noProof/>
                <w:webHidden/>
              </w:rPr>
              <w:fldChar w:fldCharType="begin"/>
            </w:r>
            <w:r w:rsidR="000B4564">
              <w:rPr>
                <w:noProof/>
                <w:webHidden/>
              </w:rPr>
              <w:instrText xml:space="preserve"> PAGEREF _Toc528697479 \h </w:instrText>
            </w:r>
            <w:r w:rsidR="000B4564">
              <w:rPr>
                <w:noProof/>
                <w:webHidden/>
              </w:rPr>
            </w:r>
            <w:r w:rsidR="000B4564">
              <w:rPr>
                <w:noProof/>
                <w:webHidden/>
              </w:rPr>
              <w:fldChar w:fldCharType="separate"/>
            </w:r>
            <w:r w:rsidR="000B4564">
              <w:rPr>
                <w:noProof/>
                <w:webHidden/>
              </w:rPr>
              <w:t>27</w:t>
            </w:r>
            <w:r w:rsidR="000B4564">
              <w:rPr>
                <w:noProof/>
                <w:webHidden/>
              </w:rPr>
              <w:fldChar w:fldCharType="end"/>
            </w:r>
          </w:hyperlink>
        </w:p>
        <w:p w14:paraId="170478E7" w14:textId="77777777" w:rsidR="000B4564" w:rsidRDefault="00844AE7">
          <w:pPr>
            <w:pStyle w:val="TOC3"/>
            <w:tabs>
              <w:tab w:val="right" w:leader="dot" w:pos="8296"/>
            </w:tabs>
            <w:rPr>
              <w:rFonts w:cstheme="minorBidi"/>
              <w:noProof/>
              <w:kern w:val="2"/>
              <w:sz w:val="21"/>
            </w:rPr>
          </w:pPr>
          <w:hyperlink w:anchor="_Toc528697480" w:history="1">
            <w:r w:rsidR="000B4564" w:rsidRPr="005127BE">
              <w:rPr>
                <w:rStyle w:val="af1"/>
                <w:noProof/>
              </w:rPr>
              <w:t xml:space="preserve">5.3.8 </w:t>
            </w:r>
            <w:r w:rsidR="000B4564" w:rsidRPr="005127BE">
              <w:rPr>
                <w:rStyle w:val="af1"/>
                <w:rFonts w:hint="eastAsia"/>
                <w:noProof/>
              </w:rPr>
              <w:t>安全</w:t>
            </w:r>
            <w:r w:rsidR="000B4564">
              <w:rPr>
                <w:noProof/>
                <w:webHidden/>
              </w:rPr>
              <w:tab/>
            </w:r>
            <w:r w:rsidR="000B4564">
              <w:rPr>
                <w:noProof/>
                <w:webHidden/>
              </w:rPr>
              <w:fldChar w:fldCharType="begin"/>
            </w:r>
            <w:r w:rsidR="000B4564">
              <w:rPr>
                <w:noProof/>
                <w:webHidden/>
              </w:rPr>
              <w:instrText xml:space="preserve"> PAGEREF _Toc528697480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219EF2C3" w14:textId="77777777" w:rsidR="000B4564" w:rsidRDefault="00844AE7">
          <w:pPr>
            <w:pStyle w:val="TOC1"/>
            <w:tabs>
              <w:tab w:val="right" w:leader="dot" w:pos="8296"/>
            </w:tabs>
            <w:rPr>
              <w:noProof/>
            </w:rPr>
          </w:pPr>
          <w:hyperlink w:anchor="_Toc528697481" w:history="1">
            <w:r w:rsidR="000B4564" w:rsidRPr="005127BE">
              <w:rPr>
                <w:rStyle w:val="af1"/>
                <w:rFonts w:asciiTheme="majorEastAsia" w:hAnsiTheme="majorEastAsia"/>
                <w:noProof/>
              </w:rPr>
              <w:t xml:space="preserve">6 </w:t>
            </w:r>
            <w:r w:rsidR="000B4564" w:rsidRPr="005127BE">
              <w:rPr>
                <w:rStyle w:val="af1"/>
                <w:rFonts w:asciiTheme="majorEastAsia" w:hAnsiTheme="majorEastAsia" w:hint="eastAsia"/>
                <w:noProof/>
              </w:rPr>
              <w:t>沟通管理手册</w:t>
            </w:r>
            <w:r w:rsidR="000B4564">
              <w:rPr>
                <w:noProof/>
                <w:webHidden/>
              </w:rPr>
              <w:tab/>
            </w:r>
            <w:r w:rsidR="000B4564">
              <w:rPr>
                <w:noProof/>
                <w:webHidden/>
              </w:rPr>
              <w:fldChar w:fldCharType="begin"/>
            </w:r>
            <w:r w:rsidR="000B4564">
              <w:rPr>
                <w:noProof/>
                <w:webHidden/>
              </w:rPr>
              <w:instrText xml:space="preserve"> PAGEREF _Toc528697481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69D3E932" w14:textId="77777777" w:rsidR="000B4564" w:rsidRDefault="00844AE7">
          <w:pPr>
            <w:pStyle w:val="TOC2"/>
            <w:tabs>
              <w:tab w:val="right" w:leader="dot" w:pos="8296"/>
            </w:tabs>
            <w:rPr>
              <w:rFonts w:cstheme="minorBidi"/>
              <w:noProof/>
              <w:kern w:val="2"/>
              <w:sz w:val="21"/>
            </w:rPr>
          </w:pPr>
          <w:hyperlink w:anchor="_Toc528697482" w:history="1">
            <w:r w:rsidR="000B4564" w:rsidRPr="005127BE">
              <w:rPr>
                <w:rStyle w:val="af1"/>
                <w:noProof/>
              </w:rPr>
              <w:t xml:space="preserve">6.1 </w:t>
            </w:r>
            <w:r w:rsidR="000B4564" w:rsidRPr="005127BE">
              <w:rPr>
                <w:rStyle w:val="af1"/>
                <w:rFonts w:hint="eastAsia"/>
                <w:noProof/>
              </w:rPr>
              <w:t>干系人手册</w:t>
            </w:r>
            <w:r w:rsidR="000B4564">
              <w:rPr>
                <w:noProof/>
                <w:webHidden/>
              </w:rPr>
              <w:tab/>
            </w:r>
            <w:r w:rsidR="000B4564">
              <w:rPr>
                <w:noProof/>
                <w:webHidden/>
              </w:rPr>
              <w:fldChar w:fldCharType="begin"/>
            </w:r>
            <w:r w:rsidR="000B4564">
              <w:rPr>
                <w:noProof/>
                <w:webHidden/>
              </w:rPr>
              <w:instrText xml:space="preserve"> PAGEREF _Toc528697482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01A61283" w14:textId="77777777" w:rsidR="000B4564" w:rsidRDefault="00844AE7">
          <w:pPr>
            <w:pStyle w:val="TOC2"/>
            <w:tabs>
              <w:tab w:val="right" w:leader="dot" w:pos="8296"/>
            </w:tabs>
            <w:rPr>
              <w:rFonts w:cstheme="minorBidi"/>
              <w:noProof/>
              <w:kern w:val="2"/>
              <w:sz w:val="21"/>
            </w:rPr>
          </w:pPr>
          <w:hyperlink w:anchor="_Toc528697483" w:history="1">
            <w:r w:rsidR="000B4564" w:rsidRPr="005127BE">
              <w:rPr>
                <w:rStyle w:val="af1"/>
                <w:noProof/>
              </w:rPr>
              <w:t xml:space="preserve">6.2 </w:t>
            </w:r>
            <w:r w:rsidR="000B4564" w:rsidRPr="005127BE">
              <w:rPr>
                <w:rStyle w:val="af1"/>
                <w:rFonts w:hint="eastAsia"/>
                <w:noProof/>
              </w:rPr>
              <w:t>对外沟通形式</w:t>
            </w:r>
            <w:r w:rsidR="000B4564">
              <w:rPr>
                <w:noProof/>
                <w:webHidden/>
              </w:rPr>
              <w:tab/>
            </w:r>
            <w:r w:rsidR="000B4564">
              <w:rPr>
                <w:noProof/>
                <w:webHidden/>
              </w:rPr>
              <w:fldChar w:fldCharType="begin"/>
            </w:r>
            <w:r w:rsidR="000B4564">
              <w:rPr>
                <w:noProof/>
                <w:webHidden/>
              </w:rPr>
              <w:instrText xml:space="preserve"> PAGEREF _Toc528697483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5B20DBEB" w14:textId="77777777" w:rsidR="000B4564" w:rsidRDefault="00844AE7">
          <w:pPr>
            <w:pStyle w:val="TOC3"/>
            <w:tabs>
              <w:tab w:val="right" w:leader="dot" w:pos="8296"/>
            </w:tabs>
            <w:rPr>
              <w:rFonts w:cstheme="minorBidi"/>
              <w:noProof/>
              <w:kern w:val="2"/>
              <w:sz w:val="21"/>
            </w:rPr>
          </w:pPr>
          <w:hyperlink w:anchor="_Toc528697484" w:history="1">
            <w:r w:rsidR="000B4564" w:rsidRPr="005127BE">
              <w:rPr>
                <w:rStyle w:val="af1"/>
                <w:noProof/>
              </w:rPr>
              <w:t xml:space="preserve">6.2.1 </w:t>
            </w:r>
            <w:r w:rsidR="000B4564" w:rsidRPr="005127BE">
              <w:rPr>
                <w:rStyle w:val="af1"/>
                <w:rFonts w:hint="eastAsia"/>
                <w:noProof/>
              </w:rPr>
              <w:t>正式沟通计划</w:t>
            </w:r>
            <w:r w:rsidR="000B4564">
              <w:rPr>
                <w:noProof/>
                <w:webHidden/>
              </w:rPr>
              <w:tab/>
            </w:r>
            <w:r w:rsidR="000B4564">
              <w:rPr>
                <w:noProof/>
                <w:webHidden/>
              </w:rPr>
              <w:fldChar w:fldCharType="begin"/>
            </w:r>
            <w:r w:rsidR="000B4564">
              <w:rPr>
                <w:noProof/>
                <w:webHidden/>
              </w:rPr>
              <w:instrText xml:space="preserve"> PAGEREF _Toc528697484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16A1A649" w14:textId="77777777" w:rsidR="000B4564" w:rsidRDefault="00844AE7">
          <w:pPr>
            <w:pStyle w:val="TOC3"/>
            <w:tabs>
              <w:tab w:val="right" w:leader="dot" w:pos="8296"/>
            </w:tabs>
            <w:rPr>
              <w:rFonts w:cstheme="minorBidi"/>
              <w:noProof/>
              <w:kern w:val="2"/>
              <w:sz w:val="21"/>
            </w:rPr>
          </w:pPr>
          <w:hyperlink w:anchor="_Toc528697485" w:history="1">
            <w:r w:rsidR="000B4564" w:rsidRPr="005127BE">
              <w:rPr>
                <w:rStyle w:val="af1"/>
                <w:noProof/>
              </w:rPr>
              <w:t xml:space="preserve">6.2.2 </w:t>
            </w:r>
            <w:r w:rsidR="000B4564" w:rsidRPr="005127BE">
              <w:rPr>
                <w:rStyle w:val="af1"/>
                <w:rFonts w:hint="eastAsia"/>
                <w:noProof/>
              </w:rPr>
              <w:t>非正式沟通计划</w:t>
            </w:r>
            <w:r w:rsidR="000B4564">
              <w:rPr>
                <w:noProof/>
                <w:webHidden/>
              </w:rPr>
              <w:tab/>
            </w:r>
            <w:r w:rsidR="000B4564">
              <w:rPr>
                <w:noProof/>
                <w:webHidden/>
              </w:rPr>
              <w:fldChar w:fldCharType="begin"/>
            </w:r>
            <w:r w:rsidR="000B4564">
              <w:rPr>
                <w:noProof/>
                <w:webHidden/>
              </w:rPr>
              <w:instrText xml:space="preserve"> PAGEREF _Toc528697485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5274EA47" w14:textId="77777777" w:rsidR="000B4564" w:rsidRDefault="00844AE7">
          <w:pPr>
            <w:pStyle w:val="TOC3"/>
            <w:tabs>
              <w:tab w:val="right" w:leader="dot" w:pos="8296"/>
            </w:tabs>
            <w:rPr>
              <w:rFonts w:cstheme="minorBidi"/>
              <w:noProof/>
              <w:kern w:val="2"/>
              <w:sz w:val="21"/>
            </w:rPr>
          </w:pPr>
          <w:hyperlink w:anchor="_Toc528697486" w:history="1">
            <w:r w:rsidR="000B4564" w:rsidRPr="005127BE">
              <w:rPr>
                <w:rStyle w:val="af1"/>
                <w:noProof/>
              </w:rPr>
              <w:t xml:space="preserve">6.2.3 </w:t>
            </w:r>
            <w:r w:rsidR="000B4564" w:rsidRPr="005127BE">
              <w:rPr>
                <w:rStyle w:val="af1"/>
                <w:rFonts w:hint="eastAsia"/>
                <w:noProof/>
              </w:rPr>
              <w:t>特殊沟通计划</w:t>
            </w:r>
            <w:r w:rsidR="000B4564">
              <w:rPr>
                <w:noProof/>
                <w:webHidden/>
              </w:rPr>
              <w:tab/>
            </w:r>
            <w:r w:rsidR="000B4564">
              <w:rPr>
                <w:noProof/>
                <w:webHidden/>
              </w:rPr>
              <w:fldChar w:fldCharType="begin"/>
            </w:r>
            <w:r w:rsidR="000B4564">
              <w:rPr>
                <w:noProof/>
                <w:webHidden/>
              </w:rPr>
              <w:instrText xml:space="preserve"> PAGEREF _Toc528697486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6A4C82A0" w14:textId="77777777" w:rsidR="000B4564" w:rsidRDefault="00844AE7">
          <w:pPr>
            <w:pStyle w:val="TOC2"/>
            <w:tabs>
              <w:tab w:val="right" w:leader="dot" w:pos="8296"/>
            </w:tabs>
            <w:rPr>
              <w:rFonts w:cstheme="minorBidi"/>
              <w:noProof/>
              <w:kern w:val="2"/>
              <w:sz w:val="21"/>
            </w:rPr>
          </w:pPr>
          <w:hyperlink w:anchor="_Toc528697487" w:history="1">
            <w:r w:rsidR="000B4564" w:rsidRPr="005127BE">
              <w:rPr>
                <w:rStyle w:val="af1"/>
                <w:noProof/>
              </w:rPr>
              <w:t xml:space="preserve">6.3 </w:t>
            </w:r>
            <w:r w:rsidR="000B4564" w:rsidRPr="005127BE">
              <w:rPr>
                <w:rStyle w:val="af1"/>
                <w:rFonts w:hint="eastAsia"/>
                <w:noProof/>
              </w:rPr>
              <w:t>限制沟通因素</w:t>
            </w:r>
            <w:r w:rsidR="000B4564">
              <w:rPr>
                <w:noProof/>
                <w:webHidden/>
              </w:rPr>
              <w:tab/>
            </w:r>
            <w:r w:rsidR="000B4564">
              <w:rPr>
                <w:noProof/>
                <w:webHidden/>
              </w:rPr>
              <w:fldChar w:fldCharType="begin"/>
            </w:r>
            <w:r w:rsidR="000B4564">
              <w:rPr>
                <w:noProof/>
                <w:webHidden/>
              </w:rPr>
              <w:instrText xml:space="preserve"> PAGEREF _Toc528697487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143C365A" w14:textId="77777777" w:rsidR="000B4564" w:rsidRDefault="00844AE7">
          <w:pPr>
            <w:pStyle w:val="TOC1"/>
            <w:tabs>
              <w:tab w:val="right" w:leader="dot" w:pos="8296"/>
            </w:tabs>
            <w:rPr>
              <w:noProof/>
            </w:rPr>
          </w:pPr>
          <w:hyperlink w:anchor="_Toc528697488" w:history="1">
            <w:r w:rsidR="000B4564" w:rsidRPr="005127BE">
              <w:rPr>
                <w:rStyle w:val="af1"/>
                <w:rFonts w:asciiTheme="majorEastAsia" w:hAnsiTheme="majorEastAsia"/>
                <w:noProof/>
              </w:rPr>
              <w:t xml:space="preserve">7 </w:t>
            </w:r>
            <w:r w:rsidR="000B4564" w:rsidRPr="005127BE">
              <w:rPr>
                <w:rStyle w:val="af1"/>
                <w:rFonts w:asciiTheme="majorEastAsia" w:hAnsiTheme="majorEastAsia" w:hint="eastAsia"/>
                <w:noProof/>
              </w:rPr>
              <w:t>风险管理计划</w:t>
            </w:r>
            <w:r w:rsidR="000B4564">
              <w:rPr>
                <w:noProof/>
                <w:webHidden/>
              </w:rPr>
              <w:tab/>
            </w:r>
            <w:r w:rsidR="000B4564">
              <w:rPr>
                <w:noProof/>
                <w:webHidden/>
              </w:rPr>
              <w:fldChar w:fldCharType="begin"/>
            </w:r>
            <w:r w:rsidR="000B4564">
              <w:rPr>
                <w:noProof/>
                <w:webHidden/>
              </w:rPr>
              <w:instrText xml:space="preserve"> PAGEREF _Toc528697488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64FDE8B2" w14:textId="77777777" w:rsidR="000B4564" w:rsidRDefault="00844AE7">
          <w:pPr>
            <w:pStyle w:val="TOC2"/>
            <w:tabs>
              <w:tab w:val="right" w:leader="dot" w:pos="8296"/>
            </w:tabs>
            <w:rPr>
              <w:rFonts w:cstheme="minorBidi"/>
              <w:noProof/>
              <w:kern w:val="2"/>
              <w:sz w:val="21"/>
            </w:rPr>
          </w:pPr>
          <w:hyperlink w:anchor="_Toc528697489" w:history="1">
            <w:r w:rsidR="000B4564" w:rsidRPr="005127BE">
              <w:rPr>
                <w:rStyle w:val="af1"/>
                <w:noProof/>
              </w:rPr>
              <w:t xml:space="preserve">7.1 </w:t>
            </w:r>
            <w:r w:rsidR="000B4564" w:rsidRPr="005127BE">
              <w:rPr>
                <w:rStyle w:val="af1"/>
                <w:rFonts w:hint="eastAsia"/>
                <w:noProof/>
              </w:rPr>
              <w:t>项目风险类别定义</w:t>
            </w:r>
            <w:r w:rsidR="000B4564">
              <w:rPr>
                <w:noProof/>
                <w:webHidden/>
              </w:rPr>
              <w:tab/>
            </w:r>
            <w:r w:rsidR="000B4564">
              <w:rPr>
                <w:noProof/>
                <w:webHidden/>
              </w:rPr>
              <w:fldChar w:fldCharType="begin"/>
            </w:r>
            <w:r w:rsidR="000B4564">
              <w:rPr>
                <w:noProof/>
                <w:webHidden/>
              </w:rPr>
              <w:instrText xml:space="preserve"> PAGEREF _Toc528697489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7BD4D1DF" w14:textId="77777777" w:rsidR="000B4564" w:rsidRDefault="00844AE7">
          <w:pPr>
            <w:pStyle w:val="TOC2"/>
            <w:tabs>
              <w:tab w:val="right" w:leader="dot" w:pos="8296"/>
            </w:tabs>
            <w:rPr>
              <w:rFonts w:cstheme="minorBidi"/>
              <w:noProof/>
              <w:kern w:val="2"/>
              <w:sz w:val="21"/>
            </w:rPr>
          </w:pPr>
          <w:hyperlink w:anchor="_Toc528697490" w:history="1">
            <w:r w:rsidR="000B4564" w:rsidRPr="005127BE">
              <w:rPr>
                <w:rStyle w:val="af1"/>
                <w:noProof/>
              </w:rPr>
              <w:t xml:space="preserve">7.2 </w:t>
            </w:r>
            <w:r w:rsidR="000B4564" w:rsidRPr="005127BE">
              <w:rPr>
                <w:rStyle w:val="af1"/>
                <w:rFonts w:hint="eastAsia"/>
                <w:noProof/>
              </w:rPr>
              <w:t>项目风险概率和影响定义</w:t>
            </w:r>
            <w:r w:rsidR="000B4564">
              <w:rPr>
                <w:noProof/>
                <w:webHidden/>
              </w:rPr>
              <w:tab/>
            </w:r>
            <w:r w:rsidR="000B4564">
              <w:rPr>
                <w:noProof/>
                <w:webHidden/>
              </w:rPr>
              <w:fldChar w:fldCharType="begin"/>
            </w:r>
            <w:r w:rsidR="000B4564">
              <w:rPr>
                <w:noProof/>
                <w:webHidden/>
              </w:rPr>
              <w:instrText xml:space="preserve"> PAGEREF _Toc528697490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2E8456B8" w14:textId="77777777" w:rsidR="000B4564" w:rsidRDefault="00844AE7">
          <w:pPr>
            <w:pStyle w:val="TOC2"/>
            <w:tabs>
              <w:tab w:val="right" w:leader="dot" w:pos="8296"/>
            </w:tabs>
            <w:rPr>
              <w:rFonts w:cstheme="minorBidi"/>
              <w:noProof/>
              <w:kern w:val="2"/>
              <w:sz w:val="21"/>
            </w:rPr>
          </w:pPr>
          <w:hyperlink w:anchor="_Toc528697491" w:history="1">
            <w:r w:rsidR="000B4564" w:rsidRPr="005127BE">
              <w:rPr>
                <w:rStyle w:val="af1"/>
                <w:noProof/>
              </w:rPr>
              <w:t xml:space="preserve">7.3 </w:t>
            </w:r>
            <w:r w:rsidR="000B4564" w:rsidRPr="005127BE">
              <w:rPr>
                <w:rStyle w:val="af1"/>
                <w:rFonts w:hint="eastAsia"/>
                <w:noProof/>
              </w:rPr>
              <w:t>项目风险状态定义</w:t>
            </w:r>
            <w:r w:rsidR="000B4564">
              <w:rPr>
                <w:noProof/>
                <w:webHidden/>
              </w:rPr>
              <w:tab/>
            </w:r>
            <w:r w:rsidR="000B4564">
              <w:rPr>
                <w:noProof/>
                <w:webHidden/>
              </w:rPr>
              <w:fldChar w:fldCharType="begin"/>
            </w:r>
            <w:r w:rsidR="000B4564">
              <w:rPr>
                <w:noProof/>
                <w:webHidden/>
              </w:rPr>
              <w:instrText xml:space="preserve"> PAGEREF _Toc528697491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25FF8A51" w14:textId="77777777" w:rsidR="000B4564" w:rsidRDefault="00844AE7">
          <w:pPr>
            <w:pStyle w:val="TOC2"/>
            <w:tabs>
              <w:tab w:val="right" w:leader="dot" w:pos="8296"/>
            </w:tabs>
            <w:rPr>
              <w:rFonts w:cstheme="minorBidi"/>
              <w:noProof/>
              <w:kern w:val="2"/>
              <w:sz w:val="21"/>
            </w:rPr>
          </w:pPr>
          <w:hyperlink w:anchor="_Toc528697492" w:history="1">
            <w:r w:rsidR="000B4564" w:rsidRPr="005127BE">
              <w:rPr>
                <w:rStyle w:val="af1"/>
                <w:noProof/>
              </w:rPr>
              <w:t xml:space="preserve">7.4 </w:t>
            </w:r>
            <w:r w:rsidR="000B4564" w:rsidRPr="005127BE">
              <w:rPr>
                <w:rStyle w:val="af1"/>
                <w:rFonts w:hint="eastAsia"/>
                <w:noProof/>
              </w:rPr>
              <w:t>风险评估</w:t>
            </w:r>
            <w:r w:rsidR="000B4564">
              <w:rPr>
                <w:noProof/>
                <w:webHidden/>
              </w:rPr>
              <w:tab/>
            </w:r>
            <w:r w:rsidR="000B4564">
              <w:rPr>
                <w:noProof/>
                <w:webHidden/>
              </w:rPr>
              <w:fldChar w:fldCharType="begin"/>
            </w:r>
            <w:r w:rsidR="000B4564">
              <w:rPr>
                <w:noProof/>
                <w:webHidden/>
              </w:rPr>
              <w:instrText xml:space="preserve"> PAGEREF _Toc528697492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576A051D" w14:textId="77777777" w:rsidR="000B4564" w:rsidRDefault="00844AE7">
          <w:pPr>
            <w:pStyle w:val="TOC2"/>
            <w:tabs>
              <w:tab w:val="right" w:leader="dot" w:pos="8296"/>
            </w:tabs>
            <w:rPr>
              <w:rFonts w:cstheme="minorBidi"/>
              <w:noProof/>
              <w:kern w:val="2"/>
              <w:sz w:val="21"/>
            </w:rPr>
          </w:pPr>
          <w:hyperlink w:anchor="_Toc528697493" w:history="1">
            <w:r w:rsidR="000B4564" w:rsidRPr="005127BE">
              <w:rPr>
                <w:rStyle w:val="af1"/>
                <w:noProof/>
              </w:rPr>
              <w:t xml:space="preserve">7.5 </w:t>
            </w:r>
            <w:r w:rsidR="000B4564" w:rsidRPr="005127BE">
              <w:rPr>
                <w:rStyle w:val="af1"/>
                <w:rFonts w:hint="eastAsia"/>
                <w:noProof/>
              </w:rPr>
              <w:t>风险控制</w:t>
            </w:r>
            <w:r w:rsidR="000B4564">
              <w:rPr>
                <w:noProof/>
                <w:webHidden/>
              </w:rPr>
              <w:tab/>
            </w:r>
            <w:r w:rsidR="000B4564">
              <w:rPr>
                <w:noProof/>
                <w:webHidden/>
              </w:rPr>
              <w:fldChar w:fldCharType="begin"/>
            </w:r>
            <w:r w:rsidR="000B4564">
              <w:rPr>
                <w:noProof/>
                <w:webHidden/>
              </w:rPr>
              <w:instrText xml:space="preserve"> PAGEREF _Toc528697493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19531283" w14:textId="77777777" w:rsidR="000B4564" w:rsidRDefault="00844AE7">
          <w:pPr>
            <w:pStyle w:val="TOC1"/>
            <w:tabs>
              <w:tab w:val="right" w:leader="dot" w:pos="8296"/>
            </w:tabs>
            <w:rPr>
              <w:noProof/>
            </w:rPr>
          </w:pPr>
          <w:hyperlink w:anchor="_Toc528697494" w:history="1">
            <w:r w:rsidR="000B4564" w:rsidRPr="005127BE">
              <w:rPr>
                <w:rStyle w:val="af1"/>
                <w:rFonts w:asciiTheme="majorEastAsia" w:hAnsiTheme="majorEastAsia"/>
                <w:noProof/>
              </w:rPr>
              <w:t xml:space="preserve">8 </w:t>
            </w:r>
            <w:r w:rsidR="000B4564" w:rsidRPr="005127BE">
              <w:rPr>
                <w:rStyle w:val="af1"/>
                <w:rFonts w:asciiTheme="majorEastAsia" w:hAnsiTheme="majorEastAsia" w:hint="eastAsia"/>
                <w:noProof/>
              </w:rPr>
              <w:t>配置系统管理计划</w:t>
            </w:r>
            <w:r w:rsidR="000B4564">
              <w:rPr>
                <w:noProof/>
                <w:webHidden/>
              </w:rPr>
              <w:tab/>
            </w:r>
            <w:r w:rsidR="000B4564">
              <w:rPr>
                <w:noProof/>
                <w:webHidden/>
              </w:rPr>
              <w:fldChar w:fldCharType="begin"/>
            </w:r>
            <w:r w:rsidR="000B4564">
              <w:rPr>
                <w:noProof/>
                <w:webHidden/>
              </w:rPr>
              <w:instrText xml:space="preserve"> PAGEREF _Toc528697494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22F9F16D" w14:textId="77777777" w:rsidR="000B4564" w:rsidRDefault="00844AE7">
          <w:pPr>
            <w:pStyle w:val="TOC2"/>
            <w:tabs>
              <w:tab w:val="right" w:leader="dot" w:pos="8296"/>
            </w:tabs>
            <w:rPr>
              <w:rFonts w:cstheme="minorBidi"/>
              <w:noProof/>
              <w:kern w:val="2"/>
              <w:sz w:val="21"/>
            </w:rPr>
          </w:pPr>
          <w:hyperlink w:anchor="_Toc528697495" w:history="1">
            <w:r w:rsidR="000B4564" w:rsidRPr="005127BE">
              <w:rPr>
                <w:rStyle w:val="af1"/>
                <w:noProof/>
              </w:rPr>
              <w:t xml:space="preserve">8.1 </w:t>
            </w:r>
            <w:r w:rsidR="000B4564" w:rsidRPr="005127BE">
              <w:rPr>
                <w:rStyle w:val="af1"/>
                <w:rFonts w:hint="eastAsia"/>
                <w:noProof/>
              </w:rPr>
              <w:t>配置管理</w:t>
            </w:r>
            <w:r w:rsidR="000B4564">
              <w:rPr>
                <w:noProof/>
                <w:webHidden/>
              </w:rPr>
              <w:tab/>
            </w:r>
            <w:r w:rsidR="000B4564">
              <w:rPr>
                <w:noProof/>
                <w:webHidden/>
              </w:rPr>
              <w:fldChar w:fldCharType="begin"/>
            </w:r>
            <w:r w:rsidR="000B4564">
              <w:rPr>
                <w:noProof/>
                <w:webHidden/>
              </w:rPr>
              <w:instrText xml:space="preserve"> PAGEREF _Toc528697495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69AFA129" w14:textId="77777777" w:rsidR="000B4564" w:rsidRDefault="00844AE7">
          <w:pPr>
            <w:pStyle w:val="TOC3"/>
            <w:tabs>
              <w:tab w:val="right" w:leader="dot" w:pos="8296"/>
            </w:tabs>
            <w:rPr>
              <w:rFonts w:cstheme="minorBidi"/>
              <w:noProof/>
              <w:kern w:val="2"/>
              <w:sz w:val="21"/>
            </w:rPr>
          </w:pPr>
          <w:hyperlink w:anchor="_Toc528697496" w:history="1">
            <w:r w:rsidR="000B4564" w:rsidRPr="005127BE">
              <w:rPr>
                <w:rStyle w:val="af1"/>
                <w:noProof/>
              </w:rPr>
              <w:t xml:space="preserve">8.1.1 </w:t>
            </w:r>
            <w:r w:rsidR="000B4564" w:rsidRPr="005127BE">
              <w:rPr>
                <w:rStyle w:val="af1"/>
                <w:rFonts w:hint="eastAsia"/>
                <w:noProof/>
              </w:rPr>
              <w:t>配置项</w:t>
            </w:r>
            <w:r w:rsidR="000B4564">
              <w:rPr>
                <w:noProof/>
                <w:webHidden/>
              </w:rPr>
              <w:tab/>
            </w:r>
            <w:r w:rsidR="000B4564">
              <w:rPr>
                <w:noProof/>
                <w:webHidden/>
              </w:rPr>
              <w:fldChar w:fldCharType="begin"/>
            </w:r>
            <w:r w:rsidR="000B4564">
              <w:rPr>
                <w:noProof/>
                <w:webHidden/>
              </w:rPr>
              <w:instrText xml:space="preserve"> PAGEREF _Toc528697496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11C69570" w14:textId="77777777" w:rsidR="000B4564" w:rsidRDefault="00844AE7">
          <w:pPr>
            <w:pStyle w:val="TOC3"/>
            <w:tabs>
              <w:tab w:val="right" w:leader="dot" w:pos="8296"/>
            </w:tabs>
            <w:rPr>
              <w:rFonts w:cstheme="minorBidi"/>
              <w:noProof/>
              <w:kern w:val="2"/>
              <w:sz w:val="21"/>
            </w:rPr>
          </w:pPr>
          <w:hyperlink w:anchor="_Toc528697497" w:history="1">
            <w:r w:rsidR="000B4564" w:rsidRPr="005127BE">
              <w:rPr>
                <w:rStyle w:val="af1"/>
                <w:noProof/>
              </w:rPr>
              <w:t xml:space="preserve">8.1.2 </w:t>
            </w:r>
            <w:r w:rsidR="000B4564" w:rsidRPr="005127BE">
              <w:rPr>
                <w:rStyle w:val="af1"/>
                <w:rFonts w:hint="eastAsia"/>
                <w:noProof/>
              </w:rPr>
              <w:t>配置命名</w:t>
            </w:r>
            <w:r w:rsidR="000B4564">
              <w:rPr>
                <w:noProof/>
                <w:webHidden/>
              </w:rPr>
              <w:tab/>
            </w:r>
            <w:r w:rsidR="000B4564">
              <w:rPr>
                <w:noProof/>
                <w:webHidden/>
              </w:rPr>
              <w:fldChar w:fldCharType="begin"/>
            </w:r>
            <w:r w:rsidR="000B4564">
              <w:rPr>
                <w:noProof/>
                <w:webHidden/>
              </w:rPr>
              <w:instrText xml:space="preserve"> PAGEREF _Toc528697497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0A5FA09D" w14:textId="77777777" w:rsidR="000B4564" w:rsidRDefault="00844AE7">
          <w:pPr>
            <w:pStyle w:val="TOC3"/>
            <w:tabs>
              <w:tab w:val="right" w:leader="dot" w:pos="8296"/>
            </w:tabs>
            <w:rPr>
              <w:rFonts w:cstheme="minorBidi"/>
              <w:noProof/>
              <w:kern w:val="2"/>
              <w:sz w:val="21"/>
            </w:rPr>
          </w:pPr>
          <w:hyperlink w:anchor="_Toc528697498" w:history="1">
            <w:r w:rsidR="000B4564" w:rsidRPr="005127BE">
              <w:rPr>
                <w:rStyle w:val="af1"/>
                <w:noProof/>
              </w:rPr>
              <w:t xml:space="preserve">8.1.3 </w:t>
            </w:r>
            <w:r w:rsidR="000B4564" w:rsidRPr="005127BE">
              <w:rPr>
                <w:rStyle w:val="af1"/>
                <w:rFonts w:hint="eastAsia"/>
                <w:noProof/>
              </w:rPr>
              <w:t>标识代号</w:t>
            </w:r>
            <w:r w:rsidR="000B4564">
              <w:rPr>
                <w:noProof/>
                <w:webHidden/>
              </w:rPr>
              <w:tab/>
            </w:r>
            <w:r w:rsidR="000B4564">
              <w:rPr>
                <w:noProof/>
                <w:webHidden/>
              </w:rPr>
              <w:fldChar w:fldCharType="begin"/>
            </w:r>
            <w:r w:rsidR="000B4564">
              <w:rPr>
                <w:noProof/>
                <w:webHidden/>
              </w:rPr>
              <w:instrText xml:space="preserve"> PAGEREF _Toc528697498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11A15FFC" w14:textId="77777777" w:rsidR="000B4564" w:rsidRDefault="00844AE7">
          <w:pPr>
            <w:pStyle w:val="TOC2"/>
            <w:tabs>
              <w:tab w:val="right" w:leader="dot" w:pos="8296"/>
            </w:tabs>
            <w:rPr>
              <w:rFonts w:cstheme="minorBidi"/>
              <w:noProof/>
              <w:kern w:val="2"/>
              <w:sz w:val="21"/>
            </w:rPr>
          </w:pPr>
          <w:hyperlink w:anchor="_Toc528697499" w:history="1">
            <w:r w:rsidR="000B4564" w:rsidRPr="005127BE">
              <w:rPr>
                <w:rStyle w:val="af1"/>
                <w:noProof/>
              </w:rPr>
              <w:t xml:space="preserve">8.2 </w:t>
            </w:r>
            <w:r w:rsidR="000B4564" w:rsidRPr="005127BE">
              <w:rPr>
                <w:rStyle w:val="af1"/>
                <w:rFonts w:hint="eastAsia"/>
                <w:noProof/>
              </w:rPr>
              <w:t>版本管理</w:t>
            </w:r>
            <w:r w:rsidR="000B4564">
              <w:rPr>
                <w:noProof/>
                <w:webHidden/>
              </w:rPr>
              <w:tab/>
            </w:r>
            <w:r w:rsidR="000B4564">
              <w:rPr>
                <w:noProof/>
                <w:webHidden/>
              </w:rPr>
              <w:fldChar w:fldCharType="begin"/>
            </w:r>
            <w:r w:rsidR="000B4564">
              <w:rPr>
                <w:noProof/>
                <w:webHidden/>
              </w:rPr>
              <w:instrText xml:space="preserve"> PAGEREF _Toc528697499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76EBFBD1" w14:textId="77777777" w:rsidR="000B4564" w:rsidRDefault="00844AE7">
          <w:pPr>
            <w:pStyle w:val="TOC3"/>
            <w:tabs>
              <w:tab w:val="right" w:leader="dot" w:pos="8296"/>
            </w:tabs>
            <w:rPr>
              <w:rFonts w:cstheme="minorBidi"/>
              <w:noProof/>
              <w:kern w:val="2"/>
              <w:sz w:val="21"/>
            </w:rPr>
          </w:pPr>
          <w:hyperlink w:anchor="_Toc528697500" w:history="1">
            <w:r w:rsidR="000B4564" w:rsidRPr="005127BE">
              <w:rPr>
                <w:rStyle w:val="af1"/>
                <w:noProof/>
              </w:rPr>
              <w:t xml:space="preserve">8.2.1 </w:t>
            </w:r>
            <w:r w:rsidR="000B4564" w:rsidRPr="005127BE">
              <w:rPr>
                <w:rStyle w:val="af1"/>
                <w:rFonts w:hint="eastAsia"/>
                <w:noProof/>
              </w:rPr>
              <w:t>版本格式</w:t>
            </w:r>
            <w:r w:rsidR="000B4564">
              <w:rPr>
                <w:noProof/>
                <w:webHidden/>
              </w:rPr>
              <w:tab/>
            </w:r>
            <w:r w:rsidR="000B4564">
              <w:rPr>
                <w:noProof/>
                <w:webHidden/>
              </w:rPr>
              <w:fldChar w:fldCharType="begin"/>
            </w:r>
            <w:r w:rsidR="000B4564">
              <w:rPr>
                <w:noProof/>
                <w:webHidden/>
              </w:rPr>
              <w:instrText xml:space="preserve"> PAGEREF _Toc528697500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562886BF" w14:textId="77777777" w:rsidR="000B4564" w:rsidRDefault="00844AE7">
          <w:pPr>
            <w:pStyle w:val="TOC3"/>
            <w:tabs>
              <w:tab w:val="right" w:leader="dot" w:pos="8296"/>
            </w:tabs>
            <w:rPr>
              <w:rFonts w:cstheme="minorBidi"/>
              <w:noProof/>
              <w:kern w:val="2"/>
              <w:sz w:val="21"/>
            </w:rPr>
          </w:pPr>
          <w:hyperlink w:anchor="_Toc528697501" w:history="1">
            <w:r w:rsidR="000B4564" w:rsidRPr="005127BE">
              <w:rPr>
                <w:rStyle w:val="af1"/>
                <w:noProof/>
              </w:rPr>
              <w:t xml:space="preserve">8.2.2 </w:t>
            </w:r>
            <w:r w:rsidR="000B4564" w:rsidRPr="005127BE">
              <w:rPr>
                <w:rStyle w:val="af1"/>
                <w:rFonts w:hint="eastAsia"/>
                <w:noProof/>
              </w:rPr>
              <w:t>版本更新</w:t>
            </w:r>
            <w:r w:rsidR="000B4564">
              <w:rPr>
                <w:noProof/>
                <w:webHidden/>
              </w:rPr>
              <w:tab/>
            </w:r>
            <w:r w:rsidR="000B4564">
              <w:rPr>
                <w:noProof/>
                <w:webHidden/>
              </w:rPr>
              <w:fldChar w:fldCharType="begin"/>
            </w:r>
            <w:r w:rsidR="000B4564">
              <w:rPr>
                <w:noProof/>
                <w:webHidden/>
              </w:rPr>
              <w:instrText xml:space="preserve"> PAGEREF _Toc528697501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6BC6371C" w14:textId="77777777" w:rsidR="000B4564" w:rsidRDefault="00844AE7">
          <w:pPr>
            <w:pStyle w:val="TOC2"/>
            <w:tabs>
              <w:tab w:val="right" w:leader="dot" w:pos="8296"/>
            </w:tabs>
            <w:rPr>
              <w:rFonts w:cstheme="minorBidi"/>
              <w:noProof/>
              <w:kern w:val="2"/>
              <w:sz w:val="21"/>
            </w:rPr>
          </w:pPr>
          <w:hyperlink w:anchor="_Toc528697502" w:history="1">
            <w:r w:rsidR="000B4564" w:rsidRPr="005127BE">
              <w:rPr>
                <w:rStyle w:val="af1"/>
                <w:noProof/>
              </w:rPr>
              <w:t>8.3 Git</w:t>
            </w:r>
            <w:r w:rsidR="000B4564" w:rsidRPr="005127BE">
              <w:rPr>
                <w:rStyle w:val="af1"/>
                <w:rFonts w:hint="eastAsia"/>
                <w:noProof/>
              </w:rPr>
              <w:t>使用策略</w:t>
            </w:r>
            <w:r w:rsidR="000B4564">
              <w:rPr>
                <w:noProof/>
                <w:webHidden/>
              </w:rPr>
              <w:tab/>
            </w:r>
            <w:r w:rsidR="000B4564">
              <w:rPr>
                <w:noProof/>
                <w:webHidden/>
              </w:rPr>
              <w:fldChar w:fldCharType="begin"/>
            </w:r>
            <w:r w:rsidR="000B4564">
              <w:rPr>
                <w:noProof/>
                <w:webHidden/>
              </w:rPr>
              <w:instrText xml:space="preserve"> PAGEREF _Toc528697502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2E3D1254" w14:textId="77777777" w:rsidR="000B4564" w:rsidRDefault="00844AE7">
          <w:pPr>
            <w:pStyle w:val="TOC1"/>
            <w:tabs>
              <w:tab w:val="right" w:leader="dot" w:pos="8296"/>
            </w:tabs>
            <w:rPr>
              <w:noProof/>
            </w:rPr>
          </w:pPr>
          <w:hyperlink w:anchor="_Toc528697503" w:history="1">
            <w:r w:rsidR="000B4564" w:rsidRPr="005127BE">
              <w:rPr>
                <w:rStyle w:val="af1"/>
                <w:rFonts w:asciiTheme="majorEastAsia" w:hAnsiTheme="majorEastAsia"/>
                <w:noProof/>
              </w:rPr>
              <w:t xml:space="preserve">9 </w:t>
            </w:r>
            <w:r w:rsidR="000B4564" w:rsidRPr="005127BE">
              <w:rPr>
                <w:rStyle w:val="af1"/>
                <w:rFonts w:asciiTheme="majorEastAsia" w:hAnsiTheme="majorEastAsia" w:hint="eastAsia"/>
                <w:noProof/>
              </w:rPr>
              <w:t>成本管理计划</w:t>
            </w:r>
            <w:r w:rsidR="000B4564">
              <w:rPr>
                <w:noProof/>
                <w:webHidden/>
              </w:rPr>
              <w:tab/>
            </w:r>
            <w:r w:rsidR="000B4564">
              <w:rPr>
                <w:noProof/>
                <w:webHidden/>
              </w:rPr>
              <w:fldChar w:fldCharType="begin"/>
            </w:r>
            <w:r w:rsidR="000B4564">
              <w:rPr>
                <w:noProof/>
                <w:webHidden/>
              </w:rPr>
              <w:instrText xml:space="preserve"> PAGEREF _Toc528697503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77F4DC61" w14:textId="77777777" w:rsidR="000B4564" w:rsidRDefault="00844AE7">
          <w:pPr>
            <w:pStyle w:val="TOC2"/>
            <w:tabs>
              <w:tab w:val="right" w:leader="dot" w:pos="8296"/>
            </w:tabs>
            <w:rPr>
              <w:rFonts w:cstheme="minorBidi"/>
              <w:noProof/>
              <w:kern w:val="2"/>
              <w:sz w:val="21"/>
            </w:rPr>
          </w:pPr>
          <w:hyperlink w:anchor="_Toc528697504" w:history="1">
            <w:r w:rsidR="000B4564" w:rsidRPr="005127BE">
              <w:rPr>
                <w:rStyle w:val="af1"/>
                <w:noProof/>
              </w:rPr>
              <w:t xml:space="preserve">9.1 </w:t>
            </w:r>
            <w:r w:rsidR="000B4564" w:rsidRPr="005127BE">
              <w:rPr>
                <w:rStyle w:val="af1"/>
                <w:rFonts w:hint="eastAsia"/>
                <w:noProof/>
              </w:rPr>
              <w:t>计量规范</w:t>
            </w:r>
            <w:r w:rsidR="000B4564">
              <w:rPr>
                <w:noProof/>
                <w:webHidden/>
              </w:rPr>
              <w:tab/>
            </w:r>
            <w:r w:rsidR="000B4564">
              <w:rPr>
                <w:noProof/>
                <w:webHidden/>
              </w:rPr>
              <w:fldChar w:fldCharType="begin"/>
            </w:r>
            <w:r w:rsidR="000B4564">
              <w:rPr>
                <w:noProof/>
                <w:webHidden/>
              </w:rPr>
              <w:instrText xml:space="preserve"> PAGEREF _Toc528697504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07B77A77" w14:textId="77777777" w:rsidR="000B4564" w:rsidRDefault="00844AE7">
          <w:pPr>
            <w:pStyle w:val="TOC3"/>
            <w:tabs>
              <w:tab w:val="right" w:leader="dot" w:pos="8296"/>
            </w:tabs>
            <w:rPr>
              <w:rFonts w:cstheme="minorBidi"/>
              <w:noProof/>
              <w:kern w:val="2"/>
              <w:sz w:val="21"/>
            </w:rPr>
          </w:pPr>
          <w:hyperlink w:anchor="_Toc528697505" w:history="1">
            <w:r w:rsidR="000B4564" w:rsidRPr="005127BE">
              <w:rPr>
                <w:rStyle w:val="af1"/>
                <w:noProof/>
              </w:rPr>
              <w:t xml:space="preserve">9.1.1 </w:t>
            </w:r>
            <w:r w:rsidR="000B4564" w:rsidRPr="005127BE">
              <w:rPr>
                <w:rStyle w:val="af1"/>
                <w:rFonts w:hint="eastAsia"/>
                <w:noProof/>
              </w:rPr>
              <w:t>计量单位</w:t>
            </w:r>
            <w:r w:rsidR="000B4564">
              <w:rPr>
                <w:noProof/>
                <w:webHidden/>
              </w:rPr>
              <w:tab/>
            </w:r>
            <w:r w:rsidR="000B4564">
              <w:rPr>
                <w:noProof/>
                <w:webHidden/>
              </w:rPr>
              <w:fldChar w:fldCharType="begin"/>
            </w:r>
            <w:r w:rsidR="000B4564">
              <w:rPr>
                <w:noProof/>
                <w:webHidden/>
              </w:rPr>
              <w:instrText xml:space="preserve"> PAGEREF _Toc528697505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24E1D936" w14:textId="77777777" w:rsidR="000B4564" w:rsidRDefault="00844AE7">
          <w:pPr>
            <w:pStyle w:val="TOC3"/>
            <w:tabs>
              <w:tab w:val="right" w:leader="dot" w:pos="8296"/>
            </w:tabs>
            <w:rPr>
              <w:rFonts w:cstheme="minorBidi"/>
              <w:noProof/>
              <w:kern w:val="2"/>
              <w:sz w:val="21"/>
            </w:rPr>
          </w:pPr>
          <w:hyperlink w:anchor="_Toc528697506" w:history="1">
            <w:r w:rsidR="000B4564" w:rsidRPr="005127BE">
              <w:rPr>
                <w:rStyle w:val="af1"/>
                <w:noProof/>
              </w:rPr>
              <w:t xml:space="preserve">9.1.2 </w:t>
            </w:r>
            <w:r w:rsidR="000B4564" w:rsidRPr="005127BE">
              <w:rPr>
                <w:rStyle w:val="af1"/>
                <w:rFonts w:hint="eastAsia"/>
                <w:noProof/>
              </w:rPr>
              <w:t>精确度</w:t>
            </w:r>
            <w:r w:rsidR="000B4564">
              <w:rPr>
                <w:noProof/>
                <w:webHidden/>
              </w:rPr>
              <w:tab/>
            </w:r>
            <w:r w:rsidR="000B4564">
              <w:rPr>
                <w:noProof/>
                <w:webHidden/>
              </w:rPr>
              <w:fldChar w:fldCharType="begin"/>
            </w:r>
            <w:r w:rsidR="000B4564">
              <w:rPr>
                <w:noProof/>
                <w:webHidden/>
              </w:rPr>
              <w:instrText xml:space="preserve"> PAGEREF _Toc528697506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0756A604" w14:textId="77777777" w:rsidR="000B4564" w:rsidRDefault="00844AE7">
          <w:pPr>
            <w:pStyle w:val="TOC3"/>
            <w:tabs>
              <w:tab w:val="right" w:leader="dot" w:pos="8296"/>
            </w:tabs>
            <w:rPr>
              <w:rFonts w:cstheme="minorBidi"/>
              <w:noProof/>
              <w:kern w:val="2"/>
              <w:sz w:val="21"/>
            </w:rPr>
          </w:pPr>
          <w:hyperlink w:anchor="_Toc528697507" w:history="1">
            <w:r w:rsidR="000B4564" w:rsidRPr="005127BE">
              <w:rPr>
                <w:rStyle w:val="af1"/>
                <w:noProof/>
              </w:rPr>
              <w:t xml:space="preserve">9.1.3 </w:t>
            </w:r>
            <w:r w:rsidR="000B4564" w:rsidRPr="005127BE">
              <w:rPr>
                <w:rStyle w:val="af1"/>
                <w:rFonts w:hint="eastAsia"/>
                <w:noProof/>
              </w:rPr>
              <w:t>准确度</w:t>
            </w:r>
            <w:r w:rsidR="000B4564">
              <w:rPr>
                <w:noProof/>
                <w:webHidden/>
              </w:rPr>
              <w:tab/>
            </w:r>
            <w:r w:rsidR="000B4564">
              <w:rPr>
                <w:noProof/>
                <w:webHidden/>
              </w:rPr>
              <w:fldChar w:fldCharType="begin"/>
            </w:r>
            <w:r w:rsidR="000B4564">
              <w:rPr>
                <w:noProof/>
                <w:webHidden/>
              </w:rPr>
              <w:instrText xml:space="preserve"> PAGEREF _Toc528697507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222BA02D" w14:textId="77777777" w:rsidR="000B4564" w:rsidRDefault="00844AE7">
          <w:pPr>
            <w:pStyle w:val="TOC2"/>
            <w:tabs>
              <w:tab w:val="right" w:leader="dot" w:pos="8296"/>
            </w:tabs>
            <w:rPr>
              <w:rFonts w:cstheme="minorBidi"/>
              <w:noProof/>
              <w:kern w:val="2"/>
              <w:sz w:val="21"/>
            </w:rPr>
          </w:pPr>
          <w:hyperlink w:anchor="_Toc528697508" w:history="1">
            <w:r w:rsidR="000B4564" w:rsidRPr="005127BE">
              <w:rPr>
                <w:rStyle w:val="af1"/>
                <w:noProof/>
              </w:rPr>
              <w:t xml:space="preserve">9.2 </w:t>
            </w:r>
            <w:r w:rsidR="000B4564" w:rsidRPr="005127BE">
              <w:rPr>
                <w:rStyle w:val="af1"/>
                <w:rFonts w:hint="eastAsia"/>
                <w:noProof/>
              </w:rPr>
              <w:t>绩效测量标准</w:t>
            </w:r>
            <w:r w:rsidR="000B4564">
              <w:rPr>
                <w:noProof/>
                <w:webHidden/>
              </w:rPr>
              <w:tab/>
            </w:r>
            <w:r w:rsidR="000B4564">
              <w:rPr>
                <w:noProof/>
                <w:webHidden/>
              </w:rPr>
              <w:fldChar w:fldCharType="begin"/>
            </w:r>
            <w:r w:rsidR="000B4564">
              <w:rPr>
                <w:noProof/>
                <w:webHidden/>
              </w:rPr>
              <w:instrText xml:space="preserve"> PAGEREF _Toc528697508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7EACA514" w14:textId="77777777" w:rsidR="000B4564" w:rsidRDefault="00844AE7">
          <w:pPr>
            <w:pStyle w:val="TOC2"/>
            <w:tabs>
              <w:tab w:val="right" w:leader="dot" w:pos="8296"/>
            </w:tabs>
            <w:rPr>
              <w:rFonts w:cstheme="minorBidi"/>
              <w:noProof/>
              <w:kern w:val="2"/>
              <w:sz w:val="21"/>
            </w:rPr>
          </w:pPr>
          <w:hyperlink w:anchor="_Toc528697509" w:history="1">
            <w:r w:rsidR="000B4564" w:rsidRPr="005127BE">
              <w:rPr>
                <w:rStyle w:val="af1"/>
                <w:noProof/>
              </w:rPr>
              <w:t xml:space="preserve">9.3 </w:t>
            </w:r>
            <w:r w:rsidR="000B4564" w:rsidRPr="005127BE">
              <w:rPr>
                <w:rStyle w:val="af1"/>
                <w:rFonts w:hint="eastAsia"/>
                <w:noProof/>
              </w:rPr>
              <w:t>成本估计</w:t>
            </w:r>
            <w:r w:rsidR="000B4564">
              <w:rPr>
                <w:noProof/>
                <w:webHidden/>
              </w:rPr>
              <w:tab/>
            </w:r>
            <w:r w:rsidR="000B4564">
              <w:rPr>
                <w:noProof/>
                <w:webHidden/>
              </w:rPr>
              <w:fldChar w:fldCharType="begin"/>
            </w:r>
            <w:r w:rsidR="000B4564">
              <w:rPr>
                <w:noProof/>
                <w:webHidden/>
              </w:rPr>
              <w:instrText xml:space="preserve"> PAGEREF _Toc528697509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4045DC16" w14:textId="77777777" w:rsidR="000B4564" w:rsidRDefault="00844AE7">
          <w:pPr>
            <w:pStyle w:val="TOC3"/>
            <w:tabs>
              <w:tab w:val="right" w:leader="dot" w:pos="8296"/>
            </w:tabs>
            <w:rPr>
              <w:rFonts w:cstheme="minorBidi"/>
              <w:noProof/>
              <w:kern w:val="2"/>
              <w:sz w:val="21"/>
            </w:rPr>
          </w:pPr>
          <w:hyperlink w:anchor="_Toc528697510" w:history="1">
            <w:r w:rsidR="000B4564" w:rsidRPr="005127BE">
              <w:rPr>
                <w:rStyle w:val="af1"/>
                <w:noProof/>
              </w:rPr>
              <w:t xml:space="preserve">9.3.1 </w:t>
            </w:r>
            <w:r w:rsidR="000B4564" w:rsidRPr="005127BE">
              <w:rPr>
                <w:rStyle w:val="af1"/>
                <w:rFonts w:hint="eastAsia"/>
                <w:noProof/>
              </w:rPr>
              <w:t>员工时薪</w:t>
            </w:r>
            <w:r w:rsidR="000B4564">
              <w:rPr>
                <w:noProof/>
                <w:webHidden/>
              </w:rPr>
              <w:tab/>
            </w:r>
            <w:r w:rsidR="000B4564">
              <w:rPr>
                <w:noProof/>
                <w:webHidden/>
              </w:rPr>
              <w:fldChar w:fldCharType="begin"/>
            </w:r>
            <w:r w:rsidR="000B4564">
              <w:rPr>
                <w:noProof/>
                <w:webHidden/>
              </w:rPr>
              <w:instrText xml:space="preserve"> PAGEREF _Toc528697510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53192084" w14:textId="77777777" w:rsidR="000B4564" w:rsidRDefault="00844AE7">
          <w:pPr>
            <w:pStyle w:val="TOC3"/>
            <w:tabs>
              <w:tab w:val="right" w:leader="dot" w:pos="8296"/>
            </w:tabs>
            <w:rPr>
              <w:rFonts w:cstheme="minorBidi"/>
              <w:noProof/>
              <w:kern w:val="2"/>
              <w:sz w:val="21"/>
            </w:rPr>
          </w:pPr>
          <w:hyperlink w:anchor="_Toc528697511" w:history="1">
            <w:r w:rsidR="000B4564" w:rsidRPr="005127BE">
              <w:rPr>
                <w:rStyle w:val="af1"/>
                <w:noProof/>
              </w:rPr>
              <w:t xml:space="preserve">9.3.2 </w:t>
            </w:r>
            <w:r w:rsidR="000B4564" w:rsidRPr="005127BE">
              <w:rPr>
                <w:rStyle w:val="af1"/>
                <w:rFonts w:hint="eastAsia"/>
                <w:noProof/>
              </w:rPr>
              <w:t>预算</w:t>
            </w:r>
            <w:r w:rsidR="000B4564">
              <w:rPr>
                <w:noProof/>
                <w:webHidden/>
              </w:rPr>
              <w:tab/>
            </w:r>
            <w:r w:rsidR="000B4564">
              <w:rPr>
                <w:noProof/>
                <w:webHidden/>
              </w:rPr>
              <w:fldChar w:fldCharType="begin"/>
            </w:r>
            <w:r w:rsidR="000B4564">
              <w:rPr>
                <w:noProof/>
                <w:webHidden/>
              </w:rPr>
              <w:instrText xml:space="preserve"> PAGEREF _Toc528697511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060150B5" w14:textId="77777777" w:rsidR="000B4564" w:rsidRDefault="00844AE7">
          <w:pPr>
            <w:pStyle w:val="TOC1"/>
            <w:tabs>
              <w:tab w:val="right" w:leader="dot" w:pos="8296"/>
            </w:tabs>
            <w:rPr>
              <w:noProof/>
            </w:rPr>
          </w:pPr>
          <w:hyperlink w:anchor="_Toc528697512" w:history="1">
            <w:r w:rsidR="000B4564" w:rsidRPr="005127BE">
              <w:rPr>
                <w:rStyle w:val="af1"/>
                <w:rFonts w:asciiTheme="majorEastAsia" w:hAnsiTheme="majorEastAsia"/>
                <w:noProof/>
              </w:rPr>
              <w:t xml:space="preserve">10 </w:t>
            </w:r>
            <w:r w:rsidR="000B4564" w:rsidRPr="005127BE">
              <w:rPr>
                <w:rStyle w:val="af1"/>
                <w:rFonts w:asciiTheme="majorEastAsia" w:hAnsiTheme="majorEastAsia" w:hint="eastAsia"/>
                <w:noProof/>
              </w:rPr>
              <w:t>采购管理计划</w:t>
            </w:r>
            <w:r w:rsidR="000B4564">
              <w:rPr>
                <w:noProof/>
                <w:webHidden/>
              </w:rPr>
              <w:tab/>
            </w:r>
            <w:r w:rsidR="000B4564">
              <w:rPr>
                <w:noProof/>
                <w:webHidden/>
              </w:rPr>
              <w:fldChar w:fldCharType="begin"/>
            </w:r>
            <w:r w:rsidR="000B4564">
              <w:rPr>
                <w:noProof/>
                <w:webHidden/>
              </w:rPr>
              <w:instrText xml:space="preserve"> PAGEREF _Toc528697512 \h </w:instrText>
            </w:r>
            <w:r w:rsidR="000B4564">
              <w:rPr>
                <w:noProof/>
                <w:webHidden/>
              </w:rPr>
            </w:r>
            <w:r w:rsidR="000B4564">
              <w:rPr>
                <w:noProof/>
                <w:webHidden/>
              </w:rPr>
              <w:fldChar w:fldCharType="separate"/>
            </w:r>
            <w:r w:rsidR="000B4564">
              <w:rPr>
                <w:noProof/>
                <w:webHidden/>
              </w:rPr>
              <w:t>36</w:t>
            </w:r>
            <w:r w:rsidR="000B4564">
              <w:rPr>
                <w:noProof/>
                <w:webHidden/>
              </w:rPr>
              <w:fldChar w:fldCharType="end"/>
            </w:r>
          </w:hyperlink>
        </w:p>
        <w:p w14:paraId="7B81E0AE" w14:textId="77777777" w:rsidR="000B4564" w:rsidRDefault="00844AE7">
          <w:pPr>
            <w:pStyle w:val="TOC2"/>
            <w:tabs>
              <w:tab w:val="right" w:leader="dot" w:pos="8296"/>
            </w:tabs>
            <w:rPr>
              <w:rFonts w:cstheme="minorBidi"/>
              <w:noProof/>
              <w:kern w:val="2"/>
              <w:sz w:val="21"/>
            </w:rPr>
          </w:pPr>
          <w:hyperlink w:anchor="_Toc528697513" w:history="1">
            <w:r w:rsidR="000B4564" w:rsidRPr="005127BE">
              <w:rPr>
                <w:rStyle w:val="af1"/>
                <w:noProof/>
              </w:rPr>
              <w:t xml:space="preserve">10.1 </w:t>
            </w:r>
            <w:r w:rsidR="000B4564" w:rsidRPr="005127BE">
              <w:rPr>
                <w:rStyle w:val="af1"/>
                <w:rFonts w:hint="eastAsia"/>
                <w:noProof/>
              </w:rPr>
              <w:t>采购内容</w:t>
            </w:r>
            <w:r w:rsidR="000B4564">
              <w:rPr>
                <w:noProof/>
                <w:webHidden/>
              </w:rPr>
              <w:tab/>
            </w:r>
            <w:r w:rsidR="000B4564">
              <w:rPr>
                <w:noProof/>
                <w:webHidden/>
              </w:rPr>
              <w:fldChar w:fldCharType="begin"/>
            </w:r>
            <w:r w:rsidR="000B4564">
              <w:rPr>
                <w:noProof/>
                <w:webHidden/>
              </w:rPr>
              <w:instrText xml:space="preserve"> PAGEREF _Toc528697513 \h </w:instrText>
            </w:r>
            <w:r w:rsidR="000B4564">
              <w:rPr>
                <w:noProof/>
                <w:webHidden/>
              </w:rPr>
            </w:r>
            <w:r w:rsidR="000B4564">
              <w:rPr>
                <w:noProof/>
                <w:webHidden/>
              </w:rPr>
              <w:fldChar w:fldCharType="separate"/>
            </w:r>
            <w:r w:rsidR="000B4564">
              <w:rPr>
                <w:noProof/>
                <w:webHidden/>
              </w:rPr>
              <w:t>36</w:t>
            </w:r>
            <w:r w:rsidR="000B4564">
              <w:rPr>
                <w:noProof/>
                <w:webHidden/>
              </w:rPr>
              <w:fldChar w:fldCharType="end"/>
            </w:r>
          </w:hyperlink>
        </w:p>
        <w:p w14:paraId="40956481" w14:textId="77777777" w:rsidR="000B4564" w:rsidRDefault="00844AE7">
          <w:pPr>
            <w:pStyle w:val="TOC2"/>
            <w:tabs>
              <w:tab w:val="right" w:leader="dot" w:pos="8296"/>
            </w:tabs>
            <w:rPr>
              <w:rFonts w:cstheme="minorBidi"/>
              <w:noProof/>
              <w:kern w:val="2"/>
              <w:sz w:val="21"/>
            </w:rPr>
          </w:pPr>
          <w:hyperlink w:anchor="_Toc528697514" w:history="1">
            <w:r w:rsidR="000B4564" w:rsidRPr="005127BE">
              <w:rPr>
                <w:rStyle w:val="af1"/>
                <w:noProof/>
              </w:rPr>
              <w:t xml:space="preserve">10.2 </w:t>
            </w:r>
            <w:r w:rsidR="000B4564" w:rsidRPr="005127BE">
              <w:rPr>
                <w:rStyle w:val="af1"/>
                <w:rFonts w:hint="eastAsia"/>
                <w:noProof/>
              </w:rPr>
              <w:t>采购项目的风险问题</w:t>
            </w:r>
            <w:r w:rsidR="000B4564">
              <w:rPr>
                <w:noProof/>
                <w:webHidden/>
              </w:rPr>
              <w:tab/>
            </w:r>
            <w:r w:rsidR="000B4564">
              <w:rPr>
                <w:noProof/>
                <w:webHidden/>
              </w:rPr>
              <w:fldChar w:fldCharType="begin"/>
            </w:r>
            <w:r w:rsidR="000B4564">
              <w:rPr>
                <w:noProof/>
                <w:webHidden/>
              </w:rPr>
              <w:instrText xml:space="preserve"> PAGEREF _Toc528697514 \h </w:instrText>
            </w:r>
            <w:r w:rsidR="000B4564">
              <w:rPr>
                <w:noProof/>
                <w:webHidden/>
              </w:rPr>
            </w:r>
            <w:r w:rsidR="000B4564">
              <w:rPr>
                <w:noProof/>
                <w:webHidden/>
              </w:rPr>
              <w:fldChar w:fldCharType="separate"/>
            </w:r>
            <w:r w:rsidR="000B4564">
              <w:rPr>
                <w:noProof/>
                <w:webHidden/>
              </w:rPr>
              <w:t>37</w:t>
            </w:r>
            <w:r w:rsidR="000B4564">
              <w:rPr>
                <w:noProof/>
                <w:webHidden/>
              </w:rPr>
              <w:fldChar w:fldCharType="end"/>
            </w:r>
          </w:hyperlink>
        </w:p>
        <w:p w14:paraId="66D3CDBD" w14:textId="77777777" w:rsidR="008E7C49" w:rsidRDefault="008E7C49">
          <w:pPr>
            <w:spacing w:line="360" w:lineRule="auto"/>
          </w:pPr>
          <w:r>
            <w:rPr>
              <w:b/>
              <w:bCs/>
              <w:lang w:val="zh-CN"/>
            </w:rPr>
            <w:fldChar w:fldCharType="end"/>
          </w:r>
        </w:p>
      </w:sdtContent>
    </w:sdt>
    <w:p w14:paraId="6688BB9A" w14:textId="77777777" w:rsidR="008E7C49" w:rsidRDefault="008E7C49">
      <w:pPr>
        <w:spacing w:line="360" w:lineRule="auto"/>
      </w:pPr>
    </w:p>
    <w:p w14:paraId="2691EB06" w14:textId="77777777" w:rsidR="008E7C49" w:rsidRDefault="00E53FE3">
      <w:pPr>
        <w:widowControl/>
        <w:spacing w:line="360" w:lineRule="auto"/>
        <w:jc w:val="left"/>
      </w:pPr>
      <w:r>
        <w:br w:type="page"/>
      </w:r>
    </w:p>
    <w:p w14:paraId="46F2041F" w14:textId="77777777" w:rsidR="008E7C49" w:rsidRDefault="00E53FE3">
      <w:pPr>
        <w:pStyle w:val="1"/>
        <w:spacing w:line="360" w:lineRule="auto"/>
        <w:rPr>
          <w:rFonts w:asciiTheme="majorEastAsia" w:hAnsiTheme="majorEastAsia"/>
        </w:rPr>
      </w:pPr>
      <w:bookmarkStart w:id="55" w:name="_Toc52869742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55"/>
    </w:p>
    <w:p w14:paraId="4D94E2EA" w14:textId="77777777" w:rsidR="008E7C49" w:rsidRDefault="00E53FE3">
      <w:pPr>
        <w:pStyle w:val="2"/>
        <w:spacing w:line="360" w:lineRule="auto"/>
      </w:pPr>
      <w:bookmarkStart w:id="56" w:name="_Toc528697426"/>
      <w:r>
        <w:rPr>
          <w:rFonts w:hint="eastAsia"/>
        </w:rPr>
        <w:t>1.1</w:t>
      </w:r>
      <w:r>
        <w:t xml:space="preserve"> </w:t>
      </w:r>
      <w:r>
        <w:rPr>
          <w:rFonts w:hint="eastAsia"/>
        </w:rPr>
        <w:t>编写</w:t>
      </w:r>
      <w:r>
        <w:t>目的</w:t>
      </w:r>
      <w:bookmarkEnd w:id="56"/>
    </w:p>
    <w:p w14:paraId="63D21A0D" w14:textId="77777777" w:rsidR="008E7C49" w:rsidRDefault="00E53FE3">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0E3E45E8" w14:textId="77777777" w:rsidR="008E7C49" w:rsidRDefault="00E53FE3">
      <w:pPr>
        <w:pStyle w:val="2"/>
        <w:spacing w:line="360" w:lineRule="auto"/>
      </w:pPr>
      <w:bookmarkStart w:id="57" w:name="_Toc528697427"/>
      <w:r>
        <w:rPr>
          <w:rFonts w:hint="eastAsia"/>
        </w:rPr>
        <w:t>1.2</w:t>
      </w:r>
      <w:r>
        <w:t xml:space="preserve"> </w:t>
      </w:r>
      <w:r>
        <w:rPr>
          <w:rFonts w:hint="eastAsia"/>
        </w:rPr>
        <w:t>业务需求</w:t>
      </w:r>
      <w:bookmarkEnd w:id="57"/>
    </w:p>
    <w:p w14:paraId="060C9F50" w14:textId="77777777" w:rsidR="008E7C49" w:rsidRDefault="00E53FE3">
      <w:pPr>
        <w:spacing w:line="360" w:lineRule="auto"/>
        <w:ind w:firstLineChars="180" w:firstLine="378"/>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2D488539" w14:textId="77777777" w:rsidR="008E7C49" w:rsidRDefault="00E53FE3">
      <w:pPr>
        <w:pStyle w:val="2"/>
        <w:spacing w:line="360" w:lineRule="auto"/>
      </w:pPr>
      <w:bookmarkStart w:id="58" w:name="_Toc528697428"/>
      <w:r>
        <w:rPr>
          <w:rFonts w:hint="eastAsia"/>
        </w:rPr>
        <w:t>1.3</w:t>
      </w:r>
      <w:r>
        <w:t xml:space="preserve"> </w:t>
      </w:r>
      <w:r>
        <w:rPr>
          <w:rFonts w:hint="eastAsia"/>
        </w:rPr>
        <w:t>项目背景</w:t>
      </w:r>
      <w:bookmarkEnd w:id="58"/>
    </w:p>
    <w:p w14:paraId="522BA848" w14:textId="77777777" w:rsidR="008E7C49" w:rsidRDefault="00E53FE3">
      <w:pPr>
        <w:pStyle w:val="3"/>
        <w:spacing w:line="360" w:lineRule="auto"/>
      </w:pPr>
      <w:bookmarkStart w:id="59" w:name="_Toc528697429"/>
      <w:r>
        <w:rPr>
          <w:rFonts w:hint="eastAsia"/>
        </w:rPr>
        <w:t>1.3.1</w:t>
      </w:r>
      <w:r>
        <w:t xml:space="preserve"> </w:t>
      </w:r>
      <w:r>
        <w:rPr>
          <w:rFonts w:hint="eastAsia"/>
        </w:rPr>
        <w:t>软件系统名称</w:t>
      </w:r>
      <w:bookmarkEnd w:id="59"/>
    </w:p>
    <w:p w14:paraId="6FE3C46B" w14:textId="77777777" w:rsidR="008E7C49" w:rsidRDefault="00E53FE3">
      <w:pPr>
        <w:spacing w:line="360" w:lineRule="auto"/>
        <w:ind w:firstLineChars="180" w:firstLine="378"/>
        <w:rPr>
          <w:szCs w:val="21"/>
        </w:rPr>
      </w:pPr>
      <w:r>
        <w:rPr>
          <w:rFonts w:hint="eastAsia"/>
          <w:szCs w:val="21"/>
        </w:rPr>
        <w:t>软件工程系列课程</w:t>
      </w:r>
      <w:r>
        <w:rPr>
          <w:szCs w:val="21"/>
        </w:rPr>
        <w:t>教学辅助网站</w:t>
      </w:r>
    </w:p>
    <w:p w14:paraId="0FF33D27" w14:textId="77777777" w:rsidR="008E7C49" w:rsidRDefault="00E53FE3">
      <w:pPr>
        <w:pStyle w:val="3"/>
        <w:spacing w:line="360" w:lineRule="auto"/>
      </w:pPr>
      <w:bookmarkStart w:id="60" w:name="_Toc528697430"/>
      <w:r>
        <w:rPr>
          <w:rFonts w:hint="eastAsia"/>
        </w:rPr>
        <w:t>1.3.2</w:t>
      </w:r>
      <w:r>
        <w:t xml:space="preserve"> </w:t>
      </w:r>
      <w:r>
        <w:rPr>
          <w:rFonts w:hint="eastAsia"/>
        </w:rPr>
        <w:t>项目客户</w:t>
      </w:r>
      <w:bookmarkEnd w:id="6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626D82CA" w14:textId="77777777">
        <w:tc>
          <w:tcPr>
            <w:tcW w:w="2074" w:type="dxa"/>
          </w:tcPr>
          <w:p w14:paraId="017DB373"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2074" w:type="dxa"/>
          </w:tcPr>
          <w:p w14:paraId="4E59F1AF"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074" w:type="dxa"/>
          </w:tcPr>
          <w:p w14:paraId="6B99952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2074" w:type="dxa"/>
          </w:tcPr>
          <w:p w14:paraId="7DFCB30A"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84C8B6A" w14:textId="77777777">
        <w:tc>
          <w:tcPr>
            <w:tcW w:w="2074" w:type="dxa"/>
          </w:tcPr>
          <w:p w14:paraId="1E3F587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2074" w:type="dxa"/>
          </w:tcPr>
          <w:p w14:paraId="7F31F2AB" w14:textId="77777777" w:rsidR="008E7C49" w:rsidRDefault="00E53FE3">
            <w:pPr>
              <w:spacing w:line="360" w:lineRule="auto"/>
              <w:rPr>
                <w:rFonts w:asciiTheme="minorEastAsia" w:hAnsiTheme="minorEastAsia"/>
                <w:szCs w:val="21"/>
              </w:rPr>
            </w:pPr>
            <w:r>
              <w:rPr>
                <w:rFonts w:asciiTheme="minorEastAsia" w:hAnsiTheme="minorEastAsia"/>
                <w:szCs w:val="21"/>
              </w:rPr>
              <w:t>13357102333</w:t>
            </w:r>
          </w:p>
        </w:tc>
        <w:tc>
          <w:tcPr>
            <w:tcW w:w="2074" w:type="dxa"/>
          </w:tcPr>
          <w:p w14:paraId="3A378CB9" w14:textId="77777777" w:rsidR="008E7C49" w:rsidRDefault="00E53FE3">
            <w:pPr>
              <w:spacing w:line="360" w:lineRule="auto"/>
              <w:rPr>
                <w:rFonts w:asciiTheme="minorEastAsia" w:hAnsiTheme="minorEastAsia"/>
                <w:szCs w:val="21"/>
              </w:rPr>
            </w:pPr>
            <w:r>
              <w:rPr>
                <w:rFonts w:asciiTheme="minorEastAsia" w:hAnsiTheme="minorEastAsia"/>
                <w:szCs w:val="21"/>
              </w:rPr>
              <w:t>yangc@zucc.edu.cn</w:t>
            </w:r>
          </w:p>
        </w:tc>
        <w:tc>
          <w:tcPr>
            <w:tcW w:w="2074" w:type="dxa"/>
          </w:tcPr>
          <w:p w14:paraId="001E5FC4"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w:t>
            </w:r>
            <w:proofErr w:type="gramStart"/>
            <w:r>
              <w:rPr>
                <w:rFonts w:asciiTheme="minorEastAsia" w:hAnsiTheme="minorEastAsia" w:hint="eastAsia"/>
                <w:szCs w:val="21"/>
              </w:rPr>
              <w:t>504</w:t>
            </w:r>
            <w:proofErr w:type="gramEnd"/>
          </w:p>
        </w:tc>
      </w:tr>
      <w:tr w:rsidR="008E7C49" w14:paraId="0EF4A7D8" w14:textId="77777777">
        <w:tc>
          <w:tcPr>
            <w:tcW w:w="2074" w:type="dxa"/>
          </w:tcPr>
          <w:p w14:paraId="1B8D379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侯宏仑</w:t>
            </w:r>
          </w:p>
        </w:tc>
        <w:tc>
          <w:tcPr>
            <w:tcW w:w="2074" w:type="dxa"/>
          </w:tcPr>
          <w:p w14:paraId="139AEBDC" w14:textId="77777777" w:rsidR="008E7C49" w:rsidRDefault="00E53FE3">
            <w:pPr>
              <w:spacing w:line="360" w:lineRule="auto"/>
              <w:rPr>
                <w:rFonts w:asciiTheme="minorEastAsia" w:hAnsiTheme="minorEastAsia"/>
                <w:szCs w:val="21"/>
              </w:rPr>
            </w:pPr>
            <w:r>
              <w:rPr>
                <w:rFonts w:asciiTheme="minorEastAsia" w:hAnsiTheme="minorEastAsia"/>
                <w:szCs w:val="21"/>
              </w:rPr>
              <w:t>13071858629</w:t>
            </w:r>
          </w:p>
        </w:tc>
        <w:tc>
          <w:tcPr>
            <w:tcW w:w="2074" w:type="dxa"/>
          </w:tcPr>
          <w:p w14:paraId="39571364" w14:textId="77777777" w:rsidR="008E7C49" w:rsidRDefault="00E53FE3">
            <w:pPr>
              <w:spacing w:line="360" w:lineRule="auto"/>
              <w:rPr>
                <w:rFonts w:asciiTheme="minorEastAsia" w:hAnsiTheme="minorEastAsia"/>
                <w:szCs w:val="21"/>
              </w:rPr>
            </w:pPr>
            <w:r>
              <w:rPr>
                <w:rFonts w:asciiTheme="minorEastAsia" w:hAnsiTheme="minorEastAsia"/>
                <w:szCs w:val="21"/>
              </w:rPr>
              <w:t>houhl@zucc.edu.cn</w:t>
            </w:r>
          </w:p>
        </w:tc>
        <w:tc>
          <w:tcPr>
            <w:tcW w:w="2074" w:type="dxa"/>
          </w:tcPr>
          <w:p w14:paraId="5C8FA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w:t>
            </w:r>
            <w:proofErr w:type="gramStart"/>
            <w:r>
              <w:rPr>
                <w:rFonts w:asciiTheme="minorEastAsia" w:hAnsiTheme="minorEastAsia" w:hint="eastAsia"/>
                <w:szCs w:val="21"/>
              </w:rPr>
              <w:t>501</w:t>
            </w:r>
            <w:proofErr w:type="gramEnd"/>
          </w:p>
        </w:tc>
      </w:tr>
    </w:tbl>
    <w:p w14:paraId="5AD7B7EC" w14:textId="77777777" w:rsidR="008E7C49" w:rsidRDefault="008E7C49">
      <w:pPr>
        <w:spacing w:line="360" w:lineRule="auto"/>
      </w:pPr>
    </w:p>
    <w:p w14:paraId="20B7CA41" w14:textId="77777777" w:rsidR="008E7C49" w:rsidRDefault="00E53FE3">
      <w:pPr>
        <w:pStyle w:val="3"/>
        <w:spacing w:line="360" w:lineRule="auto"/>
      </w:pPr>
      <w:bookmarkStart w:id="61" w:name="_Toc528697431"/>
      <w:r>
        <w:rPr>
          <w:rFonts w:hint="eastAsia"/>
        </w:rPr>
        <w:lastRenderedPageBreak/>
        <w:t>1.3.3</w:t>
      </w:r>
      <w:r>
        <w:t xml:space="preserve"> </w:t>
      </w:r>
      <w:r>
        <w:rPr>
          <w:rFonts w:hint="eastAsia"/>
        </w:rPr>
        <w:t>开发团队</w:t>
      </w:r>
      <w:bookmarkEnd w:id="6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8E7C49" w14:paraId="76D71968" w14:textId="77777777">
        <w:tc>
          <w:tcPr>
            <w:tcW w:w="1320" w:type="dxa"/>
          </w:tcPr>
          <w:p w14:paraId="45D6DA35"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20" w:type="dxa"/>
          </w:tcPr>
          <w:p w14:paraId="5E7DFEBD" w14:textId="77777777" w:rsidR="008E7C49" w:rsidRDefault="00E53FE3">
            <w:pPr>
              <w:spacing w:line="360" w:lineRule="auto"/>
              <w:jc w:val="center"/>
              <w:rPr>
                <w:b/>
                <w:bCs/>
                <w:color w:val="000000"/>
                <w:sz w:val="24"/>
                <w:szCs w:val="21"/>
              </w:rPr>
            </w:pPr>
            <w:r>
              <w:rPr>
                <w:rFonts w:hint="eastAsia"/>
                <w:b/>
                <w:bCs/>
                <w:color w:val="000000"/>
                <w:sz w:val="24"/>
                <w:szCs w:val="21"/>
              </w:rPr>
              <w:t>角色</w:t>
            </w:r>
          </w:p>
        </w:tc>
        <w:tc>
          <w:tcPr>
            <w:tcW w:w="1578" w:type="dxa"/>
          </w:tcPr>
          <w:p w14:paraId="22A2908C"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736" w:type="dxa"/>
          </w:tcPr>
          <w:p w14:paraId="51901650"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342" w:type="dxa"/>
          </w:tcPr>
          <w:p w14:paraId="1FB4D188"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5EC45B98" w14:textId="77777777">
        <w:tc>
          <w:tcPr>
            <w:tcW w:w="1320" w:type="dxa"/>
          </w:tcPr>
          <w:p w14:paraId="34F6A42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7504C2F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52B934AF" w14:textId="77777777" w:rsidR="008E7C49" w:rsidRDefault="00E53FE3">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2626F039" w14:textId="77777777" w:rsidR="008E7C49" w:rsidRDefault="00E53FE3">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3EDA7B9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8E7C49" w14:paraId="0451A180" w14:textId="77777777">
        <w:tc>
          <w:tcPr>
            <w:tcW w:w="1320" w:type="dxa"/>
          </w:tcPr>
          <w:p w14:paraId="2DFACD35" w14:textId="77777777" w:rsidR="008E7C49" w:rsidRDefault="00E53FE3">
            <w:pPr>
              <w:spacing w:line="360" w:lineRule="auto"/>
              <w:rPr>
                <w:rFonts w:asciiTheme="minorEastAsia" w:hAnsiTheme="minorEastAsia"/>
                <w:szCs w:val="21"/>
              </w:rPr>
            </w:pPr>
            <w:proofErr w:type="gramStart"/>
            <w:r>
              <w:rPr>
                <w:rFonts w:asciiTheme="minorEastAsia" w:hAnsiTheme="minorEastAsia" w:hint="eastAsia"/>
                <w:szCs w:val="21"/>
              </w:rPr>
              <w:t>叶柏成</w:t>
            </w:r>
            <w:proofErr w:type="gramEnd"/>
          </w:p>
        </w:tc>
        <w:tc>
          <w:tcPr>
            <w:tcW w:w="1320" w:type="dxa"/>
          </w:tcPr>
          <w:p w14:paraId="099F2ED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3AD3C31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68F142C4"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0A9B567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8E7C49" w14:paraId="15E242F0" w14:textId="77777777">
        <w:tc>
          <w:tcPr>
            <w:tcW w:w="1320" w:type="dxa"/>
          </w:tcPr>
          <w:p w14:paraId="4AAD65C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79270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8A05536"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9F1E8EF"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0081FD6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8E7C49" w14:paraId="74AE4688" w14:textId="77777777">
        <w:tc>
          <w:tcPr>
            <w:tcW w:w="1320" w:type="dxa"/>
          </w:tcPr>
          <w:p w14:paraId="242EBC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300AA16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22DF5B67" w14:textId="77777777" w:rsidR="008E7C49" w:rsidRDefault="00E53FE3">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6DC25239" w14:textId="77777777" w:rsidR="008E7C49" w:rsidRDefault="00E53FE3">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52D9480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r w:rsidR="008E7C49" w14:paraId="3104F328" w14:textId="77777777">
        <w:tc>
          <w:tcPr>
            <w:tcW w:w="1320" w:type="dxa"/>
          </w:tcPr>
          <w:p w14:paraId="5CD4BC8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850665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F72403D" w14:textId="77777777" w:rsidR="008E7C49" w:rsidRDefault="00E53FE3">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0D1745F2" w14:textId="77777777" w:rsidR="008E7C49" w:rsidRDefault="00E53FE3">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0E30A0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弘毅B2-206</w:t>
            </w:r>
          </w:p>
        </w:tc>
      </w:tr>
    </w:tbl>
    <w:p w14:paraId="25F110FC" w14:textId="77777777" w:rsidR="008E7C49" w:rsidRDefault="00E53FE3">
      <w:pPr>
        <w:pStyle w:val="3"/>
        <w:spacing w:line="360" w:lineRule="auto"/>
      </w:pPr>
      <w:bookmarkStart w:id="62" w:name="_Toc528697432"/>
      <w:r>
        <w:rPr>
          <w:rFonts w:hint="eastAsia"/>
        </w:rPr>
        <w:t>1.3.4</w:t>
      </w:r>
      <w:r>
        <w:t xml:space="preserve"> </w:t>
      </w:r>
      <w:r>
        <w:rPr>
          <w:rFonts w:hint="eastAsia"/>
        </w:rPr>
        <w:t>项目用户群</w:t>
      </w:r>
      <w:bookmarkEnd w:id="6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8E7C49" w14:paraId="4A75E986" w14:textId="77777777">
        <w:tc>
          <w:tcPr>
            <w:tcW w:w="1696" w:type="dxa"/>
          </w:tcPr>
          <w:p w14:paraId="2C256A04" w14:textId="77777777" w:rsidR="008E7C49" w:rsidRDefault="00E53FE3">
            <w:pPr>
              <w:spacing w:line="360" w:lineRule="auto"/>
              <w:jc w:val="center"/>
              <w:rPr>
                <w:b/>
                <w:bCs/>
                <w:color w:val="000000"/>
                <w:sz w:val="24"/>
                <w:szCs w:val="21"/>
              </w:rPr>
            </w:pPr>
            <w:r>
              <w:rPr>
                <w:rFonts w:hint="eastAsia"/>
                <w:b/>
                <w:bCs/>
                <w:color w:val="000000"/>
                <w:sz w:val="24"/>
                <w:szCs w:val="21"/>
              </w:rPr>
              <w:t>用户划分</w:t>
            </w:r>
          </w:p>
        </w:tc>
        <w:tc>
          <w:tcPr>
            <w:tcW w:w="6600" w:type="dxa"/>
          </w:tcPr>
          <w:p w14:paraId="3260E675" w14:textId="77777777" w:rsidR="008E7C49" w:rsidRDefault="00E53FE3">
            <w:pPr>
              <w:spacing w:line="360" w:lineRule="auto"/>
              <w:jc w:val="center"/>
              <w:rPr>
                <w:b/>
                <w:bCs/>
                <w:color w:val="000000"/>
                <w:sz w:val="24"/>
                <w:szCs w:val="21"/>
              </w:rPr>
            </w:pPr>
            <w:r>
              <w:rPr>
                <w:rFonts w:hint="eastAsia"/>
                <w:b/>
                <w:bCs/>
                <w:color w:val="000000"/>
                <w:sz w:val="24"/>
                <w:szCs w:val="21"/>
              </w:rPr>
              <w:t>用户特性</w:t>
            </w:r>
          </w:p>
        </w:tc>
      </w:tr>
      <w:tr w:rsidR="008E7C49" w14:paraId="7AA72ADD" w14:textId="77777777">
        <w:tc>
          <w:tcPr>
            <w:tcW w:w="1696" w:type="dxa"/>
          </w:tcPr>
          <w:p w14:paraId="288C9D69" w14:textId="77777777" w:rsidR="008E7C49" w:rsidRDefault="00E53FE3">
            <w:pPr>
              <w:spacing w:line="360" w:lineRule="auto"/>
              <w:rPr>
                <w:szCs w:val="21"/>
              </w:rPr>
            </w:pPr>
            <w:r>
              <w:rPr>
                <w:rFonts w:hint="eastAsia"/>
                <w:szCs w:val="21"/>
              </w:rPr>
              <w:t>核心用户</w:t>
            </w:r>
          </w:p>
        </w:tc>
        <w:tc>
          <w:tcPr>
            <w:tcW w:w="6600" w:type="dxa"/>
          </w:tcPr>
          <w:p w14:paraId="357F95EB" w14:textId="77777777" w:rsidR="008E7C49" w:rsidRDefault="00E53FE3">
            <w:pPr>
              <w:spacing w:line="360" w:lineRule="auto"/>
              <w:rPr>
                <w:szCs w:val="21"/>
              </w:rPr>
            </w:pPr>
            <w:r>
              <w:rPr>
                <w:rFonts w:hint="eastAsia"/>
                <w:szCs w:val="21"/>
              </w:rPr>
              <w:t>学习软件工程系列课程的学生，教授软件工程系列课程的教师</w:t>
            </w:r>
          </w:p>
        </w:tc>
      </w:tr>
      <w:tr w:rsidR="008E7C49" w14:paraId="01F6B2DD" w14:textId="77777777">
        <w:tc>
          <w:tcPr>
            <w:tcW w:w="1696" w:type="dxa"/>
          </w:tcPr>
          <w:p w14:paraId="7A245FF6" w14:textId="77777777" w:rsidR="008E7C49" w:rsidRDefault="00E53FE3">
            <w:pPr>
              <w:spacing w:line="360" w:lineRule="auto"/>
              <w:rPr>
                <w:szCs w:val="21"/>
              </w:rPr>
            </w:pPr>
            <w:r>
              <w:rPr>
                <w:rFonts w:hint="eastAsia"/>
                <w:szCs w:val="21"/>
              </w:rPr>
              <w:t>潜在用户</w:t>
            </w:r>
          </w:p>
        </w:tc>
        <w:tc>
          <w:tcPr>
            <w:tcW w:w="6600" w:type="dxa"/>
          </w:tcPr>
          <w:p w14:paraId="60824DFC" w14:textId="77777777" w:rsidR="008E7C49" w:rsidRDefault="00E53FE3">
            <w:pPr>
              <w:spacing w:line="360" w:lineRule="auto"/>
              <w:rPr>
                <w:szCs w:val="21"/>
              </w:rPr>
            </w:pPr>
            <w:r>
              <w:rPr>
                <w:rFonts w:hint="eastAsia"/>
                <w:szCs w:val="21"/>
              </w:rPr>
              <w:t>对软件工程课程有兴趣的人</w:t>
            </w:r>
          </w:p>
        </w:tc>
      </w:tr>
    </w:tbl>
    <w:p w14:paraId="7038747E" w14:textId="77777777" w:rsidR="008E7C49" w:rsidRDefault="00E53FE3">
      <w:pPr>
        <w:pStyle w:val="2"/>
        <w:spacing w:line="360" w:lineRule="auto"/>
      </w:pPr>
      <w:bookmarkStart w:id="63" w:name="_Toc528697433"/>
      <w:r>
        <w:rPr>
          <w:rFonts w:hint="eastAsia"/>
        </w:rPr>
        <w:t>1.4</w:t>
      </w:r>
      <w:r>
        <w:t xml:space="preserve"> </w:t>
      </w:r>
      <w:r>
        <w:rPr>
          <w:rFonts w:hint="eastAsia"/>
        </w:rPr>
        <w:t>业务目标</w:t>
      </w:r>
      <w:bookmarkEnd w:id="63"/>
    </w:p>
    <w:p w14:paraId="40D9E60F" w14:textId="77777777" w:rsidR="008E7C49" w:rsidRDefault="00E53FE3">
      <w:pPr>
        <w:spacing w:line="360" w:lineRule="auto"/>
        <w:ind w:firstLineChars="180" w:firstLine="378"/>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025BA798" w14:textId="77777777" w:rsidR="008E7C49" w:rsidRDefault="00E53FE3">
      <w:pPr>
        <w:pStyle w:val="2"/>
        <w:spacing w:line="360" w:lineRule="auto"/>
      </w:pPr>
      <w:bookmarkStart w:id="64" w:name="_Toc528697434"/>
      <w:r>
        <w:rPr>
          <w:rFonts w:hint="eastAsia"/>
        </w:rPr>
        <w:t>1.5</w:t>
      </w:r>
      <w:r>
        <w:t xml:space="preserve"> </w:t>
      </w:r>
      <w:r>
        <w:rPr>
          <w:rFonts w:hint="eastAsia"/>
        </w:rPr>
        <w:t>参考资料</w:t>
      </w:r>
      <w:bookmarkStart w:id="65" w:name="_Toc525938482"/>
      <w:bookmarkEnd w:id="64"/>
    </w:p>
    <w:p w14:paraId="1139130A" w14:textId="77777777" w:rsidR="008E7C49" w:rsidRDefault="00E53FE3">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p>
    <w:p w14:paraId="559C2F8A" w14:textId="77777777" w:rsidR="008E7C49" w:rsidRDefault="00E53FE3">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63D8A7DC" w14:textId="77777777" w:rsidR="008E7C49" w:rsidRDefault="00E53FE3">
      <w:pPr>
        <w:spacing w:line="360" w:lineRule="auto"/>
        <w:ind w:firstLine="378"/>
        <w:rPr>
          <w:rFonts w:ascii="等线 Light" w:eastAsia="宋体" w:hAnsi="等线 Light"/>
        </w:rPr>
      </w:pPr>
      <w:r>
        <w:rPr>
          <w:rFonts w:ascii="等线 Light" w:eastAsia="宋体" w:hAnsi="等线 Light"/>
        </w:rPr>
        <w:t>[3] 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09AC7DE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3966349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20FBAD57" w14:textId="77777777" w:rsidR="008E7C49" w:rsidRDefault="00E53FE3">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7235B673" w14:textId="77777777" w:rsidR="008E7C49" w:rsidRDefault="008E7C49">
      <w:pPr>
        <w:spacing w:line="360" w:lineRule="auto"/>
        <w:rPr>
          <w:rFonts w:asciiTheme="minorEastAsia" w:hAnsiTheme="minorEastAsia"/>
          <w:sz w:val="24"/>
          <w:szCs w:val="24"/>
        </w:rPr>
      </w:pPr>
    </w:p>
    <w:p w14:paraId="11A53D6F" w14:textId="77777777" w:rsidR="008E7C49" w:rsidRDefault="00E53FE3">
      <w:pPr>
        <w:pStyle w:val="1"/>
        <w:spacing w:line="360" w:lineRule="auto"/>
        <w:rPr>
          <w:rFonts w:asciiTheme="majorEastAsia" w:hAnsiTheme="majorEastAsia" w:cstheme="majorHAnsi"/>
        </w:rPr>
      </w:pPr>
      <w:bookmarkStart w:id="66" w:name="_Toc528697435"/>
      <w:r>
        <w:rPr>
          <w:rFonts w:asciiTheme="majorEastAsia" w:hAnsiTheme="majorEastAsia" w:cstheme="majorHAnsi" w:hint="eastAsia"/>
        </w:rPr>
        <w:lastRenderedPageBreak/>
        <w:t>2</w:t>
      </w:r>
      <w:r>
        <w:rPr>
          <w:rFonts w:asciiTheme="majorEastAsia" w:hAnsiTheme="majorEastAsia" w:cstheme="majorHAnsi"/>
        </w:rPr>
        <w:t xml:space="preserve"> </w:t>
      </w:r>
      <w:r>
        <w:rPr>
          <w:rFonts w:asciiTheme="majorEastAsia" w:hAnsiTheme="majorEastAsia" w:cstheme="majorHAnsi" w:hint="eastAsia"/>
        </w:rPr>
        <w:t>项目概述</w:t>
      </w:r>
      <w:bookmarkEnd w:id="66"/>
    </w:p>
    <w:p w14:paraId="0B329548" w14:textId="77777777" w:rsidR="008E7C49" w:rsidRDefault="00E53FE3">
      <w:pPr>
        <w:pStyle w:val="2"/>
        <w:spacing w:line="360" w:lineRule="auto"/>
      </w:pPr>
      <w:bookmarkStart w:id="67" w:name="_Toc528697436"/>
      <w:r>
        <w:rPr>
          <w:rFonts w:hint="eastAsia"/>
        </w:rPr>
        <w:t>2.1</w:t>
      </w:r>
      <w:r>
        <w:t xml:space="preserve"> </w:t>
      </w:r>
      <w:r>
        <w:rPr>
          <w:rFonts w:hint="eastAsia"/>
        </w:rPr>
        <w:t>项目</w:t>
      </w:r>
      <w:r>
        <w:t>基本说明</w:t>
      </w:r>
      <w:bookmarkEnd w:id="67"/>
    </w:p>
    <w:p w14:paraId="2E95A959" w14:textId="77777777" w:rsidR="008E7C49" w:rsidRDefault="00E53FE3">
      <w:pPr>
        <w:spacing w:line="360" w:lineRule="auto"/>
        <w:ind w:firstLineChars="180" w:firstLine="378"/>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E8E8C08" w14:textId="77777777" w:rsidR="008E7C49" w:rsidRDefault="008E7C49">
      <w:pPr>
        <w:spacing w:line="360" w:lineRule="auto"/>
      </w:pPr>
    </w:p>
    <w:p w14:paraId="7D9EDA6E" w14:textId="77777777" w:rsidR="008E7C49" w:rsidRDefault="00E53FE3">
      <w:pPr>
        <w:pStyle w:val="2"/>
        <w:spacing w:line="360" w:lineRule="auto"/>
      </w:pPr>
      <w:bookmarkStart w:id="68" w:name="_Toc528697437"/>
      <w:r>
        <w:rPr>
          <w:rFonts w:hint="eastAsia"/>
        </w:rPr>
        <w:t>2.2</w:t>
      </w:r>
      <w:r>
        <w:t xml:space="preserve"> </w:t>
      </w:r>
      <w:r>
        <w:rPr>
          <w:rFonts w:hint="eastAsia"/>
        </w:rPr>
        <w:t>工作内容</w:t>
      </w:r>
      <w:bookmarkEnd w:id="68"/>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8E7C49" w14:paraId="7A5AE60A" w14:textId="77777777">
        <w:tc>
          <w:tcPr>
            <w:tcW w:w="2135" w:type="dxa"/>
          </w:tcPr>
          <w:p w14:paraId="522EB1C2" w14:textId="77777777" w:rsidR="008E7C49" w:rsidRDefault="00E53FE3">
            <w:pPr>
              <w:spacing w:line="360" w:lineRule="auto"/>
              <w:jc w:val="center"/>
              <w:rPr>
                <w:b/>
                <w:bCs/>
                <w:color w:val="000000"/>
                <w:sz w:val="24"/>
                <w:szCs w:val="21"/>
              </w:rPr>
            </w:pPr>
            <w:r>
              <w:rPr>
                <w:rFonts w:hint="eastAsia"/>
                <w:b/>
                <w:bCs/>
                <w:color w:val="000000"/>
                <w:sz w:val="24"/>
                <w:szCs w:val="21"/>
              </w:rPr>
              <w:t>里程碑</w:t>
            </w:r>
          </w:p>
        </w:tc>
        <w:tc>
          <w:tcPr>
            <w:tcW w:w="4948" w:type="dxa"/>
          </w:tcPr>
          <w:p w14:paraId="64664CCC" w14:textId="77777777" w:rsidR="008E7C49" w:rsidRDefault="00E53FE3">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439D087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r>
      <w:tr w:rsidR="008E7C49" w14:paraId="5C889950" w14:textId="77777777">
        <w:tc>
          <w:tcPr>
            <w:tcW w:w="2135" w:type="dxa"/>
          </w:tcPr>
          <w:p w14:paraId="0C3816E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5ED36CC4" w14:textId="77777777" w:rsidR="008E7C49" w:rsidRDefault="00E53FE3">
            <w:pPr>
              <w:rPr>
                <w:rFonts w:asciiTheme="minorEastAsia" w:hAnsiTheme="minorEastAsia"/>
                <w:szCs w:val="21"/>
              </w:rPr>
            </w:pPr>
            <w:r>
              <w:rPr>
                <w:rFonts w:asciiTheme="minorEastAsia" w:hAnsiTheme="minorEastAsia" w:hint="eastAsia"/>
                <w:szCs w:val="21"/>
              </w:rPr>
              <w:t>项目可行性报告</w:t>
            </w:r>
          </w:p>
        </w:tc>
        <w:tc>
          <w:tcPr>
            <w:tcW w:w="1439" w:type="dxa"/>
          </w:tcPr>
          <w:p w14:paraId="700074AA"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58365DC" w14:textId="77777777">
        <w:tc>
          <w:tcPr>
            <w:tcW w:w="2135" w:type="dxa"/>
          </w:tcPr>
          <w:p w14:paraId="7F6E8021" w14:textId="77777777" w:rsidR="008E7C49" w:rsidRDefault="00E53FE3">
            <w:pPr>
              <w:rPr>
                <w:rFonts w:ascii="等线 Light" w:eastAsia="等线 Light" w:hAnsi="等线 Light"/>
                <w:szCs w:val="21"/>
              </w:rPr>
            </w:pPr>
            <w:r>
              <w:rPr>
                <w:rFonts w:ascii="等线 Light" w:eastAsia="等线 Light" w:hAnsi="等线 Light" w:hint="eastAsia"/>
                <w:szCs w:val="21"/>
              </w:rPr>
              <w:t>M1</w:t>
            </w:r>
          </w:p>
        </w:tc>
        <w:tc>
          <w:tcPr>
            <w:tcW w:w="4948" w:type="dxa"/>
          </w:tcPr>
          <w:p w14:paraId="4D366BAC" w14:textId="77777777" w:rsidR="008E7C49" w:rsidRDefault="00E53FE3">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3BCD7EB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7E53B197" w14:textId="77777777">
        <w:tc>
          <w:tcPr>
            <w:tcW w:w="2135" w:type="dxa"/>
          </w:tcPr>
          <w:p w14:paraId="2CE77CEB"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7B00E99" w14:textId="77777777" w:rsidR="008E7C49" w:rsidRDefault="00E53FE3">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482CEB82"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264AAE2A" w14:textId="77777777">
        <w:tc>
          <w:tcPr>
            <w:tcW w:w="2135" w:type="dxa"/>
          </w:tcPr>
          <w:p w14:paraId="6BD0E61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818D4E8" w14:textId="77777777" w:rsidR="008E7C49" w:rsidRDefault="00E53FE3">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7BAC912F" w14:textId="77777777" w:rsidR="008E7C49" w:rsidRDefault="00E53FE3">
            <w:pPr>
              <w:rPr>
                <w:rFonts w:asciiTheme="minorEastAsia" w:hAnsiTheme="minorEastAsia"/>
                <w:szCs w:val="21"/>
              </w:rPr>
            </w:pPr>
            <w:proofErr w:type="gramStart"/>
            <w:r>
              <w:rPr>
                <w:rFonts w:asciiTheme="minorEastAsia" w:hAnsiTheme="minorEastAsia" w:hint="eastAsia"/>
                <w:szCs w:val="21"/>
              </w:rPr>
              <w:t>叶柏成</w:t>
            </w:r>
            <w:proofErr w:type="gramEnd"/>
          </w:p>
        </w:tc>
      </w:tr>
      <w:tr w:rsidR="008E7C49" w14:paraId="4907BED9" w14:textId="77777777">
        <w:tc>
          <w:tcPr>
            <w:tcW w:w="2135" w:type="dxa"/>
          </w:tcPr>
          <w:p w14:paraId="1A083EE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4962D061" w14:textId="77777777" w:rsidR="008E7C49" w:rsidRDefault="00E53FE3">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6EE1019C" w14:textId="77777777" w:rsidR="008E7C49" w:rsidRDefault="00E53FE3">
            <w:pPr>
              <w:rPr>
                <w:rFonts w:asciiTheme="minorEastAsia" w:hAnsiTheme="minorEastAsia"/>
                <w:szCs w:val="21"/>
              </w:rPr>
            </w:pPr>
            <w:proofErr w:type="gramStart"/>
            <w:r>
              <w:rPr>
                <w:rFonts w:asciiTheme="minorEastAsia" w:hAnsiTheme="minorEastAsia" w:hint="eastAsia"/>
                <w:szCs w:val="21"/>
              </w:rPr>
              <w:t>叶柏成</w:t>
            </w:r>
            <w:proofErr w:type="gramEnd"/>
          </w:p>
        </w:tc>
      </w:tr>
      <w:tr w:rsidR="008E7C49" w14:paraId="5F36625E" w14:textId="77777777">
        <w:tc>
          <w:tcPr>
            <w:tcW w:w="2135" w:type="dxa"/>
          </w:tcPr>
          <w:p w14:paraId="49316A5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07CA6255" w14:textId="77777777" w:rsidR="008E7C49" w:rsidRDefault="00E53FE3">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7A2B039C"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43B5D9BF" w14:textId="77777777">
        <w:tc>
          <w:tcPr>
            <w:tcW w:w="2135" w:type="dxa"/>
          </w:tcPr>
          <w:p w14:paraId="4468A32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D485520" w14:textId="77777777" w:rsidR="008E7C49" w:rsidRDefault="00E53FE3">
            <w:pPr>
              <w:rPr>
                <w:rFonts w:asciiTheme="minorEastAsia" w:hAnsiTheme="minorEastAsia"/>
                <w:szCs w:val="21"/>
              </w:rPr>
            </w:pPr>
            <w:r>
              <w:rPr>
                <w:rFonts w:asciiTheme="minorEastAsia" w:hAnsiTheme="minorEastAsia" w:hint="eastAsia"/>
                <w:szCs w:val="21"/>
              </w:rPr>
              <w:t>软件需求变更文档</w:t>
            </w:r>
          </w:p>
        </w:tc>
        <w:tc>
          <w:tcPr>
            <w:tcW w:w="1439" w:type="dxa"/>
          </w:tcPr>
          <w:p w14:paraId="5AF6A8C8" w14:textId="77777777" w:rsidR="008E7C49" w:rsidRDefault="00E53FE3">
            <w:pPr>
              <w:rPr>
                <w:rFonts w:asciiTheme="minorEastAsia" w:hAnsiTheme="minorEastAsia"/>
                <w:szCs w:val="21"/>
              </w:rPr>
            </w:pPr>
            <w:proofErr w:type="gramStart"/>
            <w:r>
              <w:rPr>
                <w:rFonts w:asciiTheme="minorEastAsia" w:hAnsiTheme="minorEastAsia" w:hint="eastAsia"/>
                <w:szCs w:val="21"/>
              </w:rPr>
              <w:t>叶柏成</w:t>
            </w:r>
            <w:proofErr w:type="gramEnd"/>
          </w:p>
        </w:tc>
      </w:tr>
      <w:tr w:rsidR="008E7C49" w14:paraId="47CC5FD7" w14:textId="77777777">
        <w:tc>
          <w:tcPr>
            <w:tcW w:w="2135" w:type="dxa"/>
          </w:tcPr>
          <w:p w14:paraId="326F4D1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2EDBAAE" w14:textId="77777777" w:rsidR="008E7C49" w:rsidRDefault="00E53FE3">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251F960E"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648C0B0E" w14:textId="77777777">
        <w:tc>
          <w:tcPr>
            <w:tcW w:w="2135" w:type="dxa"/>
          </w:tcPr>
          <w:p w14:paraId="0685A342"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4FD4E0E2" w14:textId="77777777" w:rsidR="008E7C49" w:rsidRDefault="00E53FE3">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4C42A00"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790F771" w14:textId="77777777">
        <w:tc>
          <w:tcPr>
            <w:tcW w:w="2135" w:type="dxa"/>
          </w:tcPr>
          <w:p w14:paraId="6B90F5B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33307C2D" w14:textId="77777777" w:rsidR="008E7C49" w:rsidRDefault="00E53FE3">
            <w:pPr>
              <w:rPr>
                <w:rFonts w:asciiTheme="minorEastAsia" w:hAnsiTheme="minorEastAsia"/>
                <w:szCs w:val="21"/>
              </w:rPr>
            </w:pPr>
            <w:r>
              <w:rPr>
                <w:rFonts w:asciiTheme="minorEastAsia" w:hAnsiTheme="minorEastAsia" w:hint="eastAsia"/>
                <w:szCs w:val="21"/>
              </w:rPr>
              <w:t>软件概要设计说明</w:t>
            </w:r>
          </w:p>
        </w:tc>
        <w:tc>
          <w:tcPr>
            <w:tcW w:w="1439" w:type="dxa"/>
          </w:tcPr>
          <w:p w14:paraId="66189174"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0F879EA7" w14:textId="77777777">
        <w:tc>
          <w:tcPr>
            <w:tcW w:w="2135" w:type="dxa"/>
          </w:tcPr>
          <w:p w14:paraId="6F717DE5"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FF79DD8" w14:textId="77777777" w:rsidR="008E7C49" w:rsidRDefault="00E53FE3">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096F57CA" w14:textId="77777777" w:rsidR="008E7C49" w:rsidRDefault="00E53FE3">
            <w:pPr>
              <w:rPr>
                <w:rFonts w:asciiTheme="minorEastAsia" w:hAnsiTheme="minorEastAsia"/>
                <w:szCs w:val="21"/>
              </w:rPr>
            </w:pPr>
            <w:r>
              <w:rPr>
                <w:rFonts w:asciiTheme="minorEastAsia" w:hAnsiTheme="minorEastAsia" w:hint="eastAsia"/>
                <w:szCs w:val="21"/>
              </w:rPr>
              <w:t>徐哲远</w:t>
            </w:r>
          </w:p>
        </w:tc>
      </w:tr>
      <w:tr w:rsidR="008E7C49" w14:paraId="1E7AAE72" w14:textId="77777777">
        <w:tc>
          <w:tcPr>
            <w:tcW w:w="2135" w:type="dxa"/>
          </w:tcPr>
          <w:p w14:paraId="60DE1DF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4430A0DD" w14:textId="77777777" w:rsidR="008E7C49" w:rsidRDefault="00E53FE3">
            <w:pPr>
              <w:rPr>
                <w:rFonts w:asciiTheme="minorEastAsia" w:hAnsiTheme="minorEastAsia"/>
                <w:szCs w:val="21"/>
              </w:rPr>
            </w:pPr>
            <w:r>
              <w:rPr>
                <w:rFonts w:asciiTheme="minorEastAsia" w:hAnsiTheme="minorEastAsia" w:hint="eastAsia"/>
                <w:szCs w:val="21"/>
              </w:rPr>
              <w:t>项目总结报告</w:t>
            </w:r>
          </w:p>
        </w:tc>
        <w:tc>
          <w:tcPr>
            <w:tcW w:w="1439" w:type="dxa"/>
          </w:tcPr>
          <w:p w14:paraId="18981C1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6CDA4AC" w14:textId="77777777">
        <w:tc>
          <w:tcPr>
            <w:tcW w:w="2135" w:type="dxa"/>
          </w:tcPr>
          <w:p w14:paraId="63830A34"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352B4EF9" w14:textId="77777777" w:rsidR="008E7C49" w:rsidRDefault="00E53FE3">
            <w:pPr>
              <w:rPr>
                <w:rFonts w:asciiTheme="minorEastAsia" w:hAnsiTheme="minorEastAsia"/>
                <w:szCs w:val="21"/>
              </w:rPr>
            </w:pPr>
            <w:r>
              <w:rPr>
                <w:rFonts w:asciiTheme="minorEastAsia" w:hAnsiTheme="minorEastAsia" w:hint="eastAsia"/>
                <w:szCs w:val="21"/>
              </w:rPr>
              <w:t>经验总结</w:t>
            </w:r>
          </w:p>
        </w:tc>
        <w:tc>
          <w:tcPr>
            <w:tcW w:w="1439" w:type="dxa"/>
          </w:tcPr>
          <w:p w14:paraId="59817761" w14:textId="77777777" w:rsidR="008E7C49" w:rsidRDefault="00E53FE3">
            <w:pPr>
              <w:rPr>
                <w:rFonts w:asciiTheme="minorEastAsia" w:hAnsiTheme="minorEastAsia"/>
                <w:szCs w:val="21"/>
              </w:rPr>
            </w:pPr>
            <w:r>
              <w:rPr>
                <w:rFonts w:asciiTheme="minorEastAsia" w:hAnsiTheme="minorEastAsia" w:hint="eastAsia"/>
                <w:szCs w:val="21"/>
              </w:rPr>
              <w:t>徐哲远</w:t>
            </w:r>
          </w:p>
        </w:tc>
      </w:tr>
    </w:tbl>
    <w:p w14:paraId="2A332B8F" w14:textId="77777777" w:rsidR="008E7C49" w:rsidRDefault="00E53FE3">
      <w:pPr>
        <w:pStyle w:val="2"/>
        <w:spacing w:line="360" w:lineRule="auto"/>
      </w:pPr>
      <w:bookmarkStart w:id="69" w:name="_Toc528697438"/>
      <w:r>
        <w:rPr>
          <w:rFonts w:hint="eastAsia"/>
        </w:rPr>
        <w:t>2.3</w:t>
      </w:r>
      <w:r>
        <w:t xml:space="preserve"> </w:t>
      </w:r>
      <w:r>
        <w:rPr>
          <w:rFonts w:hint="eastAsia"/>
        </w:rPr>
        <w:t>开发人员</w:t>
      </w:r>
      <w:bookmarkEnd w:id="69"/>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8E7C49" w14:paraId="77F9C247" w14:textId="77777777">
        <w:tc>
          <w:tcPr>
            <w:tcW w:w="925" w:type="dxa"/>
          </w:tcPr>
          <w:p w14:paraId="081AD4F6"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10" w:type="dxa"/>
          </w:tcPr>
          <w:p w14:paraId="086883D7" w14:textId="77777777" w:rsidR="008E7C49" w:rsidRDefault="00E53FE3">
            <w:pPr>
              <w:spacing w:line="360" w:lineRule="auto"/>
              <w:jc w:val="center"/>
              <w:rPr>
                <w:b/>
                <w:bCs/>
                <w:color w:val="000000"/>
                <w:sz w:val="24"/>
                <w:szCs w:val="21"/>
              </w:rPr>
            </w:pPr>
            <w:r>
              <w:rPr>
                <w:rFonts w:hint="eastAsia"/>
                <w:b/>
                <w:bCs/>
                <w:color w:val="000000"/>
                <w:sz w:val="24"/>
                <w:szCs w:val="21"/>
              </w:rPr>
              <w:t>岗位</w:t>
            </w:r>
          </w:p>
        </w:tc>
        <w:tc>
          <w:tcPr>
            <w:tcW w:w="1420" w:type="dxa"/>
          </w:tcPr>
          <w:p w14:paraId="2C967180" w14:textId="77777777" w:rsidR="008E7C49" w:rsidRDefault="00E53FE3">
            <w:pPr>
              <w:spacing w:line="360" w:lineRule="auto"/>
              <w:jc w:val="center"/>
              <w:rPr>
                <w:b/>
                <w:bCs/>
                <w:color w:val="000000"/>
                <w:sz w:val="24"/>
                <w:szCs w:val="21"/>
              </w:rPr>
            </w:pPr>
            <w:r>
              <w:rPr>
                <w:rFonts w:hint="eastAsia"/>
                <w:b/>
                <w:bCs/>
                <w:color w:val="000000"/>
                <w:sz w:val="24"/>
                <w:szCs w:val="21"/>
              </w:rPr>
              <w:t>电话</w:t>
            </w:r>
          </w:p>
        </w:tc>
        <w:tc>
          <w:tcPr>
            <w:tcW w:w="3167" w:type="dxa"/>
          </w:tcPr>
          <w:p w14:paraId="228CFD4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697" w:type="dxa"/>
          </w:tcPr>
          <w:p w14:paraId="15DDC5CB"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12A4A68" w14:textId="77777777">
        <w:tc>
          <w:tcPr>
            <w:tcW w:w="925" w:type="dxa"/>
          </w:tcPr>
          <w:p w14:paraId="439F0D36" w14:textId="77777777" w:rsidR="008E7C49" w:rsidRDefault="00E53FE3">
            <w:pPr>
              <w:spacing w:line="360" w:lineRule="auto"/>
            </w:pPr>
            <w:r>
              <w:rPr>
                <w:rFonts w:hint="eastAsia"/>
              </w:rPr>
              <w:t>沈启航</w:t>
            </w:r>
          </w:p>
        </w:tc>
        <w:tc>
          <w:tcPr>
            <w:tcW w:w="1310" w:type="dxa"/>
          </w:tcPr>
          <w:p w14:paraId="47CAAE5A" w14:textId="77777777" w:rsidR="008E7C49" w:rsidRDefault="00E53FE3">
            <w:pPr>
              <w:spacing w:line="360" w:lineRule="auto"/>
            </w:pPr>
            <w:r>
              <w:rPr>
                <w:rFonts w:hint="eastAsia"/>
              </w:rPr>
              <w:t>项目经理</w:t>
            </w:r>
          </w:p>
        </w:tc>
        <w:tc>
          <w:tcPr>
            <w:tcW w:w="1420" w:type="dxa"/>
          </w:tcPr>
          <w:p w14:paraId="458F9573" w14:textId="77777777" w:rsidR="008E7C49" w:rsidRDefault="00E53FE3">
            <w:pPr>
              <w:spacing w:line="360" w:lineRule="auto"/>
            </w:pPr>
            <w:r>
              <w:rPr>
                <w:rFonts w:hint="eastAsia"/>
              </w:rPr>
              <w:t>15988122404</w:t>
            </w:r>
          </w:p>
        </w:tc>
        <w:tc>
          <w:tcPr>
            <w:tcW w:w="3167" w:type="dxa"/>
          </w:tcPr>
          <w:p w14:paraId="3065460E" w14:textId="77777777" w:rsidR="008E7C49" w:rsidRDefault="00E53FE3">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383D426E" w14:textId="77777777" w:rsidR="008E7C49" w:rsidRDefault="00E53FE3">
            <w:pPr>
              <w:spacing w:line="360" w:lineRule="auto"/>
            </w:pPr>
            <w:r>
              <w:rPr>
                <w:rFonts w:hint="eastAsia"/>
              </w:rPr>
              <w:t>弘毅</w:t>
            </w:r>
            <w:r>
              <w:rPr>
                <w:rFonts w:hint="eastAsia"/>
              </w:rPr>
              <w:t>B1-614</w:t>
            </w:r>
          </w:p>
        </w:tc>
      </w:tr>
      <w:tr w:rsidR="008E7C49" w14:paraId="00C2A86D" w14:textId="77777777">
        <w:tc>
          <w:tcPr>
            <w:tcW w:w="925" w:type="dxa"/>
          </w:tcPr>
          <w:p w14:paraId="6E754674" w14:textId="77777777" w:rsidR="008E7C49" w:rsidRDefault="00E53FE3">
            <w:pPr>
              <w:spacing w:line="360" w:lineRule="auto"/>
            </w:pPr>
            <w:r>
              <w:rPr>
                <w:rFonts w:hint="eastAsia"/>
              </w:rPr>
              <w:t>杨以恒</w:t>
            </w:r>
          </w:p>
        </w:tc>
        <w:tc>
          <w:tcPr>
            <w:tcW w:w="1310" w:type="dxa"/>
          </w:tcPr>
          <w:p w14:paraId="241CC5B5" w14:textId="77777777" w:rsidR="008E7C49" w:rsidRDefault="00E53FE3">
            <w:pPr>
              <w:spacing w:line="360" w:lineRule="auto"/>
            </w:pPr>
            <w:r>
              <w:rPr>
                <w:rFonts w:hint="eastAsia"/>
              </w:rPr>
              <w:t>质量保证员</w:t>
            </w:r>
          </w:p>
        </w:tc>
        <w:tc>
          <w:tcPr>
            <w:tcW w:w="1420" w:type="dxa"/>
          </w:tcPr>
          <w:p w14:paraId="7ED96414" w14:textId="77777777" w:rsidR="008E7C49" w:rsidRDefault="00E53FE3">
            <w:pPr>
              <w:spacing w:line="360" w:lineRule="auto"/>
            </w:pPr>
            <w:r>
              <w:rPr>
                <w:rFonts w:hint="eastAsia"/>
              </w:rPr>
              <w:t>18989678901</w:t>
            </w:r>
          </w:p>
        </w:tc>
        <w:tc>
          <w:tcPr>
            <w:tcW w:w="3167" w:type="dxa"/>
          </w:tcPr>
          <w:p w14:paraId="74E13D5C" w14:textId="77777777" w:rsidR="008E7C49" w:rsidRDefault="00E53FE3">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7FFBFA6A" w14:textId="77777777" w:rsidR="008E7C49" w:rsidRDefault="00E53FE3">
            <w:pPr>
              <w:spacing w:line="360" w:lineRule="auto"/>
            </w:pPr>
            <w:r>
              <w:rPr>
                <w:rFonts w:hint="eastAsia"/>
              </w:rPr>
              <w:t>弘毅</w:t>
            </w:r>
            <w:r>
              <w:rPr>
                <w:rFonts w:hint="eastAsia"/>
              </w:rPr>
              <w:t>B1-615</w:t>
            </w:r>
          </w:p>
        </w:tc>
      </w:tr>
      <w:tr w:rsidR="008E7C49" w14:paraId="207C7A67" w14:textId="77777777">
        <w:tc>
          <w:tcPr>
            <w:tcW w:w="925" w:type="dxa"/>
          </w:tcPr>
          <w:p w14:paraId="46C41113" w14:textId="77777777" w:rsidR="008E7C49" w:rsidRDefault="00E53FE3">
            <w:pPr>
              <w:spacing w:line="360" w:lineRule="auto"/>
            </w:pPr>
            <w:proofErr w:type="gramStart"/>
            <w:r>
              <w:rPr>
                <w:rFonts w:hint="eastAsia"/>
              </w:rPr>
              <w:t>叶柏成</w:t>
            </w:r>
            <w:proofErr w:type="gramEnd"/>
          </w:p>
        </w:tc>
        <w:tc>
          <w:tcPr>
            <w:tcW w:w="1310" w:type="dxa"/>
          </w:tcPr>
          <w:p w14:paraId="6ACFD793" w14:textId="77777777" w:rsidR="008E7C49" w:rsidRDefault="00E53FE3">
            <w:pPr>
              <w:spacing w:line="360" w:lineRule="auto"/>
            </w:pPr>
            <w:r>
              <w:rPr>
                <w:rFonts w:hint="eastAsia"/>
              </w:rPr>
              <w:t>配置管理员</w:t>
            </w:r>
          </w:p>
        </w:tc>
        <w:tc>
          <w:tcPr>
            <w:tcW w:w="1420" w:type="dxa"/>
          </w:tcPr>
          <w:p w14:paraId="428E0742" w14:textId="77777777" w:rsidR="008E7C49" w:rsidRDefault="00E53FE3">
            <w:pPr>
              <w:spacing w:line="360" w:lineRule="auto"/>
            </w:pPr>
            <w:r>
              <w:rPr>
                <w:rFonts w:hint="eastAsia"/>
              </w:rPr>
              <w:t>13588025779</w:t>
            </w:r>
          </w:p>
        </w:tc>
        <w:tc>
          <w:tcPr>
            <w:tcW w:w="3167" w:type="dxa"/>
          </w:tcPr>
          <w:p w14:paraId="5DB93555" w14:textId="77777777" w:rsidR="008E7C49" w:rsidRDefault="00E53FE3">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53FED39" w14:textId="77777777" w:rsidR="008E7C49" w:rsidRDefault="00E53FE3">
            <w:pPr>
              <w:spacing w:line="360" w:lineRule="auto"/>
            </w:pPr>
            <w:r>
              <w:rPr>
                <w:rFonts w:hint="eastAsia"/>
              </w:rPr>
              <w:t>弘毅</w:t>
            </w:r>
            <w:r>
              <w:rPr>
                <w:rFonts w:hint="eastAsia"/>
              </w:rPr>
              <w:t>B1-615</w:t>
            </w:r>
          </w:p>
        </w:tc>
      </w:tr>
      <w:tr w:rsidR="008E7C49" w14:paraId="1651846F" w14:textId="77777777">
        <w:tc>
          <w:tcPr>
            <w:tcW w:w="925" w:type="dxa"/>
          </w:tcPr>
          <w:p w14:paraId="62707AF6" w14:textId="77777777" w:rsidR="008E7C49" w:rsidRDefault="00E53FE3">
            <w:pPr>
              <w:spacing w:line="360" w:lineRule="auto"/>
            </w:pPr>
            <w:r>
              <w:rPr>
                <w:rFonts w:hint="eastAsia"/>
              </w:rPr>
              <w:t>徐哲远</w:t>
            </w:r>
          </w:p>
        </w:tc>
        <w:tc>
          <w:tcPr>
            <w:tcW w:w="1310" w:type="dxa"/>
          </w:tcPr>
          <w:p w14:paraId="102A1C64" w14:textId="77777777" w:rsidR="008E7C49" w:rsidRDefault="00E53FE3">
            <w:pPr>
              <w:spacing w:line="360" w:lineRule="auto"/>
            </w:pPr>
            <w:r>
              <w:rPr>
                <w:rFonts w:hint="eastAsia"/>
              </w:rPr>
              <w:t>会议记录员</w:t>
            </w:r>
          </w:p>
        </w:tc>
        <w:tc>
          <w:tcPr>
            <w:tcW w:w="1420" w:type="dxa"/>
          </w:tcPr>
          <w:p w14:paraId="3A8FE6D2" w14:textId="77777777" w:rsidR="008E7C49" w:rsidRDefault="00E53FE3">
            <w:pPr>
              <w:spacing w:line="360" w:lineRule="auto"/>
            </w:pPr>
            <w:r>
              <w:rPr>
                <w:rFonts w:hint="eastAsia"/>
              </w:rPr>
              <w:t>15968805302</w:t>
            </w:r>
          </w:p>
        </w:tc>
        <w:tc>
          <w:tcPr>
            <w:tcW w:w="3167" w:type="dxa"/>
          </w:tcPr>
          <w:p w14:paraId="3D96CC7F" w14:textId="77777777" w:rsidR="008E7C49" w:rsidRDefault="00E53FE3">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D30058B" w14:textId="77777777" w:rsidR="008E7C49" w:rsidRDefault="00E53FE3">
            <w:pPr>
              <w:spacing w:line="360" w:lineRule="auto"/>
            </w:pPr>
            <w:r>
              <w:rPr>
                <w:rFonts w:hint="eastAsia"/>
              </w:rPr>
              <w:t>弘毅</w:t>
            </w:r>
            <w:r>
              <w:rPr>
                <w:rFonts w:hint="eastAsia"/>
              </w:rPr>
              <w:t>B1-615</w:t>
            </w:r>
          </w:p>
        </w:tc>
      </w:tr>
      <w:tr w:rsidR="008E7C49" w14:paraId="74272E5B" w14:textId="77777777">
        <w:tc>
          <w:tcPr>
            <w:tcW w:w="925" w:type="dxa"/>
          </w:tcPr>
          <w:p w14:paraId="50524F1F" w14:textId="77777777" w:rsidR="008E7C49" w:rsidRDefault="00E53FE3">
            <w:pPr>
              <w:spacing w:line="360" w:lineRule="auto"/>
            </w:pPr>
            <w:r>
              <w:rPr>
                <w:rFonts w:hint="eastAsia"/>
              </w:rPr>
              <w:lastRenderedPageBreak/>
              <w:t>骆佳俊</w:t>
            </w:r>
          </w:p>
        </w:tc>
        <w:tc>
          <w:tcPr>
            <w:tcW w:w="1310" w:type="dxa"/>
          </w:tcPr>
          <w:p w14:paraId="00B225F7" w14:textId="77777777" w:rsidR="008E7C49" w:rsidRDefault="00E53FE3">
            <w:pPr>
              <w:spacing w:line="360" w:lineRule="auto"/>
            </w:pPr>
            <w:r>
              <w:rPr>
                <w:rFonts w:hint="eastAsia"/>
              </w:rPr>
              <w:t>归档</w:t>
            </w:r>
            <w:proofErr w:type="gramStart"/>
            <w:r>
              <w:rPr>
                <w:rFonts w:hint="eastAsia"/>
              </w:rPr>
              <w:t>整理员</w:t>
            </w:r>
            <w:proofErr w:type="gramEnd"/>
          </w:p>
        </w:tc>
        <w:tc>
          <w:tcPr>
            <w:tcW w:w="1420" w:type="dxa"/>
          </w:tcPr>
          <w:p w14:paraId="4D673611" w14:textId="77777777" w:rsidR="008E7C49" w:rsidRDefault="00E53FE3">
            <w:pPr>
              <w:spacing w:line="360" w:lineRule="auto"/>
            </w:pPr>
            <w:r>
              <w:rPr>
                <w:rFonts w:hint="eastAsia"/>
              </w:rPr>
              <w:t>18058735546</w:t>
            </w:r>
          </w:p>
        </w:tc>
        <w:tc>
          <w:tcPr>
            <w:tcW w:w="3167" w:type="dxa"/>
          </w:tcPr>
          <w:p w14:paraId="0B921301" w14:textId="77777777" w:rsidR="008E7C49" w:rsidRDefault="00E53FE3">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7DEFD0B8" w14:textId="77777777" w:rsidR="008E7C49" w:rsidRDefault="00E53FE3">
            <w:pPr>
              <w:spacing w:line="360" w:lineRule="auto"/>
            </w:pPr>
            <w:r>
              <w:rPr>
                <w:rFonts w:hint="eastAsia"/>
              </w:rPr>
              <w:t>弘毅</w:t>
            </w:r>
            <w:r>
              <w:rPr>
                <w:rFonts w:hint="eastAsia"/>
              </w:rPr>
              <w:t>B2-206</w:t>
            </w:r>
          </w:p>
        </w:tc>
      </w:tr>
    </w:tbl>
    <w:p w14:paraId="1E2A61A8" w14:textId="77777777" w:rsidR="008E7C49" w:rsidRDefault="008E7C49">
      <w:pPr>
        <w:spacing w:line="360" w:lineRule="auto"/>
      </w:pPr>
    </w:p>
    <w:p w14:paraId="5AF1229A" w14:textId="77777777" w:rsidR="008E7C49" w:rsidRDefault="00E53FE3">
      <w:pPr>
        <w:pStyle w:val="2"/>
        <w:spacing w:line="360" w:lineRule="auto"/>
      </w:pPr>
      <w:bookmarkStart w:id="70" w:name="_Toc528697439"/>
      <w:r>
        <w:rPr>
          <w:rFonts w:hint="eastAsia"/>
        </w:rPr>
        <w:t>2.4</w:t>
      </w:r>
      <w:r>
        <w:t xml:space="preserve"> </w:t>
      </w:r>
      <w:r>
        <w:rPr>
          <w:rFonts w:hint="eastAsia"/>
        </w:rPr>
        <w:t>用户</w:t>
      </w:r>
      <w:bookmarkEnd w:id="70"/>
    </w:p>
    <w:p w14:paraId="6FC94D1A"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1.教师</w:t>
      </w:r>
    </w:p>
    <w:p w14:paraId="189FD28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2.学生</w:t>
      </w:r>
    </w:p>
    <w:p w14:paraId="465BAD01"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游客：</w:t>
      </w:r>
      <w:r>
        <w:rPr>
          <w:rFonts w:asciiTheme="minorEastAsia" w:hAnsiTheme="minorEastAsia"/>
          <w:szCs w:val="21"/>
        </w:rPr>
        <w:t>没选这些课，但是感兴趣的</w:t>
      </w:r>
      <w:r>
        <w:rPr>
          <w:rFonts w:asciiTheme="minorEastAsia" w:hAnsiTheme="minorEastAsia" w:hint="eastAsia"/>
          <w:szCs w:val="21"/>
        </w:rPr>
        <w:t>学生</w:t>
      </w:r>
    </w:p>
    <w:p w14:paraId="4608C8CB"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4.网站管理员</w:t>
      </w:r>
    </w:p>
    <w:p w14:paraId="5A0BEDE2" w14:textId="77777777" w:rsidR="008E7C49" w:rsidRDefault="00E53FE3">
      <w:pPr>
        <w:pStyle w:val="2"/>
        <w:spacing w:line="360" w:lineRule="auto"/>
      </w:pPr>
      <w:bookmarkStart w:id="71" w:name="_Toc528697440"/>
      <w:r>
        <w:rPr>
          <w:rFonts w:hint="eastAsia"/>
        </w:rPr>
        <w:t>2.5</w:t>
      </w:r>
      <w:r>
        <w:t xml:space="preserve"> </w:t>
      </w:r>
      <w:r>
        <w:rPr>
          <w:rFonts w:hint="eastAsia"/>
        </w:rPr>
        <w:t>产品</w:t>
      </w:r>
      <w:bookmarkEnd w:id="71"/>
      <w:r>
        <w:tab/>
      </w:r>
    </w:p>
    <w:p w14:paraId="16B1E4A6" w14:textId="77777777" w:rsidR="008E7C49" w:rsidRDefault="00E53FE3">
      <w:pPr>
        <w:pStyle w:val="3"/>
        <w:spacing w:line="360" w:lineRule="auto"/>
      </w:pPr>
      <w:bookmarkStart w:id="72" w:name="_Toc528697441"/>
      <w:r>
        <w:rPr>
          <w:rFonts w:hint="eastAsia"/>
        </w:rPr>
        <w:t>2.5.1</w:t>
      </w:r>
      <w:r>
        <w:t xml:space="preserve"> </w:t>
      </w:r>
      <w:r>
        <w:rPr>
          <w:rFonts w:hint="eastAsia"/>
        </w:rPr>
        <w:t>项目的必要性文档</w:t>
      </w:r>
      <w:bookmarkEnd w:id="72"/>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8E7C49" w14:paraId="51D95057" w14:textId="77777777">
        <w:tc>
          <w:tcPr>
            <w:tcW w:w="8500" w:type="dxa"/>
            <w:tcBorders>
              <w:bottom w:val="single" w:sz="4" w:space="0" w:color="auto"/>
            </w:tcBorders>
          </w:tcPr>
          <w:p w14:paraId="419D7D36" w14:textId="77777777" w:rsidR="008E7C49" w:rsidRDefault="00E53FE3">
            <w:pPr>
              <w:spacing w:line="360" w:lineRule="auto"/>
              <w:jc w:val="center"/>
              <w:rPr>
                <w:rFonts w:cs="Times New Roman"/>
                <w:szCs w:val="21"/>
              </w:rPr>
            </w:pPr>
            <w:r>
              <w:rPr>
                <w:rFonts w:hint="eastAsia"/>
                <w:b/>
                <w:bCs/>
                <w:color w:val="000000"/>
                <w:sz w:val="24"/>
                <w:szCs w:val="21"/>
              </w:rPr>
              <w:t>文档名称</w:t>
            </w:r>
          </w:p>
        </w:tc>
      </w:tr>
      <w:tr w:rsidR="008E7C49" w14:paraId="306E1C80" w14:textId="77777777">
        <w:tc>
          <w:tcPr>
            <w:tcW w:w="8500" w:type="dxa"/>
            <w:tcBorders>
              <w:bottom w:val="single" w:sz="4" w:space="0" w:color="auto"/>
            </w:tcBorders>
          </w:tcPr>
          <w:p w14:paraId="18EBFDA3" w14:textId="77777777" w:rsidR="008E7C49" w:rsidRDefault="00E53FE3">
            <w:pPr>
              <w:spacing w:line="360" w:lineRule="auto"/>
              <w:rPr>
                <w:rFonts w:cs="Times New Roman"/>
                <w:b/>
                <w:szCs w:val="21"/>
              </w:rPr>
            </w:pPr>
            <w:bookmarkStart w:id="73" w:name="_Hlk496819071"/>
            <w:r>
              <w:rPr>
                <w:rFonts w:hint="eastAsia"/>
                <w:szCs w:val="21"/>
              </w:rPr>
              <w:t>可行性分析报告</w:t>
            </w:r>
          </w:p>
        </w:tc>
      </w:tr>
      <w:tr w:rsidR="008E7C49" w14:paraId="687AA867" w14:textId="77777777">
        <w:trPr>
          <w:trHeight w:val="150"/>
        </w:trPr>
        <w:tc>
          <w:tcPr>
            <w:tcW w:w="8500" w:type="dxa"/>
            <w:tcBorders>
              <w:top w:val="single" w:sz="4" w:space="0" w:color="auto"/>
              <w:bottom w:val="single" w:sz="4" w:space="0" w:color="auto"/>
            </w:tcBorders>
          </w:tcPr>
          <w:p w14:paraId="0B481C84" w14:textId="77777777" w:rsidR="008E7C49" w:rsidRDefault="00E53FE3">
            <w:pPr>
              <w:spacing w:line="360" w:lineRule="auto"/>
              <w:rPr>
                <w:rFonts w:cs="Times New Roman"/>
                <w:szCs w:val="21"/>
              </w:rPr>
            </w:pPr>
            <w:r>
              <w:rPr>
                <w:rFonts w:cs="Times New Roman" w:hint="eastAsia"/>
                <w:szCs w:val="21"/>
              </w:rPr>
              <w:t>项目章程</w:t>
            </w:r>
          </w:p>
        </w:tc>
      </w:tr>
      <w:tr w:rsidR="008E7C49" w14:paraId="166398D3" w14:textId="77777777">
        <w:trPr>
          <w:trHeight w:val="147"/>
        </w:trPr>
        <w:tc>
          <w:tcPr>
            <w:tcW w:w="8500" w:type="dxa"/>
            <w:tcBorders>
              <w:top w:val="single" w:sz="4" w:space="0" w:color="auto"/>
              <w:bottom w:val="single" w:sz="4" w:space="0" w:color="auto"/>
            </w:tcBorders>
          </w:tcPr>
          <w:p w14:paraId="449B56F4" w14:textId="77777777" w:rsidR="008E7C49" w:rsidRDefault="00E53FE3">
            <w:pPr>
              <w:spacing w:line="360" w:lineRule="auto"/>
              <w:rPr>
                <w:rFonts w:cs="Times New Roman"/>
                <w:szCs w:val="21"/>
              </w:rPr>
            </w:pPr>
            <w:r>
              <w:rPr>
                <w:rFonts w:cs="Times New Roman" w:hint="eastAsia"/>
                <w:szCs w:val="21"/>
              </w:rPr>
              <w:t>总体项目计划</w:t>
            </w:r>
          </w:p>
        </w:tc>
      </w:tr>
      <w:tr w:rsidR="008E7C49" w14:paraId="10BF314D" w14:textId="77777777">
        <w:trPr>
          <w:trHeight w:val="165"/>
        </w:trPr>
        <w:tc>
          <w:tcPr>
            <w:tcW w:w="8500" w:type="dxa"/>
            <w:tcBorders>
              <w:top w:val="single" w:sz="4" w:space="0" w:color="auto"/>
              <w:bottom w:val="single" w:sz="4" w:space="0" w:color="auto"/>
            </w:tcBorders>
          </w:tcPr>
          <w:p w14:paraId="05EA8363" w14:textId="77777777" w:rsidR="008E7C49" w:rsidRDefault="00E53FE3">
            <w:pPr>
              <w:spacing w:line="360" w:lineRule="auto"/>
              <w:rPr>
                <w:rFonts w:cs="Times New Roman"/>
                <w:szCs w:val="21"/>
              </w:rPr>
            </w:pPr>
            <w:r>
              <w:rPr>
                <w:rFonts w:cs="Times New Roman" w:hint="eastAsia"/>
                <w:szCs w:val="21"/>
              </w:rPr>
              <w:t>需求开发计划</w:t>
            </w:r>
          </w:p>
        </w:tc>
      </w:tr>
      <w:tr w:rsidR="008E7C49" w14:paraId="6C0A83FE" w14:textId="77777777">
        <w:trPr>
          <w:trHeight w:val="165"/>
        </w:trPr>
        <w:tc>
          <w:tcPr>
            <w:tcW w:w="8500" w:type="dxa"/>
            <w:tcBorders>
              <w:top w:val="single" w:sz="4" w:space="0" w:color="auto"/>
              <w:bottom w:val="single" w:sz="4" w:space="0" w:color="auto"/>
            </w:tcBorders>
          </w:tcPr>
          <w:p w14:paraId="11D323A1" w14:textId="77777777" w:rsidR="008E7C49" w:rsidRDefault="00E53FE3">
            <w:pPr>
              <w:spacing w:line="360" w:lineRule="auto"/>
              <w:rPr>
                <w:rFonts w:cs="Times New Roman"/>
                <w:szCs w:val="21"/>
              </w:rPr>
            </w:pPr>
            <w:r>
              <w:rPr>
                <w:rFonts w:cs="Times New Roman" w:hint="eastAsia"/>
                <w:szCs w:val="21"/>
              </w:rPr>
              <w:t>需求变更控制文档</w:t>
            </w:r>
          </w:p>
        </w:tc>
      </w:tr>
      <w:tr w:rsidR="008E7C49" w14:paraId="64688C0C" w14:textId="77777777">
        <w:trPr>
          <w:trHeight w:val="135"/>
        </w:trPr>
        <w:tc>
          <w:tcPr>
            <w:tcW w:w="8500" w:type="dxa"/>
          </w:tcPr>
          <w:p w14:paraId="6A76A36D" w14:textId="77777777" w:rsidR="008E7C49" w:rsidRDefault="00E53FE3">
            <w:pPr>
              <w:spacing w:line="360" w:lineRule="auto"/>
              <w:rPr>
                <w:rFonts w:cs="Times New Roman"/>
                <w:szCs w:val="21"/>
              </w:rPr>
            </w:pPr>
            <w:r>
              <w:rPr>
                <w:rFonts w:cs="Times New Roman" w:hint="eastAsia"/>
                <w:szCs w:val="21"/>
              </w:rPr>
              <w:t>需求规格说明书</w:t>
            </w:r>
          </w:p>
        </w:tc>
      </w:tr>
      <w:tr w:rsidR="008E7C49" w14:paraId="1B114FED" w14:textId="77777777">
        <w:tc>
          <w:tcPr>
            <w:tcW w:w="8500" w:type="dxa"/>
            <w:tcBorders>
              <w:bottom w:val="single" w:sz="4" w:space="0" w:color="auto"/>
            </w:tcBorders>
          </w:tcPr>
          <w:p w14:paraId="19D1A771" w14:textId="77777777" w:rsidR="008E7C49" w:rsidRDefault="00E53FE3">
            <w:pPr>
              <w:spacing w:line="360" w:lineRule="auto"/>
              <w:rPr>
                <w:rFonts w:cs="Times New Roman"/>
                <w:szCs w:val="21"/>
              </w:rPr>
            </w:pPr>
            <w:r>
              <w:rPr>
                <w:rFonts w:cs="Times New Roman" w:hint="eastAsia"/>
                <w:szCs w:val="21"/>
              </w:rPr>
              <w:t>系统设计计划</w:t>
            </w:r>
          </w:p>
        </w:tc>
      </w:tr>
      <w:tr w:rsidR="008E7C49" w14:paraId="202D5360" w14:textId="77777777">
        <w:trPr>
          <w:trHeight w:val="90"/>
        </w:trPr>
        <w:tc>
          <w:tcPr>
            <w:tcW w:w="8500" w:type="dxa"/>
            <w:tcBorders>
              <w:top w:val="single" w:sz="4" w:space="0" w:color="auto"/>
            </w:tcBorders>
          </w:tcPr>
          <w:p w14:paraId="02340195" w14:textId="77777777" w:rsidR="008E7C49" w:rsidRDefault="00E53FE3">
            <w:pPr>
              <w:spacing w:line="360" w:lineRule="auto"/>
              <w:rPr>
                <w:rFonts w:cs="Times New Roman"/>
                <w:szCs w:val="21"/>
              </w:rPr>
            </w:pPr>
            <w:r>
              <w:rPr>
                <w:rFonts w:cs="Times New Roman" w:hint="eastAsia"/>
                <w:szCs w:val="21"/>
              </w:rPr>
              <w:t>概要设计说明</w:t>
            </w:r>
          </w:p>
        </w:tc>
      </w:tr>
      <w:tr w:rsidR="008E7C49" w14:paraId="2020EDBA" w14:textId="77777777">
        <w:trPr>
          <w:trHeight w:val="225"/>
        </w:trPr>
        <w:tc>
          <w:tcPr>
            <w:tcW w:w="8500" w:type="dxa"/>
          </w:tcPr>
          <w:p w14:paraId="05E43DBB" w14:textId="77777777" w:rsidR="008E7C49" w:rsidRDefault="00E53FE3">
            <w:pPr>
              <w:spacing w:line="360" w:lineRule="auto"/>
              <w:rPr>
                <w:rFonts w:cs="Times New Roman"/>
                <w:szCs w:val="21"/>
              </w:rPr>
            </w:pPr>
            <w:r>
              <w:rPr>
                <w:rFonts w:cs="Times New Roman" w:hint="eastAsia"/>
                <w:szCs w:val="21"/>
              </w:rPr>
              <w:t>质量保证计划</w:t>
            </w:r>
          </w:p>
        </w:tc>
      </w:tr>
      <w:tr w:rsidR="008E7C49" w14:paraId="5BAD4BCE" w14:textId="77777777">
        <w:tc>
          <w:tcPr>
            <w:tcW w:w="8500" w:type="dxa"/>
          </w:tcPr>
          <w:p w14:paraId="2A4CB44A" w14:textId="77777777" w:rsidR="008E7C49" w:rsidRDefault="00E53FE3">
            <w:pPr>
              <w:spacing w:line="360" w:lineRule="auto"/>
              <w:rPr>
                <w:rFonts w:cs="Times New Roman"/>
                <w:szCs w:val="21"/>
              </w:rPr>
            </w:pPr>
            <w:r>
              <w:rPr>
                <w:rFonts w:cs="Times New Roman" w:hint="eastAsia"/>
                <w:szCs w:val="21"/>
              </w:rPr>
              <w:t>编码与系统实现计划</w:t>
            </w:r>
          </w:p>
        </w:tc>
      </w:tr>
      <w:tr w:rsidR="008E7C49" w14:paraId="58C46E23" w14:textId="77777777">
        <w:tc>
          <w:tcPr>
            <w:tcW w:w="8500" w:type="dxa"/>
          </w:tcPr>
          <w:p w14:paraId="2241FE45" w14:textId="77777777" w:rsidR="008E7C49" w:rsidRDefault="00E53FE3">
            <w:pPr>
              <w:spacing w:line="360" w:lineRule="auto"/>
              <w:rPr>
                <w:rFonts w:cs="Times New Roman"/>
                <w:szCs w:val="21"/>
              </w:rPr>
            </w:pPr>
            <w:r>
              <w:rPr>
                <w:rFonts w:cs="Times New Roman" w:hint="eastAsia"/>
                <w:szCs w:val="21"/>
              </w:rPr>
              <w:t>测试计划</w:t>
            </w:r>
          </w:p>
        </w:tc>
      </w:tr>
      <w:tr w:rsidR="008E7C49" w14:paraId="6CC8CBD2" w14:textId="77777777">
        <w:tc>
          <w:tcPr>
            <w:tcW w:w="8500" w:type="dxa"/>
          </w:tcPr>
          <w:p w14:paraId="02C22317" w14:textId="77777777" w:rsidR="008E7C49" w:rsidRDefault="00E53FE3">
            <w:pPr>
              <w:spacing w:line="360" w:lineRule="auto"/>
              <w:rPr>
                <w:rFonts w:cs="Times New Roman"/>
                <w:szCs w:val="21"/>
              </w:rPr>
            </w:pPr>
            <w:r>
              <w:rPr>
                <w:rFonts w:cs="Times New Roman" w:hint="eastAsia"/>
                <w:szCs w:val="21"/>
              </w:rPr>
              <w:t>工程部署计划</w:t>
            </w:r>
          </w:p>
        </w:tc>
      </w:tr>
      <w:tr w:rsidR="008E7C49" w14:paraId="2E0E62F0" w14:textId="77777777">
        <w:tc>
          <w:tcPr>
            <w:tcW w:w="8500" w:type="dxa"/>
          </w:tcPr>
          <w:p w14:paraId="6E402668" w14:textId="77777777" w:rsidR="008E7C49" w:rsidRDefault="00E53FE3">
            <w:pPr>
              <w:spacing w:line="360" w:lineRule="auto"/>
              <w:rPr>
                <w:rFonts w:cs="Times New Roman"/>
                <w:szCs w:val="21"/>
              </w:rPr>
            </w:pPr>
            <w:r>
              <w:rPr>
                <w:rFonts w:cs="Times New Roman" w:hint="eastAsia"/>
                <w:szCs w:val="21"/>
              </w:rPr>
              <w:t>培训计划</w:t>
            </w:r>
          </w:p>
        </w:tc>
      </w:tr>
      <w:tr w:rsidR="008E7C49" w14:paraId="1C1F2F23" w14:textId="77777777">
        <w:tc>
          <w:tcPr>
            <w:tcW w:w="8500" w:type="dxa"/>
          </w:tcPr>
          <w:p w14:paraId="78F64E1A" w14:textId="77777777" w:rsidR="008E7C49" w:rsidRDefault="00E53FE3">
            <w:pPr>
              <w:spacing w:line="360" w:lineRule="auto"/>
              <w:rPr>
                <w:rFonts w:cs="Times New Roman"/>
                <w:szCs w:val="21"/>
              </w:rPr>
            </w:pPr>
            <w:r>
              <w:rPr>
                <w:rFonts w:cs="Times New Roman" w:hint="eastAsia"/>
                <w:szCs w:val="21"/>
              </w:rPr>
              <w:t>系统维护计划</w:t>
            </w:r>
          </w:p>
        </w:tc>
      </w:tr>
      <w:tr w:rsidR="008E7C49" w14:paraId="484EDC78" w14:textId="77777777">
        <w:tc>
          <w:tcPr>
            <w:tcW w:w="8500" w:type="dxa"/>
          </w:tcPr>
          <w:p w14:paraId="73601692" w14:textId="77777777" w:rsidR="008E7C49" w:rsidRDefault="00E53FE3">
            <w:pPr>
              <w:spacing w:line="360" w:lineRule="auto"/>
              <w:rPr>
                <w:rFonts w:cs="Times New Roman"/>
                <w:szCs w:val="21"/>
              </w:rPr>
            </w:pPr>
            <w:r>
              <w:rPr>
                <w:rFonts w:cs="Times New Roman" w:hint="eastAsia"/>
                <w:szCs w:val="21"/>
              </w:rPr>
              <w:t>项目总结报告</w:t>
            </w:r>
          </w:p>
        </w:tc>
      </w:tr>
      <w:bookmarkEnd w:id="73"/>
    </w:tbl>
    <w:p w14:paraId="146CC422" w14:textId="77777777" w:rsidR="008E7C49" w:rsidRDefault="008E7C49">
      <w:pPr>
        <w:pStyle w:val="af4"/>
        <w:spacing w:line="360" w:lineRule="auto"/>
        <w:ind w:firstLineChars="0" w:firstLine="0"/>
        <w:rPr>
          <w:sz w:val="28"/>
          <w:szCs w:val="28"/>
        </w:rPr>
      </w:pPr>
    </w:p>
    <w:p w14:paraId="2BAD0C58" w14:textId="77777777" w:rsidR="008E7C49" w:rsidRDefault="00E53FE3">
      <w:pPr>
        <w:pStyle w:val="3"/>
        <w:spacing w:line="360" w:lineRule="auto"/>
      </w:pPr>
      <w:bookmarkStart w:id="74" w:name="_Toc528697442"/>
      <w:r>
        <w:rPr>
          <w:rFonts w:hint="eastAsia"/>
        </w:rPr>
        <w:t>2.5.2</w:t>
      </w:r>
      <w:r>
        <w:t xml:space="preserve"> </w:t>
      </w:r>
      <w:r>
        <w:rPr>
          <w:rFonts w:hint="eastAsia"/>
        </w:rPr>
        <w:t>服务</w:t>
      </w:r>
      <w:bookmarkEnd w:id="74"/>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8E7C49" w14:paraId="493221A5" w14:textId="77777777">
        <w:tc>
          <w:tcPr>
            <w:tcW w:w="2074" w:type="dxa"/>
          </w:tcPr>
          <w:p w14:paraId="28BF4417" w14:textId="77777777" w:rsidR="008E7C49" w:rsidRDefault="00E53FE3">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CA40211" w14:textId="77777777" w:rsidR="008E7C49" w:rsidRDefault="00E53FE3">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AF02C9A" w14:textId="77777777" w:rsidR="008E7C49" w:rsidRDefault="00E53FE3">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7AEBF565"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086E5C30" w14:textId="77777777">
        <w:tc>
          <w:tcPr>
            <w:tcW w:w="2074" w:type="dxa"/>
          </w:tcPr>
          <w:p w14:paraId="23419DD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275043D4"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4D46DAE1"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3247D2CA" w14:textId="77777777" w:rsidR="008E7C49" w:rsidRDefault="008E7C49">
            <w:pPr>
              <w:spacing w:line="360" w:lineRule="auto"/>
              <w:rPr>
                <w:rFonts w:asciiTheme="minorEastAsia" w:hAnsiTheme="minorEastAsia" w:cs="Times New Roman"/>
                <w:szCs w:val="21"/>
              </w:rPr>
            </w:pPr>
          </w:p>
        </w:tc>
      </w:tr>
      <w:tr w:rsidR="008E7C49" w14:paraId="0915C10F" w14:textId="77777777">
        <w:tc>
          <w:tcPr>
            <w:tcW w:w="2074" w:type="dxa"/>
          </w:tcPr>
          <w:p w14:paraId="0CD357E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22DF46A8"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6AA64E6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91BC308" w14:textId="77777777" w:rsidR="008E7C49" w:rsidRDefault="008E7C49">
            <w:pPr>
              <w:spacing w:line="360" w:lineRule="auto"/>
              <w:rPr>
                <w:rFonts w:asciiTheme="minorEastAsia" w:hAnsiTheme="minorEastAsia" w:cs="Times New Roman"/>
                <w:szCs w:val="21"/>
              </w:rPr>
            </w:pPr>
          </w:p>
        </w:tc>
      </w:tr>
      <w:tr w:rsidR="008E7C49" w14:paraId="33BF0F26" w14:textId="77777777">
        <w:tc>
          <w:tcPr>
            <w:tcW w:w="2074" w:type="dxa"/>
          </w:tcPr>
          <w:p w14:paraId="229C03F0"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564FDD7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50EFD87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年</w:t>
            </w:r>
          </w:p>
        </w:tc>
        <w:tc>
          <w:tcPr>
            <w:tcW w:w="2074" w:type="dxa"/>
          </w:tcPr>
          <w:p w14:paraId="1C4F92CA" w14:textId="77777777" w:rsidR="008E7C49" w:rsidRDefault="008E7C49">
            <w:pPr>
              <w:spacing w:line="360" w:lineRule="auto"/>
              <w:rPr>
                <w:rFonts w:asciiTheme="minorEastAsia" w:hAnsiTheme="minorEastAsia" w:cs="Times New Roman"/>
                <w:szCs w:val="21"/>
              </w:rPr>
            </w:pPr>
          </w:p>
        </w:tc>
      </w:tr>
      <w:tr w:rsidR="008E7C49" w14:paraId="3A560755" w14:textId="77777777">
        <w:tc>
          <w:tcPr>
            <w:tcW w:w="2074" w:type="dxa"/>
          </w:tcPr>
          <w:p w14:paraId="43B4EE6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0F2A0DA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5B5B8B2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61F620D2" w14:textId="77777777" w:rsidR="008E7C49" w:rsidRDefault="008E7C49">
            <w:pPr>
              <w:spacing w:line="360" w:lineRule="auto"/>
              <w:rPr>
                <w:rFonts w:asciiTheme="minorEastAsia" w:hAnsiTheme="minorEastAsia" w:cs="Times New Roman"/>
                <w:szCs w:val="21"/>
              </w:rPr>
            </w:pPr>
          </w:p>
        </w:tc>
      </w:tr>
    </w:tbl>
    <w:p w14:paraId="11642910" w14:textId="77777777" w:rsidR="008E7C49" w:rsidRDefault="00E53FE3">
      <w:pPr>
        <w:pStyle w:val="2"/>
        <w:spacing w:line="360" w:lineRule="auto"/>
      </w:pPr>
      <w:bookmarkStart w:id="75" w:name="_Toc528697443"/>
      <w:r>
        <w:t xml:space="preserve">2.6 </w:t>
      </w:r>
      <w:r>
        <w:rPr>
          <w:rFonts w:hint="eastAsia"/>
        </w:rPr>
        <w:t>验收标准</w:t>
      </w:r>
      <w:bookmarkEnd w:id="75"/>
    </w:p>
    <w:p w14:paraId="4A8814D7" w14:textId="77777777" w:rsidR="008E7C49" w:rsidRDefault="00E53FE3">
      <w:pPr>
        <w:spacing w:line="360" w:lineRule="auto"/>
        <w:ind w:firstLineChars="180" w:firstLine="378"/>
        <w:rPr>
          <w:szCs w:val="21"/>
        </w:rPr>
      </w:pPr>
      <w:r>
        <w:rPr>
          <w:rFonts w:hint="eastAsia"/>
          <w:szCs w:val="21"/>
        </w:rPr>
        <w:t>合理安排好所有工作人员的任务，听从指导老师的安排，吸收各方的意见和建议，完成项目所有必要性文档的编写。</w:t>
      </w:r>
    </w:p>
    <w:p w14:paraId="619467A0" w14:textId="77777777" w:rsidR="008E7C49" w:rsidRDefault="00E53FE3">
      <w:pPr>
        <w:pStyle w:val="1"/>
        <w:spacing w:line="360" w:lineRule="auto"/>
      </w:pPr>
      <w:bookmarkStart w:id="76" w:name="_Toc525938483"/>
      <w:bookmarkStart w:id="77" w:name="_Toc528697444"/>
      <w:bookmarkEnd w:id="65"/>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6"/>
      <w:bookmarkEnd w:id="77"/>
    </w:p>
    <w:p w14:paraId="15585811" w14:textId="77777777" w:rsidR="008E7C49" w:rsidRDefault="00E53FE3">
      <w:pPr>
        <w:pStyle w:val="2"/>
        <w:spacing w:line="360" w:lineRule="auto"/>
      </w:pPr>
      <w:bookmarkStart w:id="78" w:name="_Toc528697445"/>
      <w:r>
        <w:rPr>
          <w:rFonts w:hint="eastAsia"/>
        </w:rPr>
        <w:t>3.1</w:t>
      </w:r>
      <w:r>
        <w:t xml:space="preserve"> </w:t>
      </w:r>
      <w:r>
        <w:rPr>
          <w:rFonts w:hint="eastAsia"/>
        </w:rPr>
        <w:t>工作任务分解</w:t>
      </w:r>
      <w:bookmarkEnd w:id="78"/>
    </w:p>
    <w:tbl>
      <w:tblPr>
        <w:tblStyle w:val="af3"/>
        <w:tblW w:w="8080" w:type="dxa"/>
        <w:tblLayout w:type="fixed"/>
        <w:tblLook w:val="04A0" w:firstRow="1" w:lastRow="0" w:firstColumn="1" w:lastColumn="0" w:noHBand="0" w:noVBand="1"/>
      </w:tblPr>
      <w:tblGrid>
        <w:gridCol w:w="3256"/>
        <w:gridCol w:w="1701"/>
        <w:gridCol w:w="3123"/>
      </w:tblGrid>
      <w:tr w:rsidR="008E7C49" w14:paraId="3D8EEBF7" w14:textId="77777777">
        <w:tc>
          <w:tcPr>
            <w:tcW w:w="3256" w:type="dxa"/>
          </w:tcPr>
          <w:p w14:paraId="79375013" w14:textId="77777777" w:rsidR="008E7C49" w:rsidRDefault="00E53FE3">
            <w:pPr>
              <w:spacing w:line="360" w:lineRule="auto"/>
              <w:jc w:val="center"/>
              <w:rPr>
                <w:b/>
                <w:bCs/>
                <w:color w:val="000000"/>
                <w:sz w:val="24"/>
                <w:szCs w:val="21"/>
              </w:rPr>
            </w:pPr>
            <w:r>
              <w:rPr>
                <w:rFonts w:hint="eastAsia"/>
                <w:b/>
                <w:bCs/>
                <w:color w:val="000000"/>
                <w:sz w:val="24"/>
                <w:szCs w:val="21"/>
              </w:rPr>
              <w:t>任务名称</w:t>
            </w:r>
          </w:p>
        </w:tc>
        <w:tc>
          <w:tcPr>
            <w:tcW w:w="1701" w:type="dxa"/>
          </w:tcPr>
          <w:p w14:paraId="5A07E92E"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3123" w:type="dxa"/>
          </w:tcPr>
          <w:p w14:paraId="7C896259" w14:textId="77777777" w:rsidR="008E7C49" w:rsidRDefault="00E53FE3">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rsidR="008E7C49" w14:paraId="04B31C72" w14:textId="77777777">
        <w:tc>
          <w:tcPr>
            <w:tcW w:w="3256" w:type="dxa"/>
          </w:tcPr>
          <w:p w14:paraId="2EFF317B"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获取需求</w:t>
            </w:r>
          </w:p>
        </w:tc>
        <w:tc>
          <w:tcPr>
            <w:tcW w:w="1701" w:type="dxa"/>
            <w:vMerge w:val="restart"/>
          </w:tcPr>
          <w:p w14:paraId="0F1A11D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沈启航</w:t>
            </w:r>
          </w:p>
        </w:tc>
        <w:tc>
          <w:tcPr>
            <w:tcW w:w="3123" w:type="dxa"/>
            <w:vMerge w:val="restart"/>
          </w:tcPr>
          <w:p w14:paraId="762BADAF" w14:textId="77777777" w:rsidR="008E7C49" w:rsidRDefault="00E53FE3">
            <w:pPr>
              <w:spacing w:line="360" w:lineRule="auto"/>
              <w:jc w:val="center"/>
              <w:rPr>
                <w:rFonts w:asciiTheme="minorEastAsia" w:hAnsiTheme="minorEastAsia"/>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E813AC3" w14:textId="77777777">
        <w:tc>
          <w:tcPr>
            <w:tcW w:w="3256" w:type="dxa"/>
          </w:tcPr>
          <w:p w14:paraId="6656FD48"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1701" w:type="dxa"/>
            <w:vMerge/>
          </w:tcPr>
          <w:p w14:paraId="323F9204" w14:textId="77777777" w:rsidR="008E7C49" w:rsidRDefault="008E7C49">
            <w:pPr>
              <w:spacing w:line="360" w:lineRule="auto"/>
              <w:rPr>
                <w:rFonts w:asciiTheme="minorEastAsia" w:hAnsiTheme="minorEastAsia"/>
                <w:szCs w:val="21"/>
              </w:rPr>
            </w:pPr>
          </w:p>
        </w:tc>
        <w:tc>
          <w:tcPr>
            <w:tcW w:w="3123" w:type="dxa"/>
            <w:vMerge/>
          </w:tcPr>
          <w:p w14:paraId="4BD17BA5" w14:textId="77777777" w:rsidR="008E7C49" w:rsidRDefault="008E7C49">
            <w:pPr>
              <w:spacing w:line="360" w:lineRule="auto"/>
              <w:jc w:val="center"/>
              <w:rPr>
                <w:rFonts w:asciiTheme="minorEastAsia" w:hAnsiTheme="minorEastAsia"/>
                <w:color w:val="000000"/>
                <w:szCs w:val="21"/>
              </w:rPr>
            </w:pPr>
          </w:p>
        </w:tc>
      </w:tr>
      <w:tr w:rsidR="008E7C49" w14:paraId="61860750" w14:textId="77777777">
        <w:tc>
          <w:tcPr>
            <w:tcW w:w="3256" w:type="dxa"/>
          </w:tcPr>
          <w:p w14:paraId="7EB8322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1701" w:type="dxa"/>
            <w:vMerge/>
          </w:tcPr>
          <w:p w14:paraId="7B69619A" w14:textId="77777777" w:rsidR="008E7C49" w:rsidRDefault="008E7C49">
            <w:pPr>
              <w:spacing w:line="360" w:lineRule="auto"/>
              <w:rPr>
                <w:rFonts w:asciiTheme="minorEastAsia" w:hAnsiTheme="minorEastAsia"/>
                <w:szCs w:val="21"/>
              </w:rPr>
            </w:pPr>
          </w:p>
        </w:tc>
        <w:tc>
          <w:tcPr>
            <w:tcW w:w="3123" w:type="dxa"/>
            <w:vMerge/>
          </w:tcPr>
          <w:p w14:paraId="14D243F7" w14:textId="77777777" w:rsidR="008E7C49" w:rsidRDefault="008E7C49">
            <w:pPr>
              <w:spacing w:line="360" w:lineRule="auto"/>
              <w:jc w:val="center"/>
              <w:rPr>
                <w:rFonts w:asciiTheme="minorEastAsia" w:hAnsiTheme="minorEastAsia"/>
                <w:color w:val="000000"/>
                <w:szCs w:val="21"/>
              </w:rPr>
            </w:pPr>
          </w:p>
        </w:tc>
      </w:tr>
      <w:tr w:rsidR="008E7C49" w14:paraId="25D2B4E4" w14:textId="77777777">
        <w:tc>
          <w:tcPr>
            <w:tcW w:w="3256" w:type="dxa"/>
          </w:tcPr>
          <w:p w14:paraId="6DD364D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1701" w:type="dxa"/>
            <w:vMerge/>
          </w:tcPr>
          <w:p w14:paraId="61CFC78B" w14:textId="77777777" w:rsidR="008E7C49" w:rsidRDefault="008E7C49">
            <w:pPr>
              <w:spacing w:line="360" w:lineRule="auto"/>
              <w:rPr>
                <w:rFonts w:asciiTheme="minorEastAsia" w:hAnsiTheme="minorEastAsia"/>
                <w:szCs w:val="21"/>
              </w:rPr>
            </w:pPr>
          </w:p>
        </w:tc>
        <w:tc>
          <w:tcPr>
            <w:tcW w:w="3123" w:type="dxa"/>
            <w:vMerge/>
          </w:tcPr>
          <w:p w14:paraId="7B27180D" w14:textId="77777777" w:rsidR="008E7C49" w:rsidRDefault="008E7C49">
            <w:pPr>
              <w:spacing w:line="360" w:lineRule="auto"/>
              <w:jc w:val="center"/>
              <w:rPr>
                <w:rFonts w:asciiTheme="minorEastAsia" w:hAnsiTheme="minorEastAsia"/>
                <w:color w:val="000000"/>
                <w:szCs w:val="21"/>
              </w:rPr>
            </w:pPr>
          </w:p>
        </w:tc>
      </w:tr>
      <w:tr w:rsidR="008E7C49" w14:paraId="33ECCCD6" w14:textId="77777777">
        <w:trPr>
          <w:trHeight w:val="172"/>
        </w:trPr>
        <w:tc>
          <w:tcPr>
            <w:tcW w:w="3256" w:type="dxa"/>
          </w:tcPr>
          <w:p w14:paraId="0E2117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1701" w:type="dxa"/>
            <w:vMerge/>
          </w:tcPr>
          <w:p w14:paraId="26A1963B" w14:textId="77777777" w:rsidR="008E7C49" w:rsidRDefault="008E7C49">
            <w:pPr>
              <w:spacing w:line="360" w:lineRule="auto"/>
              <w:rPr>
                <w:rFonts w:asciiTheme="minorEastAsia" w:hAnsiTheme="minorEastAsia"/>
                <w:szCs w:val="21"/>
              </w:rPr>
            </w:pPr>
          </w:p>
        </w:tc>
        <w:tc>
          <w:tcPr>
            <w:tcW w:w="3123" w:type="dxa"/>
            <w:vMerge/>
          </w:tcPr>
          <w:p w14:paraId="200D290E" w14:textId="77777777" w:rsidR="008E7C49" w:rsidRDefault="008E7C49">
            <w:pPr>
              <w:spacing w:line="360" w:lineRule="auto"/>
              <w:jc w:val="center"/>
              <w:rPr>
                <w:rFonts w:asciiTheme="minorEastAsia" w:hAnsiTheme="minorEastAsia"/>
                <w:color w:val="000000"/>
                <w:szCs w:val="21"/>
              </w:rPr>
            </w:pPr>
          </w:p>
        </w:tc>
      </w:tr>
      <w:tr w:rsidR="008E7C49" w14:paraId="26B46F94" w14:textId="77777777">
        <w:tc>
          <w:tcPr>
            <w:tcW w:w="3256" w:type="dxa"/>
          </w:tcPr>
          <w:p w14:paraId="1E7B03E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1701" w:type="dxa"/>
            <w:vMerge/>
          </w:tcPr>
          <w:p w14:paraId="7051D723" w14:textId="77777777" w:rsidR="008E7C49" w:rsidRDefault="008E7C49">
            <w:pPr>
              <w:spacing w:line="360" w:lineRule="auto"/>
              <w:rPr>
                <w:rFonts w:asciiTheme="minorEastAsia" w:hAnsiTheme="minorEastAsia"/>
                <w:szCs w:val="21"/>
              </w:rPr>
            </w:pPr>
          </w:p>
        </w:tc>
        <w:tc>
          <w:tcPr>
            <w:tcW w:w="3123" w:type="dxa"/>
            <w:vMerge/>
          </w:tcPr>
          <w:p w14:paraId="0EB73D39" w14:textId="77777777" w:rsidR="008E7C49" w:rsidRDefault="008E7C49">
            <w:pPr>
              <w:spacing w:line="360" w:lineRule="auto"/>
              <w:jc w:val="center"/>
              <w:rPr>
                <w:rFonts w:asciiTheme="minorEastAsia" w:hAnsiTheme="minorEastAsia"/>
                <w:color w:val="000000"/>
                <w:szCs w:val="21"/>
              </w:rPr>
            </w:pPr>
          </w:p>
        </w:tc>
      </w:tr>
      <w:tr w:rsidR="008E7C49" w14:paraId="7DF11D51" w14:textId="77777777">
        <w:tc>
          <w:tcPr>
            <w:tcW w:w="3256" w:type="dxa"/>
          </w:tcPr>
          <w:p w14:paraId="5A1BAEE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1701" w:type="dxa"/>
            <w:vMerge/>
          </w:tcPr>
          <w:p w14:paraId="7312AD56" w14:textId="77777777" w:rsidR="008E7C49" w:rsidRDefault="008E7C49">
            <w:pPr>
              <w:spacing w:line="360" w:lineRule="auto"/>
              <w:rPr>
                <w:rFonts w:asciiTheme="minorEastAsia" w:hAnsiTheme="minorEastAsia"/>
                <w:szCs w:val="21"/>
              </w:rPr>
            </w:pPr>
          </w:p>
        </w:tc>
        <w:tc>
          <w:tcPr>
            <w:tcW w:w="3123" w:type="dxa"/>
            <w:vMerge/>
          </w:tcPr>
          <w:p w14:paraId="2E90A405" w14:textId="77777777" w:rsidR="008E7C49" w:rsidRDefault="008E7C49">
            <w:pPr>
              <w:spacing w:line="360" w:lineRule="auto"/>
              <w:jc w:val="center"/>
              <w:rPr>
                <w:rFonts w:asciiTheme="minorEastAsia" w:hAnsiTheme="minorEastAsia"/>
                <w:color w:val="000000"/>
                <w:szCs w:val="21"/>
              </w:rPr>
            </w:pPr>
          </w:p>
        </w:tc>
      </w:tr>
      <w:tr w:rsidR="008E7C49" w14:paraId="1FA1C66A" w14:textId="77777777">
        <w:tc>
          <w:tcPr>
            <w:tcW w:w="3256" w:type="dxa"/>
          </w:tcPr>
          <w:p w14:paraId="25FEB3E6"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1701" w:type="dxa"/>
            <w:vMerge/>
          </w:tcPr>
          <w:p w14:paraId="3748419E" w14:textId="77777777" w:rsidR="008E7C49" w:rsidRDefault="008E7C49">
            <w:pPr>
              <w:spacing w:line="360" w:lineRule="auto"/>
              <w:rPr>
                <w:rFonts w:asciiTheme="minorEastAsia" w:hAnsiTheme="minorEastAsia"/>
                <w:szCs w:val="21"/>
              </w:rPr>
            </w:pPr>
          </w:p>
        </w:tc>
        <w:tc>
          <w:tcPr>
            <w:tcW w:w="3123" w:type="dxa"/>
            <w:vMerge/>
          </w:tcPr>
          <w:p w14:paraId="6A0A13AD" w14:textId="77777777" w:rsidR="008E7C49" w:rsidRDefault="008E7C49">
            <w:pPr>
              <w:spacing w:line="360" w:lineRule="auto"/>
              <w:jc w:val="center"/>
              <w:rPr>
                <w:rFonts w:asciiTheme="minorEastAsia" w:hAnsiTheme="minorEastAsia"/>
                <w:color w:val="000000"/>
                <w:szCs w:val="21"/>
              </w:rPr>
            </w:pPr>
          </w:p>
        </w:tc>
      </w:tr>
      <w:tr w:rsidR="008E7C49" w14:paraId="198A8B28" w14:textId="77777777">
        <w:tc>
          <w:tcPr>
            <w:tcW w:w="3256" w:type="dxa"/>
          </w:tcPr>
          <w:p w14:paraId="1C459FEF"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需求分析</w:t>
            </w:r>
          </w:p>
        </w:tc>
        <w:tc>
          <w:tcPr>
            <w:tcW w:w="1701" w:type="dxa"/>
            <w:vMerge w:val="restart"/>
          </w:tcPr>
          <w:p w14:paraId="36155BF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骆佳俊，叶柏成</w:t>
            </w:r>
          </w:p>
        </w:tc>
        <w:tc>
          <w:tcPr>
            <w:tcW w:w="3123" w:type="dxa"/>
            <w:vMerge w:val="restart"/>
          </w:tcPr>
          <w:p w14:paraId="6C7682F3"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5A820999" w14:textId="77777777">
        <w:tc>
          <w:tcPr>
            <w:tcW w:w="3256" w:type="dxa"/>
          </w:tcPr>
          <w:p w14:paraId="73094024"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1701" w:type="dxa"/>
            <w:vMerge/>
          </w:tcPr>
          <w:p w14:paraId="44EE9146" w14:textId="77777777" w:rsidR="008E7C49" w:rsidRDefault="008E7C49">
            <w:pPr>
              <w:spacing w:line="360" w:lineRule="auto"/>
              <w:rPr>
                <w:rFonts w:asciiTheme="minorEastAsia" w:hAnsiTheme="minorEastAsia"/>
                <w:szCs w:val="21"/>
              </w:rPr>
            </w:pPr>
          </w:p>
        </w:tc>
        <w:tc>
          <w:tcPr>
            <w:tcW w:w="3123" w:type="dxa"/>
            <w:vMerge/>
          </w:tcPr>
          <w:p w14:paraId="0F480F5D" w14:textId="77777777" w:rsidR="008E7C49" w:rsidRDefault="008E7C49">
            <w:pPr>
              <w:spacing w:line="360" w:lineRule="auto"/>
              <w:jc w:val="center"/>
              <w:rPr>
                <w:rFonts w:asciiTheme="minorEastAsia" w:hAnsiTheme="minorEastAsia"/>
                <w:color w:val="000000"/>
                <w:szCs w:val="21"/>
              </w:rPr>
            </w:pPr>
          </w:p>
        </w:tc>
      </w:tr>
      <w:tr w:rsidR="008E7C49" w14:paraId="2D2F430A" w14:textId="77777777">
        <w:tc>
          <w:tcPr>
            <w:tcW w:w="3256" w:type="dxa"/>
          </w:tcPr>
          <w:p w14:paraId="49B70FDE"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分析需求可实现性</w:t>
            </w:r>
          </w:p>
        </w:tc>
        <w:tc>
          <w:tcPr>
            <w:tcW w:w="1701" w:type="dxa"/>
            <w:vMerge/>
          </w:tcPr>
          <w:p w14:paraId="0EE896F6" w14:textId="77777777" w:rsidR="008E7C49" w:rsidRDefault="008E7C49">
            <w:pPr>
              <w:spacing w:line="360" w:lineRule="auto"/>
              <w:rPr>
                <w:rFonts w:asciiTheme="minorEastAsia" w:hAnsiTheme="minorEastAsia"/>
                <w:szCs w:val="21"/>
              </w:rPr>
            </w:pPr>
          </w:p>
        </w:tc>
        <w:tc>
          <w:tcPr>
            <w:tcW w:w="3123" w:type="dxa"/>
            <w:vMerge/>
          </w:tcPr>
          <w:p w14:paraId="0BF410A5" w14:textId="77777777" w:rsidR="008E7C49" w:rsidRDefault="008E7C49">
            <w:pPr>
              <w:spacing w:line="360" w:lineRule="auto"/>
              <w:jc w:val="center"/>
              <w:rPr>
                <w:rFonts w:asciiTheme="minorEastAsia" w:hAnsiTheme="minorEastAsia"/>
                <w:color w:val="000000"/>
                <w:szCs w:val="21"/>
              </w:rPr>
            </w:pPr>
          </w:p>
        </w:tc>
      </w:tr>
      <w:tr w:rsidR="008E7C49" w14:paraId="619A98BA" w14:textId="77777777">
        <w:tc>
          <w:tcPr>
            <w:tcW w:w="3256" w:type="dxa"/>
          </w:tcPr>
          <w:p w14:paraId="092B99D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1701" w:type="dxa"/>
            <w:vMerge/>
          </w:tcPr>
          <w:p w14:paraId="68B9CAAF" w14:textId="77777777" w:rsidR="008E7C49" w:rsidRDefault="008E7C49">
            <w:pPr>
              <w:spacing w:line="360" w:lineRule="auto"/>
              <w:rPr>
                <w:rFonts w:asciiTheme="minorEastAsia" w:hAnsiTheme="minorEastAsia"/>
                <w:szCs w:val="21"/>
              </w:rPr>
            </w:pPr>
          </w:p>
        </w:tc>
        <w:tc>
          <w:tcPr>
            <w:tcW w:w="3123" w:type="dxa"/>
            <w:vMerge/>
          </w:tcPr>
          <w:p w14:paraId="3AA185E6" w14:textId="77777777" w:rsidR="008E7C49" w:rsidRDefault="008E7C49">
            <w:pPr>
              <w:spacing w:line="360" w:lineRule="auto"/>
              <w:jc w:val="center"/>
              <w:rPr>
                <w:rFonts w:asciiTheme="minorEastAsia" w:hAnsiTheme="minorEastAsia"/>
                <w:color w:val="000000"/>
                <w:szCs w:val="21"/>
              </w:rPr>
            </w:pPr>
          </w:p>
        </w:tc>
      </w:tr>
      <w:tr w:rsidR="008E7C49" w14:paraId="26FD168F" w14:textId="77777777">
        <w:tc>
          <w:tcPr>
            <w:tcW w:w="3256" w:type="dxa"/>
          </w:tcPr>
          <w:p w14:paraId="02E1FF0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1701" w:type="dxa"/>
            <w:vMerge/>
          </w:tcPr>
          <w:p w14:paraId="33024348" w14:textId="77777777" w:rsidR="008E7C49" w:rsidRDefault="008E7C49">
            <w:pPr>
              <w:spacing w:line="360" w:lineRule="auto"/>
              <w:rPr>
                <w:rFonts w:asciiTheme="minorEastAsia" w:hAnsiTheme="minorEastAsia"/>
                <w:szCs w:val="21"/>
              </w:rPr>
            </w:pPr>
          </w:p>
        </w:tc>
        <w:tc>
          <w:tcPr>
            <w:tcW w:w="3123" w:type="dxa"/>
            <w:vMerge/>
          </w:tcPr>
          <w:p w14:paraId="78DBE56A" w14:textId="77777777" w:rsidR="008E7C49" w:rsidRDefault="008E7C49">
            <w:pPr>
              <w:spacing w:line="360" w:lineRule="auto"/>
              <w:jc w:val="center"/>
              <w:rPr>
                <w:rFonts w:asciiTheme="minorEastAsia" w:hAnsiTheme="minorEastAsia"/>
                <w:color w:val="000000"/>
                <w:szCs w:val="21"/>
              </w:rPr>
            </w:pPr>
          </w:p>
        </w:tc>
      </w:tr>
      <w:tr w:rsidR="008E7C49" w14:paraId="28CBE896" w14:textId="77777777">
        <w:tc>
          <w:tcPr>
            <w:tcW w:w="3256" w:type="dxa"/>
          </w:tcPr>
          <w:p w14:paraId="565739F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1701" w:type="dxa"/>
            <w:vMerge/>
          </w:tcPr>
          <w:p w14:paraId="6B56FC7C" w14:textId="77777777" w:rsidR="008E7C49" w:rsidRDefault="008E7C49">
            <w:pPr>
              <w:spacing w:line="360" w:lineRule="auto"/>
              <w:rPr>
                <w:rFonts w:asciiTheme="minorEastAsia" w:hAnsiTheme="minorEastAsia"/>
                <w:szCs w:val="21"/>
              </w:rPr>
            </w:pPr>
          </w:p>
        </w:tc>
        <w:tc>
          <w:tcPr>
            <w:tcW w:w="3123" w:type="dxa"/>
            <w:vMerge/>
          </w:tcPr>
          <w:p w14:paraId="03211FC1" w14:textId="77777777" w:rsidR="008E7C49" w:rsidRDefault="008E7C49">
            <w:pPr>
              <w:spacing w:line="360" w:lineRule="auto"/>
              <w:jc w:val="center"/>
              <w:rPr>
                <w:rFonts w:asciiTheme="minorEastAsia" w:hAnsiTheme="minorEastAsia"/>
                <w:color w:val="000000"/>
                <w:szCs w:val="21"/>
              </w:rPr>
            </w:pPr>
          </w:p>
        </w:tc>
      </w:tr>
      <w:tr w:rsidR="008E7C49" w14:paraId="0E0756EF" w14:textId="77777777">
        <w:tc>
          <w:tcPr>
            <w:tcW w:w="3256" w:type="dxa"/>
          </w:tcPr>
          <w:p w14:paraId="31A6822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1701" w:type="dxa"/>
            <w:vMerge/>
          </w:tcPr>
          <w:p w14:paraId="5BDD1EB0" w14:textId="77777777" w:rsidR="008E7C49" w:rsidRDefault="008E7C49">
            <w:pPr>
              <w:spacing w:line="360" w:lineRule="auto"/>
              <w:rPr>
                <w:rFonts w:asciiTheme="minorEastAsia" w:hAnsiTheme="minorEastAsia"/>
                <w:szCs w:val="21"/>
              </w:rPr>
            </w:pPr>
          </w:p>
        </w:tc>
        <w:tc>
          <w:tcPr>
            <w:tcW w:w="3123" w:type="dxa"/>
            <w:vMerge/>
          </w:tcPr>
          <w:p w14:paraId="4CEF2911" w14:textId="77777777" w:rsidR="008E7C49" w:rsidRDefault="008E7C49">
            <w:pPr>
              <w:spacing w:line="360" w:lineRule="auto"/>
              <w:jc w:val="center"/>
              <w:rPr>
                <w:rFonts w:asciiTheme="minorEastAsia" w:hAnsiTheme="minorEastAsia"/>
                <w:color w:val="000000"/>
                <w:szCs w:val="21"/>
              </w:rPr>
            </w:pPr>
          </w:p>
        </w:tc>
      </w:tr>
      <w:tr w:rsidR="008E7C49" w14:paraId="63DCECA2" w14:textId="77777777">
        <w:tc>
          <w:tcPr>
            <w:tcW w:w="3256" w:type="dxa"/>
          </w:tcPr>
          <w:p w14:paraId="4A9EB59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需求规格说明</w:t>
            </w:r>
          </w:p>
        </w:tc>
        <w:tc>
          <w:tcPr>
            <w:tcW w:w="1701" w:type="dxa"/>
            <w:vMerge w:val="restart"/>
          </w:tcPr>
          <w:p w14:paraId="45A82BA1"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杨以恒</w:t>
            </w:r>
          </w:p>
        </w:tc>
        <w:tc>
          <w:tcPr>
            <w:tcW w:w="3123" w:type="dxa"/>
            <w:vMerge w:val="restart"/>
          </w:tcPr>
          <w:p w14:paraId="5F9EA2EB"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1A030BCC" w14:textId="77777777">
        <w:tc>
          <w:tcPr>
            <w:tcW w:w="3256" w:type="dxa"/>
          </w:tcPr>
          <w:p w14:paraId="2D6EE5D5"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1701" w:type="dxa"/>
            <w:vMerge/>
          </w:tcPr>
          <w:p w14:paraId="1273F433" w14:textId="77777777" w:rsidR="008E7C49" w:rsidRDefault="008E7C49">
            <w:pPr>
              <w:spacing w:line="360" w:lineRule="auto"/>
              <w:rPr>
                <w:rFonts w:asciiTheme="minorEastAsia" w:hAnsiTheme="minorEastAsia"/>
                <w:szCs w:val="21"/>
              </w:rPr>
            </w:pPr>
          </w:p>
        </w:tc>
        <w:tc>
          <w:tcPr>
            <w:tcW w:w="3123" w:type="dxa"/>
            <w:vMerge/>
          </w:tcPr>
          <w:p w14:paraId="056BF783" w14:textId="77777777" w:rsidR="008E7C49" w:rsidRDefault="008E7C49">
            <w:pPr>
              <w:spacing w:line="360" w:lineRule="auto"/>
              <w:jc w:val="center"/>
              <w:rPr>
                <w:rFonts w:asciiTheme="minorEastAsia" w:hAnsiTheme="minorEastAsia"/>
                <w:color w:val="000000"/>
                <w:szCs w:val="21"/>
              </w:rPr>
            </w:pPr>
          </w:p>
        </w:tc>
      </w:tr>
      <w:tr w:rsidR="008E7C49" w14:paraId="411B668C" w14:textId="77777777">
        <w:tc>
          <w:tcPr>
            <w:tcW w:w="3256" w:type="dxa"/>
          </w:tcPr>
          <w:p w14:paraId="01E8553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1701" w:type="dxa"/>
            <w:vMerge/>
          </w:tcPr>
          <w:p w14:paraId="491A2374" w14:textId="77777777" w:rsidR="008E7C49" w:rsidRDefault="008E7C49">
            <w:pPr>
              <w:spacing w:line="360" w:lineRule="auto"/>
              <w:rPr>
                <w:rFonts w:asciiTheme="minorEastAsia" w:hAnsiTheme="minorEastAsia"/>
                <w:szCs w:val="21"/>
              </w:rPr>
            </w:pPr>
          </w:p>
        </w:tc>
        <w:tc>
          <w:tcPr>
            <w:tcW w:w="3123" w:type="dxa"/>
            <w:vMerge/>
          </w:tcPr>
          <w:p w14:paraId="0ACEF861" w14:textId="77777777" w:rsidR="008E7C49" w:rsidRDefault="008E7C49">
            <w:pPr>
              <w:spacing w:line="360" w:lineRule="auto"/>
              <w:jc w:val="center"/>
              <w:rPr>
                <w:rFonts w:asciiTheme="minorEastAsia" w:hAnsiTheme="minorEastAsia"/>
                <w:color w:val="000000"/>
                <w:szCs w:val="21"/>
              </w:rPr>
            </w:pPr>
          </w:p>
        </w:tc>
      </w:tr>
      <w:tr w:rsidR="008E7C49" w14:paraId="0AA25313" w14:textId="77777777">
        <w:tc>
          <w:tcPr>
            <w:tcW w:w="3256" w:type="dxa"/>
          </w:tcPr>
          <w:p w14:paraId="5339E35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1701" w:type="dxa"/>
            <w:vMerge/>
          </w:tcPr>
          <w:p w14:paraId="6ED49D88" w14:textId="77777777" w:rsidR="008E7C49" w:rsidRDefault="008E7C49">
            <w:pPr>
              <w:spacing w:line="360" w:lineRule="auto"/>
              <w:rPr>
                <w:rFonts w:asciiTheme="minorEastAsia" w:hAnsiTheme="minorEastAsia"/>
                <w:szCs w:val="21"/>
              </w:rPr>
            </w:pPr>
          </w:p>
        </w:tc>
        <w:tc>
          <w:tcPr>
            <w:tcW w:w="3123" w:type="dxa"/>
            <w:vMerge/>
          </w:tcPr>
          <w:p w14:paraId="6DAC6B6E" w14:textId="77777777" w:rsidR="008E7C49" w:rsidRDefault="008E7C49">
            <w:pPr>
              <w:spacing w:line="360" w:lineRule="auto"/>
              <w:jc w:val="center"/>
              <w:rPr>
                <w:rFonts w:asciiTheme="minorEastAsia" w:hAnsiTheme="minorEastAsia"/>
                <w:color w:val="000000"/>
                <w:szCs w:val="21"/>
              </w:rPr>
            </w:pPr>
          </w:p>
        </w:tc>
      </w:tr>
      <w:tr w:rsidR="008E7C49" w14:paraId="43401657" w14:textId="77777777">
        <w:tc>
          <w:tcPr>
            <w:tcW w:w="3256" w:type="dxa"/>
          </w:tcPr>
          <w:p w14:paraId="1059B9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1701" w:type="dxa"/>
            <w:vMerge/>
          </w:tcPr>
          <w:p w14:paraId="5D405687" w14:textId="77777777" w:rsidR="008E7C49" w:rsidRDefault="008E7C49">
            <w:pPr>
              <w:spacing w:line="360" w:lineRule="auto"/>
              <w:rPr>
                <w:rFonts w:asciiTheme="minorEastAsia" w:hAnsiTheme="minorEastAsia"/>
                <w:szCs w:val="21"/>
              </w:rPr>
            </w:pPr>
          </w:p>
        </w:tc>
        <w:tc>
          <w:tcPr>
            <w:tcW w:w="3123" w:type="dxa"/>
            <w:vMerge/>
          </w:tcPr>
          <w:p w14:paraId="0844676B" w14:textId="77777777" w:rsidR="008E7C49" w:rsidRDefault="008E7C49">
            <w:pPr>
              <w:spacing w:line="360" w:lineRule="auto"/>
              <w:jc w:val="center"/>
              <w:rPr>
                <w:rFonts w:asciiTheme="minorEastAsia" w:hAnsiTheme="minorEastAsia"/>
                <w:color w:val="000000"/>
                <w:szCs w:val="21"/>
              </w:rPr>
            </w:pPr>
          </w:p>
        </w:tc>
      </w:tr>
      <w:tr w:rsidR="008E7C49" w14:paraId="668A4498" w14:textId="77777777">
        <w:tc>
          <w:tcPr>
            <w:tcW w:w="3256" w:type="dxa"/>
          </w:tcPr>
          <w:p w14:paraId="0CA5D05D"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需求验证</w:t>
            </w:r>
          </w:p>
        </w:tc>
        <w:tc>
          <w:tcPr>
            <w:tcW w:w="1701" w:type="dxa"/>
            <w:vMerge w:val="restart"/>
          </w:tcPr>
          <w:p w14:paraId="50374192"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徐哲远</w:t>
            </w:r>
          </w:p>
        </w:tc>
        <w:tc>
          <w:tcPr>
            <w:tcW w:w="3123" w:type="dxa"/>
            <w:vMerge w:val="restart"/>
          </w:tcPr>
          <w:p w14:paraId="72DB6A4F"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27D74A" w14:textId="77777777">
        <w:tc>
          <w:tcPr>
            <w:tcW w:w="3256" w:type="dxa"/>
          </w:tcPr>
          <w:p w14:paraId="61766AA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1701" w:type="dxa"/>
            <w:vMerge/>
          </w:tcPr>
          <w:p w14:paraId="16E5CCE1" w14:textId="77777777" w:rsidR="008E7C49" w:rsidRDefault="008E7C49">
            <w:pPr>
              <w:spacing w:line="360" w:lineRule="auto"/>
              <w:rPr>
                <w:rFonts w:asciiTheme="minorEastAsia" w:hAnsiTheme="minorEastAsia"/>
                <w:szCs w:val="21"/>
              </w:rPr>
            </w:pPr>
          </w:p>
        </w:tc>
        <w:tc>
          <w:tcPr>
            <w:tcW w:w="3123" w:type="dxa"/>
            <w:vMerge/>
          </w:tcPr>
          <w:p w14:paraId="08F1892A" w14:textId="77777777" w:rsidR="008E7C49" w:rsidRDefault="008E7C49">
            <w:pPr>
              <w:spacing w:line="360" w:lineRule="auto"/>
              <w:rPr>
                <w:rFonts w:asciiTheme="minorEastAsia" w:hAnsiTheme="minorEastAsia"/>
                <w:color w:val="000000"/>
                <w:szCs w:val="21"/>
              </w:rPr>
            </w:pPr>
          </w:p>
        </w:tc>
      </w:tr>
      <w:tr w:rsidR="008E7C49" w14:paraId="3D07527E" w14:textId="77777777">
        <w:tc>
          <w:tcPr>
            <w:tcW w:w="3256" w:type="dxa"/>
          </w:tcPr>
          <w:p w14:paraId="547B1337"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1701" w:type="dxa"/>
            <w:vMerge/>
          </w:tcPr>
          <w:p w14:paraId="109CFCF3" w14:textId="77777777" w:rsidR="008E7C49" w:rsidRDefault="008E7C49">
            <w:pPr>
              <w:spacing w:line="360" w:lineRule="auto"/>
              <w:rPr>
                <w:rFonts w:asciiTheme="minorEastAsia" w:hAnsiTheme="minorEastAsia"/>
                <w:szCs w:val="21"/>
              </w:rPr>
            </w:pPr>
          </w:p>
        </w:tc>
        <w:tc>
          <w:tcPr>
            <w:tcW w:w="3123" w:type="dxa"/>
            <w:vMerge/>
          </w:tcPr>
          <w:p w14:paraId="71A0B331" w14:textId="77777777" w:rsidR="008E7C49" w:rsidRDefault="008E7C49">
            <w:pPr>
              <w:spacing w:line="360" w:lineRule="auto"/>
              <w:rPr>
                <w:rFonts w:asciiTheme="minorEastAsia" w:hAnsiTheme="minorEastAsia"/>
                <w:color w:val="000000"/>
                <w:szCs w:val="21"/>
              </w:rPr>
            </w:pPr>
          </w:p>
        </w:tc>
      </w:tr>
      <w:tr w:rsidR="008E7C49" w14:paraId="1045C6E5" w14:textId="77777777">
        <w:tc>
          <w:tcPr>
            <w:tcW w:w="3256" w:type="dxa"/>
          </w:tcPr>
          <w:p w14:paraId="5CF470A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1701" w:type="dxa"/>
            <w:vMerge/>
          </w:tcPr>
          <w:p w14:paraId="2891CDEC" w14:textId="77777777" w:rsidR="008E7C49" w:rsidRDefault="008E7C49">
            <w:pPr>
              <w:spacing w:line="360" w:lineRule="auto"/>
              <w:rPr>
                <w:rFonts w:asciiTheme="minorEastAsia" w:hAnsiTheme="minorEastAsia"/>
                <w:szCs w:val="21"/>
              </w:rPr>
            </w:pPr>
          </w:p>
        </w:tc>
        <w:tc>
          <w:tcPr>
            <w:tcW w:w="3123" w:type="dxa"/>
            <w:vMerge/>
          </w:tcPr>
          <w:p w14:paraId="7C958CC1" w14:textId="77777777" w:rsidR="008E7C49" w:rsidRDefault="008E7C49">
            <w:pPr>
              <w:spacing w:line="360" w:lineRule="auto"/>
              <w:rPr>
                <w:rFonts w:asciiTheme="minorEastAsia" w:hAnsiTheme="minorEastAsia"/>
                <w:color w:val="000000"/>
                <w:szCs w:val="21"/>
              </w:rPr>
            </w:pPr>
          </w:p>
        </w:tc>
      </w:tr>
      <w:tr w:rsidR="008E7C49" w14:paraId="499573E4" w14:textId="77777777">
        <w:tc>
          <w:tcPr>
            <w:tcW w:w="3256" w:type="dxa"/>
          </w:tcPr>
          <w:p w14:paraId="5FEBFF8E" w14:textId="77777777" w:rsidR="008E7C49" w:rsidRDefault="00E53FE3">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14:paraId="7BB7C5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3123" w:type="dxa"/>
            <w:vMerge w:val="restart"/>
          </w:tcPr>
          <w:p w14:paraId="54227954" w14:textId="77777777" w:rsidR="008E7C49" w:rsidRDefault="00E53FE3">
            <w:pPr>
              <w:spacing w:line="360" w:lineRule="auto"/>
              <w:jc w:val="center"/>
              <w:rPr>
                <w:rFonts w:asciiTheme="minorEastAsia" w:hAnsiTheme="minorEastAsia"/>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D6E094" w14:textId="77777777">
        <w:tc>
          <w:tcPr>
            <w:tcW w:w="3256" w:type="dxa"/>
          </w:tcPr>
          <w:p w14:paraId="058BCCA5"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1701" w:type="dxa"/>
            <w:vMerge/>
          </w:tcPr>
          <w:p w14:paraId="5F368F1C" w14:textId="77777777" w:rsidR="008E7C49" w:rsidRDefault="008E7C49">
            <w:pPr>
              <w:spacing w:line="360" w:lineRule="auto"/>
              <w:rPr>
                <w:rFonts w:asciiTheme="minorEastAsia" w:hAnsiTheme="minorEastAsia"/>
                <w:szCs w:val="21"/>
              </w:rPr>
            </w:pPr>
          </w:p>
        </w:tc>
        <w:tc>
          <w:tcPr>
            <w:tcW w:w="3123" w:type="dxa"/>
            <w:vMerge/>
          </w:tcPr>
          <w:p w14:paraId="4B1D15B7" w14:textId="77777777" w:rsidR="008E7C49" w:rsidRDefault="008E7C49">
            <w:pPr>
              <w:spacing w:line="360" w:lineRule="auto"/>
              <w:rPr>
                <w:rFonts w:asciiTheme="minorEastAsia" w:hAnsiTheme="minorEastAsia"/>
                <w:color w:val="000000"/>
                <w:szCs w:val="21"/>
              </w:rPr>
            </w:pPr>
          </w:p>
        </w:tc>
      </w:tr>
      <w:tr w:rsidR="008E7C49" w14:paraId="7A8D6F6E" w14:textId="77777777">
        <w:tc>
          <w:tcPr>
            <w:tcW w:w="3256" w:type="dxa"/>
          </w:tcPr>
          <w:p w14:paraId="0F72521B"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1701" w:type="dxa"/>
            <w:vMerge/>
          </w:tcPr>
          <w:p w14:paraId="2FC47C19" w14:textId="77777777" w:rsidR="008E7C49" w:rsidRDefault="008E7C49">
            <w:pPr>
              <w:spacing w:line="360" w:lineRule="auto"/>
              <w:rPr>
                <w:rFonts w:asciiTheme="minorEastAsia" w:hAnsiTheme="minorEastAsia"/>
                <w:szCs w:val="21"/>
              </w:rPr>
            </w:pPr>
          </w:p>
        </w:tc>
        <w:tc>
          <w:tcPr>
            <w:tcW w:w="3123" w:type="dxa"/>
            <w:vMerge/>
          </w:tcPr>
          <w:p w14:paraId="1FD99DF4" w14:textId="77777777" w:rsidR="008E7C49" w:rsidRDefault="008E7C49">
            <w:pPr>
              <w:spacing w:line="360" w:lineRule="auto"/>
              <w:rPr>
                <w:rFonts w:asciiTheme="minorEastAsia" w:hAnsiTheme="minorEastAsia"/>
                <w:color w:val="000000"/>
                <w:szCs w:val="21"/>
              </w:rPr>
            </w:pPr>
          </w:p>
        </w:tc>
      </w:tr>
      <w:tr w:rsidR="008E7C49" w14:paraId="6638A530" w14:textId="77777777">
        <w:tc>
          <w:tcPr>
            <w:tcW w:w="3256" w:type="dxa"/>
          </w:tcPr>
          <w:p w14:paraId="1EF8CE57"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1701" w:type="dxa"/>
            <w:vMerge/>
          </w:tcPr>
          <w:p w14:paraId="4A10B15A" w14:textId="77777777" w:rsidR="008E7C49" w:rsidRDefault="008E7C49">
            <w:pPr>
              <w:spacing w:line="360" w:lineRule="auto"/>
              <w:rPr>
                <w:rFonts w:asciiTheme="minorEastAsia" w:hAnsiTheme="minorEastAsia"/>
                <w:szCs w:val="21"/>
              </w:rPr>
            </w:pPr>
          </w:p>
        </w:tc>
        <w:tc>
          <w:tcPr>
            <w:tcW w:w="3123" w:type="dxa"/>
            <w:vMerge/>
          </w:tcPr>
          <w:p w14:paraId="7D70AA0D" w14:textId="77777777" w:rsidR="008E7C49" w:rsidRDefault="008E7C49">
            <w:pPr>
              <w:spacing w:line="360" w:lineRule="auto"/>
              <w:rPr>
                <w:rFonts w:asciiTheme="minorEastAsia" w:hAnsiTheme="minorEastAsia"/>
                <w:color w:val="000000"/>
                <w:szCs w:val="21"/>
              </w:rPr>
            </w:pPr>
          </w:p>
        </w:tc>
      </w:tr>
      <w:tr w:rsidR="008E7C49" w14:paraId="44E703E6" w14:textId="77777777">
        <w:tc>
          <w:tcPr>
            <w:tcW w:w="3256" w:type="dxa"/>
          </w:tcPr>
          <w:p w14:paraId="26261501"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1701" w:type="dxa"/>
            <w:vMerge/>
          </w:tcPr>
          <w:p w14:paraId="1E0096CA" w14:textId="77777777" w:rsidR="008E7C49" w:rsidRDefault="008E7C49">
            <w:pPr>
              <w:spacing w:line="360" w:lineRule="auto"/>
              <w:rPr>
                <w:rFonts w:asciiTheme="minorEastAsia" w:hAnsiTheme="minorEastAsia"/>
                <w:szCs w:val="21"/>
              </w:rPr>
            </w:pPr>
          </w:p>
        </w:tc>
        <w:tc>
          <w:tcPr>
            <w:tcW w:w="3123" w:type="dxa"/>
            <w:vMerge/>
          </w:tcPr>
          <w:p w14:paraId="17A58B8B" w14:textId="77777777" w:rsidR="008E7C49" w:rsidRDefault="008E7C49">
            <w:pPr>
              <w:spacing w:line="360" w:lineRule="auto"/>
              <w:rPr>
                <w:rFonts w:asciiTheme="minorEastAsia" w:hAnsiTheme="minorEastAsia"/>
                <w:color w:val="000000"/>
                <w:szCs w:val="21"/>
              </w:rPr>
            </w:pPr>
          </w:p>
        </w:tc>
      </w:tr>
      <w:tr w:rsidR="008E7C49" w14:paraId="789CB0DA" w14:textId="77777777">
        <w:tc>
          <w:tcPr>
            <w:tcW w:w="3256" w:type="dxa"/>
          </w:tcPr>
          <w:p w14:paraId="6D8D756E"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1701" w:type="dxa"/>
            <w:vMerge/>
          </w:tcPr>
          <w:p w14:paraId="66DEE5DC" w14:textId="77777777" w:rsidR="008E7C49" w:rsidRDefault="008E7C49">
            <w:pPr>
              <w:spacing w:line="360" w:lineRule="auto"/>
              <w:rPr>
                <w:rFonts w:asciiTheme="minorEastAsia" w:hAnsiTheme="minorEastAsia"/>
                <w:szCs w:val="21"/>
              </w:rPr>
            </w:pPr>
          </w:p>
        </w:tc>
        <w:tc>
          <w:tcPr>
            <w:tcW w:w="3123" w:type="dxa"/>
            <w:vMerge/>
          </w:tcPr>
          <w:p w14:paraId="10250E27" w14:textId="77777777" w:rsidR="008E7C49" w:rsidRDefault="008E7C49">
            <w:pPr>
              <w:spacing w:line="360" w:lineRule="auto"/>
              <w:rPr>
                <w:rFonts w:asciiTheme="minorEastAsia" w:hAnsiTheme="minorEastAsia"/>
                <w:color w:val="000000"/>
                <w:szCs w:val="21"/>
              </w:rPr>
            </w:pPr>
          </w:p>
        </w:tc>
      </w:tr>
      <w:tr w:rsidR="008E7C49" w14:paraId="4C2EDB34" w14:textId="77777777">
        <w:tc>
          <w:tcPr>
            <w:tcW w:w="3256" w:type="dxa"/>
          </w:tcPr>
          <w:p w14:paraId="2E398E5D"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1701" w:type="dxa"/>
            <w:vMerge/>
          </w:tcPr>
          <w:p w14:paraId="7117404D" w14:textId="77777777" w:rsidR="008E7C49" w:rsidRDefault="008E7C49">
            <w:pPr>
              <w:spacing w:line="360" w:lineRule="auto"/>
              <w:rPr>
                <w:rFonts w:asciiTheme="minorEastAsia" w:hAnsiTheme="minorEastAsia"/>
                <w:szCs w:val="21"/>
              </w:rPr>
            </w:pPr>
          </w:p>
        </w:tc>
        <w:tc>
          <w:tcPr>
            <w:tcW w:w="3123" w:type="dxa"/>
            <w:vMerge/>
          </w:tcPr>
          <w:p w14:paraId="240AC4DB" w14:textId="77777777" w:rsidR="008E7C49" w:rsidRDefault="008E7C49">
            <w:pPr>
              <w:spacing w:line="360" w:lineRule="auto"/>
              <w:rPr>
                <w:rFonts w:asciiTheme="minorEastAsia" w:hAnsiTheme="minorEastAsia"/>
                <w:color w:val="000000"/>
                <w:szCs w:val="21"/>
              </w:rPr>
            </w:pPr>
          </w:p>
        </w:tc>
      </w:tr>
      <w:tr w:rsidR="008E7C49" w14:paraId="6B0B9E4E" w14:textId="77777777">
        <w:tc>
          <w:tcPr>
            <w:tcW w:w="3256" w:type="dxa"/>
          </w:tcPr>
          <w:p w14:paraId="3C9C24F8"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1701" w:type="dxa"/>
            <w:vMerge/>
          </w:tcPr>
          <w:p w14:paraId="4D431815" w14:textId="77777777" w:rsidR="008E7C49" w:rsidRDefault="008E7C49">
            <w:pPr>
              <w:spacing w:line="360" w:lineRule="auto"/>
              <w:rPr>
                <w:rFonts w:asciiTheme="minorEastAsia" w:hAnsiTheme="minorEastAsia"/>
                <w:szCs w:val="21"/>
              </w:rPr>
            </w:pPr>
          </w:p>
        </w:tc>
        <w:tc>
          <w:tcPr>
            <w:tcW w:w="3123" w:type="dxa"/>
            <w:vMerge/>
          </w:tcPr>
          <w:p w14:paraId="21FFBD3D" w14:textId="77777777" w:rsidR="008E7C49" w:rsidRDefault="008E7C49">
            <w:pPr>
              <w:spacing w:line="360" w:lineRule="auto"/>
              <w:rPr>
                <w:rFonts w:asciiTheme="minorEastAsia" w:hAnsiTheme="minorEastAsia"/>
                <w:color w:val="000000"/>
                <w:szCs w:val="21"/>
              </w:rPr>
            </w:pPr>
          </w:p>
        </w:tc>
      </w:tr>
    </w:tbl>
    <w:p w14:paraId="37C50BAD" w14:textId="77777777" w:rsidR="008E7C49" w:rsidRDefault="00E53FE3">
      <w:pPr>
        <w:pStyle w:val="2"/>
      </w:pPr>
      <w:bookmarkStart w:id="79" w:name="_Toc528697446"/>
      <w:r>
        <w:rPr>
          <w:rFonts w:hint="eastAsia"/>
        </w:rPr>
        <w:lastRenderedPageBreak/>
        <w:t>3.2</w:t>
      </w:r>
      <w:r>
        <w:t xml:space="preserve"> </w:t>
      </w:r>
      <w:r>
        <w:rPr>
          <w:rFonts w:hint="eastAsia"/>
        </w:rPr>
        <w:t>工作</w:t>
      </w:r>
      <w:r>
        <w:t>分解结构</w:t>
      </w:r>
      <w:r>
        <w:rPr>
          <w:rFonts w:hint="eastAsia"/>
        </w:rPr>
        <w:t>（</w:t>
      </w:r>
      <w:commentRangeStart w:id="80"/>
      <w:r>
        <w:rPr>
          <w:rFonts w:hint="eastAsia"/>
        </w:rPr>
        <w:t>WBS</w:t>
      </w:r>
      <w:commentRangeEnd w:id="80"/>
      <w:r>
        <w:rPr>
          <w:rStyle w:val="af2"/>
          <w:rFonts w:asciiTheme="minorHAnsi" w:eastAsiaTheme="minorEastAsia" w:hAnsiTheme="minorHAnsi" w:cstheme="minorBidi"/>
          <w:b w:val="0"/>
          <w:bCs w:val="0"/>
        </w:rPr>
        <w:commentReference w:id="80"/>
      </w:r>
      <w:r>
        <w:rPr>
          <w:rFonts w:hint="eastAsia"/>
        </w:rPr>
        <w:t>）</w:t>
      </w:r>
      <w:bookmarkEnd w:id="79"/>
    </w:p>
    <w:p w14:paraId="1D5DB0B6" w14:textId="2CABAD8E" w:rsidR="008E7C49" w:rsidRDefault="002C1922">
      <w:r w:rsidRPr="002C1922">
        <w:rPr>
          <w:noProof/>
        </w:rPr>
        <w:drawing>
          <wp:inline distT="0" distB="0" distL="0" distR="0" wp14:anchorId="59D3025A" wp14:editId="640CB94E">
            <wp:extent cx="5274310" cy="3013891"/>
            <wp:effectExtent l="0" t="0" r="0" b="0"/>
            <wp:docPr id="10" name="图片 10" descr="D:\我的文档\Documents\GitHub\PRD2018-G03-SoftwareEngineeringProject\非受控文档\1_沈启航\需求工程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Documents\GitHub\PRD2018-G03-SoftwareEngineeringProject\非受控文档\1_沈启航\需求工程WB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14:paraId="2E50E6D2" w14:textId="77777777" w:rsidR="008E7C49" w:rsidRDefault="00E53FE3">
      <w:pPr>
        <w:pStyle w:val="2"/>
        <w:spacing w:line="360" w:lineRule="auto"/>
      </w:pPr>
      <w:bookmarkStart w:id="81" w:name="_Toc528697447"/>
      <w:r>
        <w:rPr>
          <w:rFonts w:hint="eastAsia"/>
        </w:rPr>
        <w:t>3.</w:t>
      </w:r>
      <w:r>
        <w:t xml:space="preserve">3 </w:t>
      </w:r>
      <w:r>
        <w:rPr>
          <w:rFonts w:hint="eastAsia"/>
        </w:rPr>
        <w:t>接口人员</w:t>
      </w:r>
      <w:bookmarkEnd w:id="81"/>
    </w:p>
    <w:tbl>
      <w:tblPr>
        <w:tblStyle w:val="af3"/>
        <w:tblW w:w="8296" w:type="dxa"/>
        <w:tblLayout w:type="fixed"/>
        <w:tblLook w:val="04A0" w:firstRow="1" w:lastRow="0" w:firstColumn="1" w:lastColumn="0" w:noHBand="0" w:noVBand="1"/>
      </w:tblPr>
      <w:tblGrid>
        <w:gridCol w:w="1555"/>
        <w:gridCol w:w="1451"/>
        <w:gridCol w:w="1999"/>
        <w:gridCol w:w="1309"/>
        <w:gridCol w:w="1982"/>
      </w:tblGrid>
      <w:tr w:rsidR="008E7C49" w14:paraId="48200B23" w14:textId="77777777">
        <w:trPr>
          <w:trHeight w:val="112"/>
        </w:trPr>
        <w:tc>
          <w:tcPr>
            <w:tcW w:w="1555" w:type="dxa"/>
            <w:vMerge w:val="restart"/>
          </w:tcPr>
          <w:p w14:paraId="70B3E2AC"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14:paraId="400BDF43" w14:textId="77777777"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14:paraId="2280F412" w14:textId="77777777" w:rsidR="008E7C49" w:rsidRDefault="00E53FE3">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rsidR="008E7C49" w14:paraId="59628507" w14:textId="77777777">
        <w:trPr>
          <w:trHeight w:val="187"/>
        </w:trPr>
        <w:tc>
          <w:tcPr>
            <w:tcW w:w="1555" w:type="dxa"/>
            <w:vMerge/>
          </w:tcPr>
          <w:p w14:paraId="10582B30" w14:textId="77777777" w:rsidR="008E7C49" w:rsidRDefault="008E7C49">
            <w:pPr>
              <w:spacing w:line="360" w:lineRule="auto"/>
              <w:ind w:firstLine="422"/>
              <w:jc w:val="center"/>
              <w:rPr>
                <w:b/>
              </w:rPr>
            </w:pPr>
          </w:p>
        </w:tc>
        <w:tc>
          <w:tcPr>
            <w:tcW w:w="1451" w:type="dxa"/>
          </w:tcPr>
          <w:p w14:paraId="217D926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999" w:type="dxa"/>
          </w:tcPr>
          <w:p w14:paraId="696540B8" w14:textId="77777777" w:rsidR="008E7C49" w:rsidRDefault="00E53FE3">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14:paraId="6C70B67F"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c>
          <w:tcPr>
            <w:tcW w:w="1982" w:type="dxa"/>
            <w:vMerge/>
          </w:tcPr>
          <w:p w14:paraId="3B16164E" w14:textId="77777777" w:rsidR="008E7C49" w:rsidRDefault="008E7C49">
            <w:pPr>
              <w:spacing w:line="360" w:lineRule="auto"/>
              <w:ind w:firstLine="422"/>
              <w:jc w:val="center"/>
              <w:rPr>
                <w:b/>
              </w:rPr>
            </w:pPr>
          </w:p>
        </w:tc>
      </w:tr>
      <w:tr w:rsidR="008E7C49" w14:paraId="5F105E27" w14:textId="77777777">
        <w:trPr>
          <w:trHeight w:val="323"/>
        </w:trPr>
        <w:tc>
          <w:tcPr>
            <w:tcW w:w="1555" w:type="dxa"/>
          </w:tcPr>
          <w:p w14:paraId="33963D74" w14:textId="77777777" w:rsidR="008E7C49" w:rsidRDefault="00E53FE3">
            <w:pPr>
              <w:spacing w:line="360" w:lineRule="auto"/>
              <w:ind w:firstLine="420"/>
              <w:jc w:val="center"/>
            </w:pPr>
            <w:r>
              <w:rPr>
                <w:rFonts w:hint="eastAsia"/>
              </w:rPr>
              <w:t>杨</w:t>
            </w:r>
            <w:proofErr w:type="gramStart"/>
            <w:r>
              <w:rPr>
                <w:rFonts w:hint="eastAsia"/>
              </w:rPr>
              <w:t>枨</w:t>
            </w:r>
            <w:proofErr w:type="gramEnd"/>
          </w:p>
        </w:tc>
        <w:tc>
          <w:tcPr>
            <w:tcW w:w="1451" w:type="dxa"/>
          </w:tcPr>
          <w:p w14:paraId="25C051CD" w14:textId="77777777" w:rsidR="008E7C49" w:rsidRDefault="00E53FE3">
            <w:pPr>
              <w:spacing w:line="360" w:lineRule="auto"/>
            </w:pPr>
            <w:r>
              <w:t>13357102333</w:t>
            </w:r>
          </w:p>
        </w:tc>
        <w:tc>
          <w:tcPr>
            <w:tcW w:w="1999" w:type="dxa"/>
          </w:tcPr>
          <w:p w14:paraId="5E0EE3F6" w14:textId="77777777" w:rsidR="008E7C49" w:rsidRDefault="00844AE7">
            <w:pPr>
              <w:spacing w:line="360" w:lineRule="auto"/>
              <w:jc w:val="center"/>
            </w:pPr>
            <w:hyperlink r:id="rId13" w:history="1">
              <w:r w:rsidR="00E53FE3">
                <w:t>yangc@zucc.edu.cn</w:t>
              </w:r>
            </w:hyperlink>
          </w:p>
        </w:tc>
        <w:tc>
          <w:tcPr>
            <w:tcW w:w="1309" w:type="dxa"/>
          </w:tcPr>
          <w:p w14:paraId="7C4C40EF" w14:textId="77777777" w:rsidR="008E7C49" w:rsidRDefault="00E53FE3">
            <w:pPr>
              <w:spacing w:line="360" w:lineRule="auto"/>
            </w:pPr>
            <w:r>
              <w:rPr>
                <w:rFonts w:hint="eastAsia"/>
              </w:rPr>
              <w:t>理四</w:t>
            </w:r>
            <w:proofErr w:type="gramStart"/>
            <w:r>
              <w:t>504</w:t>
            </w:r>
            <w:proofErr w:type="gramEnd"/>
          </w:p>
        </w:tc>
        <w:tc>
          <w:tcPr>
            <w:tcW w:w="1982" w:type="dxa"/>
          </w:tcPr>
          <w:p w14:paraId="14641899" w14:textId="77777777" w:rsidR="008E7C49" w:rsidRDefault="00E53FE3">
            <w:pPr>
              <w:spacing w:line="360" w:lineRule="auto"/>
              <w:ind w:firstLine="420"/>
            </w:pPr>
            <w:r>
              <w:rPr>
                <w:rFonts w:hint="eastAsia"/>
              </w:rPr>
              <w:t>沈启航</w:t>
            </w:r>
          </w:p>
        </w:tc>
      </w:tr>
      <w:tr w:rsidR="008E7C49" w14:paraId="2718D516" w14:textId="77777777">
        <w:tc>
          <w:tcPr>
            <w:tcW w:w="1555" w:type="dxa"/>
          </w:tcPr>
          <w:p w14:paraId="11F8DD54" w14:textId="77777777" w:rsidR="008E7C49" w:rsidRDefault="00E53FE3">
            <w:pPr>
              <w:spacing w:line="360" w:lineRule="auto"/>
              <w:ind w:firstLine="420"/>
              <w:jc w:val="center"/>
            </w:pPr>
            <w:r>
              <w:rPr>
                <w:rFonts w:hint="eastAsia"/>
              </w:rPr>
              <w:t>侯宏仑</w:t>
            </w:r>
          </w:p>
        </w:tc>
        <w:tc>
          <w:tcPr>
            <w:tcW w:w="1451" w:type="dxa"/>
          </w:tcPr>
          <w:p w14:paraId="134FAD38" w14:textId="77777777" w:rsidR="008E7C49" w:rsidRDefault="00E53FE3">
            <w:pPr>
              <w:spacing w:line="360" w:lineRule="auto"/>
            </w:pPr>
            <w:r>
              <w:t>13071858629</w:t>
            </w:r>
          </w:p>
        </w:tc>
        <w:tc>
          <w:tcPr>
            <w:tcW w:w="1999" w:type="dxa"/>
          </w:tcPr>
          <w:p w14:paraId="72B4FEAE" w14:textId="77777777" w:rsidR="008E7C49" w:rsidRDefault="00844AE7">
            <w:pPr>
              <w:spacing w:line="360" w:lineRule="auto"/>
              <w:jc w:val="center"/>
            </w:pPr>
            <w:hyperlink r:id="rId14" w:history="1">
              <w:r w:rsidR="00E53FE3">
                <w:t>houhl@zucc.edu.cn</w:t>
              </w:r>
            </w:hyperlink>
          </w:p>
        </w:tc>
        <w:tc>
          <w:tcPr>
            <w:tcW w:w="1309" w:type="dxa"/>
          </w:tcPr>
          <w:p w14:paraId="249B420A" w14:textId="77777777" w:rsidR="008E7C49" w:rsidRDefault="00E53FE3">
            <w:pPr>
              <w:spacing w:line="360" w:lineRule="auto"/>
            </w:pPr>
            <w:r>
              <w:rPr>
                <w:rFonts w:hint="eastAsia"/>
              </w:rPr>
              <w:t>理四</w:t>
            </w:r>
            <w:proofErr w:type="gramStart"/>
            <w:r>
              <w:t>501</w:t>
            </w:r>
            <w:proofErr w:type="gramEnd"/>
          </w:p>
        </w:tc>
        <w:tc>
          <w:tcPr>
            <w:tcW w:w="1982" w:type="dxa"/>
          </w:tcPr>
          <w:p w14:paraId="7341319A" w14:textId="77777777" w:rsidR="008E7C49" w:rsidRDefault="00E53FE3">
            <w:pPr>
              <w:spacing w:line="360" w:lineRule="auto"/>
              <w:ind w:firstLine="420"/>
            </w:pPr>
            <w:r>
              <w:rPr>
                <w:rFonts w:hint="eastAsia"/>
              </w:rPr>
              <w:t>叶柏成</w:t>
            </w:r>
          </w:p>
        </w:tc>
      </w:tr>
    </w:tbl>
    <w:p w14:paraId="7EB37572" w14:textId="77777777" w:rsidR="008E7C49" w:rsidRDefault="008E7C49">
      <w:pPr>
        <w:spacing w:line="360" w:lineRule="auto"/>
      </w:pPr>
    </w:p>
    <w:p w14:paraId="45AD890E" w14:textId="77777777" w:rsidR="008E7C49" w:rsidRDefault="00E53FE3">
      <w:pPr>
        <w:pStyle w:val="2"/>
        <w:spacing w:line="360" w:lineRule="auto"/>
      </w:pPr>
      <w:bookmarkStart w:id="82" w:name="_Toc528697448"/>
      <w:r>
        <w:rPr>
          <w:rFonts w:hint="eastAsia"/>
        </w:rPr>
        <w:lastRenderedPageBreak/>
        <w:t>3.</w:t>
      </w:r>
      <w:r>
        <w:t xml:space="preserve">4 </w:t>
      </w:r>
      <w:commentRangeStart w:id="83"/>
      <w:r>
        <w:rPr>
          <w:rFonts w:hint="eastAsia"/>
        </w:rPr>
        <w:t>进度</w:t>
      </w:r>
      <w:commentRangeEnd w:id="83"/>
      <w:r>
        <w:rPr>
          <w:rStyle w:val="af2"/>
          <w:rFonts w:asciiTheme="minorHAnsi" w:eastAsiaTheme="minorEastAsia" w:hAnsiTheme="minorHAnsi" w:cstheme="minorBidi"/>
          <w:b w:val="0"/>
          <w:bCs w:val="0"/>
        </w:rPr>
        <w:commentReference w:id="83"/>
      </w:r>
      <w:bookmarkEnd w:id="82"/>
    </w:p>
    <w:p w14:paraId="5FACC150" w14:textId="7CB04336" w:rsidR="000432C9" w:rsidRPr="000432C9" w:rsidRDefault="000432C9" w:rsidP="000432C9">
      <w:pPr>
        <w:pStyle w:val="3"/>
      </w:pPr>
      <w:bookmarkStart w:id="84" w:name="_Toc528697449"/>
      <w:r>
        <w:rPr>
          <w:rFonts w:hint="eastAsia"/>
        </w:rPr>
        <w:t xml:space="preserve">3.4.1 </w:t>
      </w:r>
      <w:proofErr w:type="gramStart"/>
      <w:r>
        <w:rPr>
          <w:rFonts w:hint="eastAsia"/>
        </w:rPr>
        <w:t>甘特图</w:t>
      </w:r>
      <w:bookmarkEnd w:id="84"/>
      <w:proofErr w:type="gramEnd"/>
    </w:p>
    <w:p w14:paraId="2D6FB4A1" w14:textId="6CA31D13" w:rsidR="008E7C49" w:rsidRDefault="00343EF3">
      <w:pPr>
        <w:spacing w:line="360" w:lineRule="auto"/>
      </w:pPr>
      <w:r>
        <w:rPr>
          <w:noProof/>
        </w:rPr>
        <w:drawing>
          <wp:inline distT="0" distB="0" distL="0" distR="0" wp14:anchorId="489F51FF" wp14:editId="606D6B1D">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31715676" w14:textId="586345B2" w:rsidR="008E7C49" w:rsidRDefault="00343EF3">
      <w:pPr>
        <w:spacing w:line="360" w:lineRule="auto"/>
      </w:pPr>
      <w:r>
        <w:rPr>
          <w:noProof/>
        </w:rPr>
        <w:drawing>
          <wp:inline distT="0" distB="0" distL="0" distR="0" wp14:anchorId="73759780" wp14:editId="5F7A600C">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110F5AF7" w14:textId="77777777" w:rsidR="000432C9" w:rsidRDefault="000432C9">
      <w:pPr>
        <w:spacing w:line="360" w:lineRule="auto"/>
      </w:pPr>
    </w:p>
    <w:p w14:paraId="15218263" w14:textId="01381FFF" w:rsidR="000432C9" w:rsidRDefault="000432C9" w:rsidP="000432C9">
      <w:pPr>
        <w:pStyle w:val="3"/>
      </w:pPr>
      <w:bookmarkStart w:id="85" w:name="_Toc528697450"/>
      <w:r>
        <w:rPr>
          <w:rFonts w:hint="eastAsia"/>
        </w:rPr>
        <w:lastRenderedPageBreak/>
        <w:t>3.4.2</w:t>
      </w:r>
      <w:r>
        <w:t xml:space="preserve"> </w:t>
      </w:r>
      <w:r>
        <w:rPr>
          <w:rFonts w:hint="eastAsia"/>
        </w:rPr>
        <w:t>网络图</w:t>
      </w:r>
      <w:bookmarkEnd w:id="85"/>
    </w:p>
    <w:p w14:paraId="218C0533" w14:textId="4E27E96C" w:rsidR="000432C9" w:rsidRPr="000432C9" w:rsidRDefault="000432C9" w:rsidP="000432C9">
      <w:r>
        <w:rPr>
          <w:noProof/>
        </w:rPr>
        <w:drawing>
          <wp:inline distT="0" distB="0" distL="0" distR="0" wp14:anchorId="6C32A05C" wp14:editId="147FF6D0">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640EBBC4" w14:textId="77777777" w:rsidR="008E7C49" w:rsidRDefault="00E53FE3">
      <w:pPr>
        <w:pStyle w:val="2"/>
        <w:spacing w:line="360" w:lineRule="auto"/>
      </w:pPr>
      <w:bookmarkStart w:id="86" w:name="_Toc528697451"/>
      <w:r>
        <w:rPr>
          <w:rFonts w:hint="eastAsia"/>
        </w:rPr>
        <w:t>3.</w:t>
      </w:r>
      <w:r>
        <w:t xml:space="preserve">5 </w:t>
      </w:r>
      <w:r>
        <w:rPr>
          <w:rFonts w:hint="eastAsia"/>
        </w:rPr>
        <w:t>预算</w:t>
      </w:r>
      <w:bookmarkEnd w:id="86"/>
    </w:p>
    <w:p w14:paraId="2446324F" w14:textId="77777777" w:rsidR="008E7C49" w:rsidRDefault="00E53FE3">
      <w:pPr>
        <w:spacing w:line="360" w:lineRule="auto"/>
      </w:pPr>
      <w:r>
        <w:rPr>
          <w:rFonts w:hint="eastAsia"/>
        </w:rPr>
        <w:t>准备</w:t>
      </w:r>
      <w:r>
        <w:t>阶段</w:t>
      </w:r>
    </w:p>
    <w:tbl>
      <w:tblPr>
        <w:tblStyle w:val="af3"/>
        <w:tblW w:w="8296" w:type="dxa"/>
        <w:tblLayout w:type="fixed"/>
        <w:tblLook w:val="04A0" w:firstRow="1" w:lastRow="0" w:firstColumn="1" w:lastColumn="0" w:noHBand="0" w:noVBand="1"/>
      </w:tblPr>
      <w:tblGrid>
        <w:gridCol w:w="2074"/>
        <w:gridCol w:w="2074"/>
        <w:gridCol w:w="2074"/>
        <w:gridCol w:w="2074"/>
      </w:tblGrid>
      <w:tr w:rsidR="008E7C49" w14:paraId="38EAE95F" w14:textId="77777777">
        <w:tc>
          <w:tcPr>
            <w:tcW w:w="2074" w:type="dxa"/>
          </w:tcPr>
          <w:p w14:paraId="3404CDF4"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375DC788" w14:textId="77777777" w:rsidR="008E7C49" w:rsidRDefault="00E53FE3">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23BC8799"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12AAAE3C"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736ECA30" w14:textId="77777777">
        <w:tc>
          <w:tcPr>
            <w:tcW w:w="2074" w:type="dxa"/>
          </w:tcPr>
          <w:p w14:paraId="2707B67B"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6DF065C5" w14:textId="77777777" w:rsidR="008E7C49" w:rsidRDefault="00E53FE3">
            <w:pPr>
              <w:spacing w:line="360" w:lineRule="auto"/>
              <w:rPr>
                <w:szCs w:val="21"/>
              </w:rPr>
            </w:pPr>
            <w:r>
              <w:rPr>
                <w:rFonts w:hint="eastAsia"/>
                <w:szCs w:val="21"/>
              </w:rPr>
              <w:t>/</w:t>
            </w:r>
          </w:p>
        </w:tc>
        <w:tc>
          <w:tcPr>
            <w:tcW w:w="2074" w:type="dxa"/>
          </w:tcPr>
          <w:p w14:paraId="3A7D35A5" w14:textId="77777777" w:rsidR="008E7C49" w:rsidRDefault="00E53FE3">
            <w:pPr>
              <w:spacing w:line="360" w:lineRule="auto"/>
              <w:rPr>
                <w:szCs w:val="21"/>
              </w:rPr>
            </w:pPr>
            <w:r>
              <w:rPr>
                <w:rFonts w:hint="eastAsia"/>
                <w:szCs w:val="21"/>
              </w:rPr>
              <w:t>/</w:t>
            </w:r>
          </w:p>
        </w:tc>
        <w:tc>
          <w:tcPr>
            <w:tcW w:w="2074" w:type="dxa"/>
          </w:tcPr>
          <w:p w14:paraId="707FD72D" w14:textId="77777777" w:rsidR="008E7C49" w:rsidRDefault="008E7C49">
            <w:pPr>
              <w:spacing w:line="360" w:lineRule="auto"/>
              <w:rPr>
                <w:szCs w:val="21"/>
              </w:rPr>
            </w:pPr>
          </w:p>
        </w:tc>
      </w:tr>
      <w:tr w:rsidR="008E7C49" w14:paraId="5285BD8D" w14:textId="77777777">
        <w:tc>
          <w:tcPr>
            <w:tcW w:w="2074" w:type="dxa"/>
          </w:tcPr>
          <w:p w14:paraId="7C4F828E"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15069D0" w14:textId="77777777" w:rsidR="008E7C49" w:rsidRDefault="00E53FE3">
            <w:pPr>
              <w:spacing w:line="360" w:lineRule="auto"/>
              <w:rPr>
                <w:szCs w:val="21"/>
              </w:rPr>
            </w:pPr>
            <w:r>
              <w:rPr>
                <w:rFonts w:hint="eastAsia"/>
                <w:szCs w:val="21"/>
              </w:rPr>
              <w:t>/</w:t>
            </w:r>
          </w:p>
        </w:tc>
        <w:tc>
          <w:tcPr>
            <w:tcW w:w="2074" w:type="dxa"/>
          </w:tcPr>
          <w:p w14:paraId="54F81D83" w14:textId="77777777" w:rsidR="008E7C49" w:rsidRDefault="00E53FE3">
            <w:pPr>
              <w:spacing w:line="360" w:lineRule="auto"/>
              <w:rPr>
                <w:szCs w:val="21"/>
              </w:rPr>
            </w:pPr>
            <w:r>
              <w:rPr>
                <w:rFonts w:hint="eastAsia"/>
                <w:szCs w:val="21"/>
              </w:rPr>
              <w:t>/</w:t>
            </w:r>
          </w:p>
        </w:tc>
        <w:tc>
          <w:tcPr>
            <w:tcW w:w="2074" w:type="dxa"/>
          </w:tcPr>
          <w:p w14:paraId="4D911955" w14:textId="77777777" w:rsidR="008E7C49" w:rsidRDefault="00E53FE3">
            <w:pPr>
              <w:spacing w:line="360" w:lineRule="auto"/>
              <w:rPr>
                <w:szCs w:val="21"/>
              </w:rPr>
            </w:pPr>
            <w:r>
              <w:rPr>
                <w:rFonts w:hint="eastAsia"/>
                <w:szCs w:val="21"/>
              </w:rPr>
              <w:t>仅为</w:t>
            </w:r>
            <w:r>
              <w:rPr>
                <w:szCs w:val="21"/>
              </w:rPr>
              <w:t>学习使用</w:t>
            </w:r>
          </w:p>
        </w:tc>
      </w:tr>
      <w:tr w:rsidR="008E7C49" w14:paraId="199FABFA" w14:textId="77777777">
        <w:tc>
          <w:tcPr>
            <w:tcW w:w="2074" w:type="dxa"/>
          </w:tcPr>
          <w:p w14:paraId="6FC5A4BC" w14:textId="77777777" w:rsidR="008E7C49" w:rsidRDefault="00E53FE3">
            <w:pPr>
              <w:spacing w:line="360" w:lineRule="auto"/>
              <w:rPr>
                <w:szCs w:val="21"/>
              </w:rPr>
            </w:pPr>
            <w:r>
              <w:rPr>
                <w:rFonts w:hint="eastAsia"/>
                <w:szCs w:val="21"/>
              </w:rPr>
              <w:t>Office</w:t>
            </w:r>
            <w:r>
              <w:rPr>
                <w:szCs w:val="21"/>
              </w:rPr>
              <w:t>工具</w:t>
            </w:r>
          </w:p>
        </w:tc>
        <w:tc>
          <w:tcPr>
            <w:tcW w:w="2074" w:type="dxa"/>
          </w:tcPr>
          <w:p w14:paraId="0C4DAA53" w14:textId="77777777" w:rsidR="008E7C49" w:rsidRDefault="00E53FE3">
            <w:pPr>
              <w:spacing w:line="360" w:lineRule="auto"/>
              <w:rPr>
                <w:szCs w:val="21"/>
              </w:rPr>
            </w:pPr>
            <w:r>
              <w:rPr>
                <w:rFonts w:hint="eastAsia"/>
                <w:szCs w:val="21"/>
              </w:rPr>
              <w:t>/</w:t>
            </w:r>
          </w:p>
        </w:tc>
        <w:tc>
          <w:tcPr>
            <w:tcW w:w="2074" w:type="dxa"/>
          </w:tcPr>
          <w:p w14:paraId="1A8BE688" w14:textId="77777777" w:rsidR="008E7C49" w:rsidRDefault="00E53FE3">
            <w:pPr>
              <w:spacing w:line="360" w:lineRule="auto"/>
              <w:rPr>
                <w:szCs w:val="21"/>
              </w:rPr>
            </w:pPr>
            <w:r>
              <w:rPr>
                <w:rFonts w:hint="eastAsia"/>
                <w:szCs w:val="21"/>
              </w:rPr>
              <w:t>/</w:t>
            </w:r>
          </w:p>
        </w:tc>
        <w:tc>
          <w:tcPr>
            <w:tcW w:w="2074" w:type="dxa"/>
          </w:tcPr>
          <w:p w14:paraId="0417A19D" w14:textId="77777777" w:rsidR="008E7C49" w:rsidRDefault="00E53FE3">
            <w:pPr>
              <w:spacing w:line="360" w:lineRule="auto"/>
              <w:rPr>
                <w:szCs w:val="21"/>
              </w:rPr>
            </w:pPr>
            <w:r>
              <w:rPr>
                <w:rFonts w:hint="eastAsia"/>
                <w:szCs w:val="21"/>
              </w:rPr>
              <w:t>仅为</w:t>
            </w:r>
            <w:r>
              <w:rPr>
                <w:szCs w:val="21"/>
              </w:rPr>
              <w:t>学习使用</w:t>
            </w:r>
          </w:p>
        </w:tc>
      </w:tr>
      <w:tr w:rsidR="008E7C49" w14:paraId="5182E4AF" w14:textId="77777777">
        <w:tc>
          <w:tcPr>
            <w:tcW w:w="2074" w:type="dxa"/>
          </w:tcPr>
          <w:p w14:paraId="1D95422E"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0218A692" w14:textId="77777777" w:rsidR="008E7C49" w:rsidRDefault="00E53FE3">
            <w:pPr>
              <w:spacing w:line="360" w:lineRule="auto"/>
              <w:rPr>
                <w:szCs w:val="21"/>
              </w:rPr>
            </w:pPr>
            <w:r>
              <w:rPr>
                <w:rFonts w:hint="eastAsia"/>
                <w:szCs w:val="21"/>
              </w:rPr>
              <w:t>/</w:t>
            </w:r>
          </w:p>
        </w:tc>
        <w:tc>
          <w:tcPr>
            <w:tcW w:w="2074" w:type="dxa"/>
          </w:tcPr>
          <w:p w14:paraId="06BAE9F0" w14:textId="77777777" w:rsidR="008E7C49" w:rsidRDefault="00E53FE3">
            <w:pPr>
              <w:spacing w:line="360" w:lineRule="auto"/>
              <w:rPr>
                <w:szCs w:val="21"/>
              </w:rPr>
            </w:pPr>
            <w:r>
              <w:rPr>
                <w:rFonts w:hint="eastAsia"/>
                <w:szCs w:val="21"/>
              </w:rPr>
              <w:t>/</w:t>
            </w:r>
          </w:p>
        </w:tc>
        <w:tc>
          <w:tcPr>
            <w:tcW w:w="2074" w:type="dxa"/>
          </w:tcPr>
          <w:p w14:paraId="4BAD46D3" w14:textId="77777777" w:rsidR="008E7C49" w:rsidRDefault="00E53FE3">
            <w:pPr>
              <w:spacing w:line="360" w:lineRule="auto"/>
              <w:rPr>
                <w:szCs w:val="21"/>
              </w:rPr>
            </w:pPr>
            <w:r>
              <w:rPr>
                <w:rFonts w:hint="eastAsia"/>
                <w:szCs w:val="21"/>
              </w:rPr>
              <w:t>仅为</w:t>
            </w:r>
            <w:r>
              <w:rPr>
                <w:szCs w:val="21"/>
              </w:rPr>
              <w:t>学习使用</w:t>
            </w:r>
          </w:p>
        </w:tc>
      </w:tr>
      <w:tr w:rsidR="008E7C49" w14:paraId="075480C7" w14:textId="77777777">
        <w:tc>
          <w:tcPr>
            <w:tcW w:w="2074" w:type="dxa"/>
          </w:tcPr>
          <w:p w14:paraId="258BE88A"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364BD3E" w14:textId="77777777" w:rsidR="008E7C49" w:rsidRDefault="00E53FE3">
            <w:pPr>
              <w:spacing w:line="360" w:lineRule="auto"/>
              <w:rPr>
                <w:szCs w:val="21"/>
              </w:rPr>
            </w:pPr>
            <w:r>
              <w:rPr>
                <w:rFonts w:hint="eastAsia"/>
                <w:szCs w:val="21"/>
              </w:rPr>
              <w:t>/</w:t>
            </w:r>
          </w:p>
        </w:tc>
        <w:tc>
          <w:tcPr>
            <w:tcW w:w="2074" w:type="dxa"/>
          </w:tcPr>
          <w:p w14:paraId="4ABCB576" w14:textId="77777777" w:rsidR="008E7C49" w:rsidRDefault="00E53FE3">
            <w:pPr>
              <w:spacing w:line="360" w:lineRule="auto"/>
              <w:rPr>
                <w:szCs w:val="21"/>
              </w:rPr>
            </w:pPr>
            <w:r>
              <w:rPr>
                <w:rFonts w:hint="eastAsia"/>
                <w:szCs w:val="21"/>
              </w:rPr>
              <w:t>/</w:t>
            </w:r>
          </w:p>
        </w:tc>
        <w:tc>
          <w:tcPr>
            <w:tcW w:w="2074" w:type="dxa"/>
          </w:tcPr>
          <w:p w14:paraId="448A43B6" w14:textId="77777777" w:rsidR="008E7C49" w:rsidRDefault="00E53FE3">
            <w:pPr>
              <w:spacing w:line="360" w:lineRule="auto"/>
              <w:rPr>
                <w:szCs w:val="21"/>
              </w:rPr>
            </w:pPr>
            <w:r>
              <w:rPr>
                <w:rFonts w:hint="eastAsia"/>
                <w:szCs w:val="21"/>
              </w:rPr>
              <w:t>仅为</w:t>
            </w:r>
            <w:r>
              <w:rPr>
                <w:szCs w:val="21"/>
              </w:rPr>
              <w:t>学习使用</w:t>
            </w:r>
          </w:p>
        </w:tc>
      </w:tr>
      <w:tr w:rsidR="008E7C49" w14:paraId="49C71E6F" w14:textId="77777777">
        <w:tc>
          <w:tcPr>
            <w:tcW w:w="2074" w:type="dxa"/>
          </w:tcPr>
          <w:p w14:paraId="4FDCF5BC" w14:textId="77777777" w:rsidR="008E7C49" w:rsidRDefault="00E53FE3">
            <w:pPr>
              <w:spacing w:line="360" w:lineRule="auto"/>
              <w:rPr>
                <w:szCs w:val="21"/>
              </w:rPr>
            </w:pPr>
            <w:proofErr w:type="spellStart"/>
            <w:r>
              <w:rPr>
                <w:rFonts w:hint="eastAsia"/>
                <w:szCs w:val="21"/>
              </w:rPr>
              <w:t>Axure</w:t>
            </w:r>
            <w:r>
              <w:rPr>
                <w:szCs w:val="21"/>
              </w:rPr>
              <w:t>RP</w:t>
            </w:r>
            <w:proofErr w:type="spellEnd"/>
          </w:p>
        </w:tc>
        <w:tc>
          <w:tcPr>
            <w:tcW w:w="2074" w:type="dxa"/>
          </w:tcPr>
          <w:p w14:paraId="6ACC03E9" w14:textId="77777777" w:rsidR="008E7C49" w:rsidRDefault="00E53FE3">
            <w:pPr>
              <w:spacing w:line="360" w:lineRule="auto"/>
              <w:rPr>
                <w:szCs w:val="21"/>
              </w:rPr>
            </w:pPr>
            <w:r>
              <w:rPr>
                <w:rFonts w:hint="eastAsia"/>
                <w:szCs w:val="21"/>
              </w:rPr>
              <w:t>/</w:t>
            </w:r>
          </w:p>
        </w:tc>
        <w:tc>
          <w:tcPr>
            <w:tcW w:w="2074" w:type="dxa"/>
          </w:tcPr>
          <w:p w14:paraId="2FBF00F3" w14:textId="77777777" w:rsidR="008E7C49" w:rsidRDefault="00E53FE3">
            <w:pPr>
              <w:spacing w:line="360" w:lineRule="auto"/>
              <w:rPr>
                <w:szCs w:val="21"/>
              </w:rPr>
            </w:pPr>
            <w:r>
              <w:rPr>
                <w:rFonts w:hint="eastAsia"/>
                <w:szCs w:val="21"/>
              </w:rPr>
              <w:t>/</w:t>
            </w:r>
          </w:p>
        </w:tc>
        <w:tc>
          <w:tcPr>
            <w:tcW w:w="2074" w:type="dxa"/>
          </w:tcPr>
          <w:p w14:paraId="4D943521" w14:textId="77777777" w:rsidR="008E7C49" w:rsidRDefault="00E53FE3">
            <w:pPr>
              <w:spacing w:line="360" w:lineRule="auto"/>
              <w:rPr>
                <w:szCs w:val="21"/>
              </w:rPr>
            </w:pPr>
            <w:r>
              <w:rPr>
                <w:rFonts w:hint="eastAsia"/>
                <w:szCs w:val="21"/>
              </w:rPr>
              <w:t>仅为</w:t>
            </w:r>
            <w:r>
              <w:rPr>
                <w:szCs w:val="21"/>
              </w:rPr>
              <w:t>学习使用</w:t>
            </w:r>
          </w:p>
        </w:tc>
      </w:tr>
      <w:tr w:rsidR="008E7C49" w14:paraId="5A05F048" w14:textId="77777777">
        <w:tc>
          <w:tcPr>
            <w:tcW w:w="2074" w:type="dxa"/>
          </w:tcPr>
          <w:p w14:paraId="76E7744B"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86557A2" w14:textId="77777777" w:rsidR="008E7C49" w:rsidRDefault="00E53FE3">
            <w:pPr>
              <w:spacing w:line="360" w:lineRule="auto"/>
              <w:rPr>
                <w:szCs w:val="21"/>
              </w:rPr>
            </w:pPr>
            <w:r>
              <w:rPr>
                <w:rFonts w:hint="eastAsia"/>
                <w:szCs w:val="21"/>
              </w:rPr>
              <w:t>/</w:t>
            </w:r>
          </w:p>
        </w:tc>
        <w:tc>
          <w:tcPr>
            <w:tcW w:w="2074" w:type="dxa"/>
          </w:tcPr>
          <w:p w14:paraId="52DFBB64" w14:textId="77777777" w:rsidR="008E7C49" w:rsidRDefault="00E53FE3">
            <w:pPr>
              <w:spacing w:line="360" w:lineRule="auto"/>
              <w:rPr>
                <w:szCs w:val="21"/>
              </w:rPr>
            </w:pPr>
            <w:r>
              <w:rPr>
                <w:rFonts w:hint="eastAsia"/>
                <w:szCs w:val="21"/>
              </w:rPr>
              <w:t>/</w:t>
            </w:r>
          </w:p>
        </w:tc>
        <w:tc>
          <w:tcPr>
            <w:tcW w:w="2074" w:type="dxa"/>
          </w:tcPr>
          <w:p w14:paraId="6C24C77D" w14:textId="77777777" w:rsidR="008E7C49" w:rsidRDefault="00E53FE3">
            <w:pPr>
              <w:spacing w:line="360" w:lineRule="auto"/>
              <w:rPr>
                <w:szCs w:val="21"/>
              </w:rPr>
            </w:pPr>
            <w:r>
              <w:rPr>
                <w:rFonts w:hint="eastAsia"/>
                <w:szCs w:val="21"/>
              </w:rPr>
              <w:t>仅为</w:t>
            </w:r>
            <w:r>
              <w:rPr>
                <w:szCs w:val="21"/>
              </w:rPr>
              <w:t>学习使用</w:t>
            </w:r>
          </w:p>
        </w:tc>
      </w:tr>
      <w:tr w:rsidR="008E7C49" w14:paraId="3D18559A" w14:textId="77777777">
        <w:tc>
          <w:tcPr>
            <w:tcW w:w="2074" w:type="dxa"/>
          </w:tcPr>
          <w:p w14:paraId="30DFED53" w14:textId="77777777" w:rsidR="008E7C49" w:rsidRDefault="00E53FE3">
            <w:pPr>
              <w:spacing w:line="360" w:lineRule="auto"/>
              <w:rPr>
                <w:szCs w:val="21"/>
              </w:rPr>
            </w:pPr>
            <w:r>
              <w:rPr>
                <w:rFonts w:hint="eastAsia"/>
                <w:szCs w:val="21"/>
              </w:rPr>
              <w:t>个人</w:t>
            </w:r>
            <w:r>
              <w:rPr>
                <w:szCs w:val="21"/>
              </w:rPr>
              <w:t>电脑</w:t>
            </w:r>
          </w:p>
        </w:tc>
        <w:tc>
          <w:tcPr>
            <w:tcW w:w="2074" w:type="dxa"/>
          </w:tcPr>
          <w:p w14:paraId="19A04399" w14:textId="77777777" w:rsidR="008E7C49" w:rsidRDefault="00E53FE3">
            <w:pPr>
              <w:spacing w:line="360" w:lineRule="auto"/>
              <w:rPr>
                <w:szCs w:val="21"/>
              </w:rPr>
            </w:pPr>
            <w:r>
              <w:rPr>
                <w:rFonts w:hint="eastAsia"/>
                <w:szCs w:val="21"/>
              </w:rPr>
              <w:t>/</w:t>
            </w:r>
          </w:p>
        </w:tc>
        <w:tc>
          <w:tcPr>
            <w:tcW w:w="2074" w:type="dxa"/>
          </w:tcPr>
          <w:p w14:paraId="344E1222" w14:textId="77777777" w:rsidR="008E7C49" w:rsidRDefault="00E53FE3">
            <w:pPr>
              <w:spacing w:line="360" w:lineRule="auto"/>
              <w:rPr>
                <w:szCs w:val="21"/>
              </w:rPr>
            </w:pPr>
            <w:r>
              <w:rPr>
                <w:rFonts w:hint="eastAsia"/>
                <w:szCs w:val="21"/>
              </w:rPr>
              <w:t>/</w:t>
            </w:r>
          </w:p>
        </w:tc>
        <w:tc>
          <w:tcPr>
            <w:tcW w:w="2074" w:type="dxa"/>
          </w:tcPr>
          <w:p w14:paraId="321A7C1E" w14:textId="77777777" w:rsidR="008E7C49" w:rsidRDefault="00E53FE3">
            <w:pPr>
              <w:spacing w:line="360" w:lineRule="auto"/>
              <w:rPr>
                <w:szCs w:val="21"/>
              </w:rPr>
            </w:pPr>
            <w:r>
              <w:rPr>
                <w:rFonts w:hint="eastAsia"/>
                <w:szCs w:val="21"/>
              </w:rPr>
              <w:t>组员自备</w:t>
            </w:r>
          </w:p>
        </w:tc>
      </w:tr>
      <w:tr w:rsidR="008E7C49" w14:paraId="2BB138E1" w14:textId="77777777">
        <w:tc>
          <w:tcPr>
            <w:tcW w:w="2074" w:type="dxa"/>
          </w:tcPr>
          <w:p w14:paraId="6998D274" w14:textId="77777777" w:rsidR="008E7C49" w:rsidRDefault="00E53FE3">
            <w:pPr>
              <w:spacing w:line="360" w:lineRule="auto"/>
              <w:rPr>
                <w:szCs w:val="21"/>
              </w:rPr>
            </w:pPr>
            <w:r>
              <w:rPr>
                <w:rFonts w:hint="eastAsia"/>
                <w:szCs w:val="21"/>
              </w:rPr>
              <w:t>电费</w:t>
            </w:r>
          </w:p>
        </w:tc>
        <w:tc>
          <w:tcPr>
            <w:tcW w:w="2074" w:type="dxa"/>
          </w:tcPr>
          <w:p w14:paraId="26CEA05B" w14:textId="77777777" w:rsidR="008E7C49" w:rsidRDefault="00E53FE3">
            <w:pPr>
              <w:spacing w:line="360" w:lineRule="auto"/>
              <w:rPr>
                <w:szCs w:val="21"/>
              </w:rPr>
            </w:pPr>
            <w:r>
              <w:rPr>
                <w:rFonts w:hint="eastAsia"/>
                <w:szCs w:val="21"/>
              </w:rPr>
              <w:t>/</w:t>
            </w:r>
          </w:p>
        </w:tc>
        <w:tc>
          <w:tcPr>
            <w:tcW w:w="2074" w:type="dxa"/>
          </w:tcPr>
          <w:p w14:paraId="5FEA9255" w14:textId="77777777" w:rsidR="008E7C49" w:rsidRDefault="00E53FE3">
            <w:pPr>
              <w:spacing w:line="360" w:lineRule="auto"/>
              <w:rPr>
                <w:szCs w:val="21"/>
              </w:rPr>
            </w:pPr>
            <w:r>
              <w:rPr>
                <w:rFonts w:hint="eastAsia"/>
                <w:szCs w:val="21"/>
              </w:rPr>
              <w:t>/</w:t>
            </w:r>
          </w:p>
        </w:tc>
        <w:tc>
          <w:tcPr>
            <w:tcW w:w="2074" w:type="dxa"/>
          </w:tcPr>
          <w:p w14:paraId="44FCA776" w14:textId="77777777" w:rsidR="008E7C49" w:rsidRDefault="008E7C49">
            <w:pPr>
              <w:spacing w:line="360" w:lineRule="auto"/>
              <w:rPr>
                <w:szCs w:val="21"/>
              </w:rPr>
            </w:pPr>
          </w:p>
        </w:tc>
      </w:tr>
      <w:tr w:rsidR="008E7C49" w14:paraId="0FF7C81E" w14:textId="77777777">
        <w:tc>
          <w:tcPr>
            <w:tcW w:w="2074" w:type="dxa"/>
          </w:tcPr>
          <w:p w14:paraId="48DFCF81" w14:textId="77777777" w:rsidR="008E7C49" w:rsidRDefault="00E53FE3">
            <w:pPr>
              <w:spacing w:line="360" w:lineRule="auto"/>
              <w:rPr>
                <w:szCs w:val="21"/>
              </w:rPr>
            </w:pPr>
            <w:r>
              <w:rPr>
                <w:rFonts w:hint="eastAsia"/>
                <w:szCs w:val="21"/>
              </w:rPr>
              <w:t>宽带费用</w:t>
            </w:r>
          </w:p>
        </w:tc>
        <w:tc>
          <w:tcPr>
            <w:tcW w:w="2074" w:type="dxa"/>
          </w:tcPr>
          <w:p w14:paraId="4D285171" w14:textId="77777777" w:rsidR="008E7C49" w:rsidRDefault="00E53FE3">
            <w:pPr>
              <w:spacing w:line="360" w:lineRule="auto"/>
              <w:rPr>
                <w:szCs w:val="21"/>
              </w:rPr>
            </w:pPr>
            <w:r>
              <w:rPr>
                <w:rFonts w:hint="eastAsia"/>
                <w:szCs w:val="21"/>
              </w:rPr>
              <w:t>/</w:t>
            </w:r>
          </w:p>
        </w:tc>
        <w:tc>
          <w:tcPr>
            <w:tcW w:w="2074" w:type="dxa"/>
          </w:tcPr>
          <w:p w14:paraId="1EC94421" w14:textId="77777777" w:rsidR="008E7C49" w:rsidRDefault="00E53FE3">
            <w:pPr>
              <w:spacing w:line="360" w:lineRule="auto"/>
              <w:rPr>
                <w:szCs w:val="21"/>
              </w:rPr>
            </w:pPr>
            <w:r>
              <w:rPr>
                <w:rFonts w:hint="eastAsia"/>
                <w:szCs w:val="21"/>
              </w:rPr>
              <w:t>/</w:t>
            </w:r>
          </w:p>
        </w:tc>
        <w:tc>
          <w:tcPr>
            <w:tcW w:w="2074" w:type="dxa"/>
          </w:tcPr>
          <w:p w14:paraId="2A4764EE" w14:textId="77777777" w:rsidR="008E7C49" w:rsidRDefault="008E7C49">
            <w:pPr>
              <w:spacing w:line="360" w:lineRule="auto"/>
              <w:rPr>
                <w:szCs w:val="21"/>
              </w:rPr>
            </w:pPr>
          </w:p>
        </w:tc>
      </w:tr>
      <w:tr w:rsidR="008E7C49" w14:paraId="23B54C80" w14:textId="77777777">
        <w:tc>
          <w:tcPr>
            <w:tcW w:w="2074" w:type="dxa"/>
          </w:tcPr>
          <w:p w14:paraId="2FC4EF95" w14:textId="77777777" w:rsidR="008E7C49" w:rsidRDefault="00E53FE3">
            <w:pPr>
              <w:spacing w:line="360" w:lineRule="auto"/>
              <w:rPr>
                <w:szCs w:val="21"/>
              </w:rPr>
            </w:pPr>
            <w:r>
              <w:rPr>
                <w:rFonts w:hint="eastAsia"/>
                <w:szCs w:val="21"/>
              </w:rPr>
              <w:t>人力支出</w:t>
            </w:r>
          </w:p>
        </w:tc>
        <w:tc>
          <w:tcPr>
            <w:tcW w:w="2074" w:type="dxa"/>
          </w:tcPr>
          <w:p w14:paraId="3127E1F3" w14:textId="77777777" w:rsidR="008E7C49" w:rsidRDefault="00E53FE3">
            <w:pPr>
              <w:spacing w:line="360" w:lineRule="auto"/>
              <w:rPr>
                <w:szCs w:val="21"/>
              </w:rPr>
            </w:pPr>
            <w:r>
              <w:rPr>
                <w:rFonts w:hint="eastAsia"/>
                <w:szCs w:val="21"/>
              </w:rPr>
              <w:t>/</w:t>
            </w:r>
          </w:p>
        </w:tc>
        <w:tc>
          <w:tcPr>
            <w:tcW w:w="2074" w:type="dxa"/>
          </w:tcPr>
          <w:p w14:paraId="6213F14E" w14:textId="77777777" w:rsidR="008E7C49" w:rsidRDefault="00E53FE3">
            <w:pPr>
              <w:spacing w:line="360" w:lineRule="auto"/>
              <w:rPr>
                <w:szCs w:val="21"/>
              </w:rPr>
            </w:pPr>
            <w:r>
              <w:rPr>
                <w:rFonts w:hint="eastAsia"/>
                <w:szCs w:val="21"/>
              </w:rPr>
              <w:t>/</w:t>
            </w:r>
          </w:p>
        </w:tc>
        <w:tc>
          <w:tcPr>
            <w:tcW w:w="2074" w:type="dxa"/>
          </w:tcPr>
          <w:p w14:paraId="321D28DC" w14:textId="77777777" w:rsidR="008E7C49" w:rsidRDefault="008E7C49">
            <w:pPr>
              <w:spacing w:line="360" w:lineRule="auto"/>
              <w:rPr>
                <w:szCs w:val="21"/>
              </w:rPr>
            </w:pPr>
          </w:p>
        </w:tc>
      </w:tr>
      <w:tr w:rsidR="008E7C49" w14:paraId="11010018" w14:textId="77777777">
        <w:tc>
          <w:tcPr>
            <w:tcW w:w="2074" w:type="dxa"/>
          </w:tcPr>
          <w:p w14:paraId="7D449666" w14:textId="77777777" w:rsidR="008E7C49" w:rsidRDefault="00E53FE3">
            <w:pPr>
              <w:spacing w:line="360" w:lineRule="auto"/>
              <w:rPr>
                <w:szCs w:val="21"/>
              </w:rPr>
            </w:pPr>
            <w:r>
              <w:rPr>
                <w:rFonts w:hint="eastAsia"/>
                <w:szCs w:val="21"/>
              </w:rPr>
              <w:t>总计</w:t>
            </w:r>
          </w:p>
        </w:tc>
        <w:tc>
          <w:tcPr>
            <w:tcW w:w="2074" w:type="dxa"/>
          </w:tcPr>
          <w:p w14:paraId="4B4AC755" w14:textId="77777777" w:rsidR="008E7C49" w:rsidRDefault="00E53FE3">
            <w:pPr>
              <w:spacing w:line="360" w:lineRule="auto"/>
              <w:rPr>
                <w:szCs w:val="21"/>
              </w:rPr>
            </w:pPr>
            <w:r>
              <w:rPr>
                <w:rFonts w:hint="eastAsia"/>
                <w:szCs w:val="21"/>
              </w:rPr>
              <w:t>/</w:t>
            </w:r>
          </w:p>
        </w:tc>
        <w:tc>
          <w:tcPr>
            <w:tcW w:w="2074" w:type="dxa"/>
          </w:tcPr>
          <w:p w14:paraId="0ECDE086" w14:textId="77777777" w:rsidR="008E7C49" w:rsidRDefault="00E53FE3">
            <w:pPr>
              <w:spacing w:line="360" w:lineRule="auto"/>
              <w:rPr>
                <w:szCs w:val="21"/>
              </w:rPr>
            </w:pPr>
            <w:r>
              <w:rPr>
                <w:rFonts w:hint="eastAsia"/>
                <w:szCs w:val="21"/>
              </w:rPr>
              <w:t>/</w:t>
            </w:r>
          </w:p>
        </w:tc>
        <w:tc>
          <w:tcPr>
            <w:tcW w:w="2074" w:type="dxa"/>
          </w:tcPr>
          <w:p w14:paraId="0B2B2397" w14:textId="77777777" w:rsidR="008E7C49" w:rsidRDefault="008E7C49">
            <w:pPr>
              <w:spacing w:line="360" w:lineRule="auto"/>
              <w:rPr>
                <w:szCs w:val="21"/>
              </w:rPr>
            </w:pPr>
          </w:p>
        </w:tc>
      </w:tr>
    </w:tbl>
    <w:p w14:paraId="6E6D60F2" w14:textId="77777777" w:rsidR="008E7C49" w:rsidRDefault="008E7C49">
      <w:pPr>
        <w:spacing w:line="360" w:lineRule="auto"/>
      </w:pPr>
    </w:p>
    <w:p w14:paraId="752D2802" w14:textId="77777777" w:rsidR="008E7C49" w:rsidRDefault="00E53FE3">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f3"/>
        <w:tblW w:w="8296" w:type="dxa"/>
        <w:tblLayout w:type="fixed"/>
        <w:tblLook w:val="04A0" w:firstRow="1" w:lastRow="0" w:firstColumn="1" w:lastColumn="0" w:noHBand="0" w:noVBand="1"/>
      </w:tblPr>
      <w:tblGrid>
        <w:gridCol w:w="2074"/>
        <w:gridCol w:w="2074"/>
        <w:gridCol w:w="2074"/>
        <w:gridCol w:w="2074"/>
      </w:tblGrid>
      <w:tr w:rsidR="008E7C49" w14:paraId="67C32B7C" w14:textId="77777777">
        <w:tc>
          <w:tcPr>
            <w:tcW w:w="2074" w:type="dxa"/>
          </w:tcPr>
          <w:p w14:paraId="6064DDEB"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8A270B1" w14:textId="77777777" w:rsidR="008E7C49" w:rsidRDefault="00E53FE3">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2AC9F47E"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0B55679"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5BE65BBC" w14:textId="77777777">
        <w:tc>
          <w:tcPr>
            <w:tcW w:w="2074" w:type="dxa"/>
          </w:tcPr>
          <w:p w14:paraId="4568117C" w14:textId="77777777" w:rsidR="008E7C49" w:rsidRDefault="00E53FE3">
            <w:pPr>
              <w:spacing w:line="360" w:lineRule="auto"/>
            </w:pPr>
            <w:r>
              <w:rPr>
                <w:rFonts w:hint="eastAsia"/>
              </w:rPr>
              <w:t>域名</w:t>
            </w:r>
          </w:p>
        </w:tc>
        <w:tc>
          <w:tcPr>
            <w:tcW w:w="2074" w:type="dxa"/>
          </w:tcPr>
          <w:p w14:paraId="447388EE" w14:textId="77777777" w:rsidR="008E7C49" w:rsidRDefault="00E53FE3">
            <w:pPr>
              <w:spacing w:line="360" w:lineRule="auto"/>
            </w:pPr>
            <w:r>
              <w:rPr>
                <w:rFonts w:hint="eastAsia"/>
              </w:rPr>
              <w:t>/</w:t>
            </w:r>
          </w:p>
        </w:tc>
        <w:tc>
          <w:tcPr>
            <w:tcW w:w="2074" w:type="dxa"/>
          </w:tcPr>
          <w:p w14:paraId="1F58E5DC" w14:textId="77777777" w:rsidR="008E7C49" w:rsidRDefault="00E53FE3">
            <w:pPr>
              <w:spacing w:line="360" w:lineRule="auto"/>
            </w:pPr>
            <w:r>
              <w:rPr>
                <w:rFonts w:hint="eastAsia"/>
              </w:rPr>
              <w:t>/</w:t>
            </w:r>
          </w:p>
        </w:tc>
        <w:tc>
          <w:tcPr>
            <w:tcW w:w="2074" w:type="dxa"/>
          </w:tcPr>
          <w:p w14:paraId="3076E2C5" w14:textId="77777777" w:rsidR="008E7C49" w:rsidRDefault="008E7C49">
            <w:pPr>
              <w:spacing w:line="360" w:lineRule="auto"/>
            </w:pPr>
          </w:p>
        </w:tc>
      </w:tr>
      <w:tr w:rsidR="008E7C49" w14:paraId="21633B56" w14:textId="77777777">
        <w:tc>
          <w:tcPr>
            <w:tcW w:w="2074" w:type="dxa"/>
          </w:tcPr>
          <w:p w14:paraId="2F5A0FAB" w14:textId="77777777" w:rsidR="008E7C49" w:rsidRDefault="00E53FE3">
            <w:pPr>
              <w:spacing w:line="360" w:lineRule="auto"/>
            </w:pPr>
            <w:r>
              <w:rPr>
                <w:rFonts w:hint="eastAsia"/>
              </w:rPr>
              <w:t>服务器</w:t>
            </w:r>
          </w:p>
        </w:tc>
        <w:tc>
          <w:tcPr>
            <w:tcW w:w="2074" w:type="dxa"/>
          </w:tcPr>
          <w:p w14:paraId="2D17DAD4" w14:textId="77777777" w:rsidR="008E7C49" w:rsidRDefault="00E53FE3">
            <w:pPr>
              <w:spacing w:line="360" w:lineRule="auto"/>
            </w:pPr>
            <w:r>
              <w:rPr>
                <w:rFonts w:hint="eastAsia"/>
              </w:rPr>
              <w:t>/</w:t>
            </w:r>
          </w:p>
        </w:tc>
        <w:tc>
          <w:tcPr>
            <w:tcW w:w="2074" w:type="dxa"/>
          </w:tcPr>
          <w:p w14:paraId="0732CA57" w14:textId="77777777" w:rsidR="008E7C49" w:rsidRDefault="00E53FE3">
            <w:pPr>
              <w:spacing w:line="360" w:lineRule="auto"/>
            </w:pPr>
            <w:r>
              <w:rPr>
                <w:rFonts w:hint="eastAsia"/>
              </w:rPr>
              <w:t>/</w:t>
            </w:r>
          </w:p>
        </w:tc>
        <w:tc>
          <w:tcPr>
            <w:tcW w:w="2074" w:type="dxa"/>
          </w:tcPr>
          <w:p w14:paraId="42891E7B" w14:textId="77777777" w:rsidR="008E7C49" w:rsidRDefault="008E7C49">
            <w:pPr>
              <w:spacing w:line="360" w:lineRule="auto"/>
            </w:pPr>
          </w:p>
        </w:tc>
      </w:tr>
      <w:tr w:rsidR="008E7C49" w14:paraId="1DBB2010" w14:textId="77777777">
        <w:tc>
          <w:tcPr>
            <w:tcW w:w="2074" w:type="dxa"/>
          </w:tcPr>
          <w:p w14:paraId="76E8263C" w14:textId="77777777" w:rsidR="008E7C49" w:rsidRDefault="00E53FE3">
            <w:pPr>
              <w:spacing w:line="360" w:lineRule="auto"/>
            </w:pPr>
            <w:r>
              <w:rPr>
                <w:rFonts w:hint="eastAsia"/>
              </w:rPr>
              <w:t>总计</w:t>
            </w:r>
          </w:p>
        </w:tc>
        <w:tc>
          <w:tcPr>
            <w:tcW w:w="2074" w:type="dxa"/>
          </w:tcPr>
          <w:p w14:paraId="430FBD63" w14:textId="77777777" w:rsidR="008E7C49" w:rsidRDefault="00E53FE3">
            <w:pPr>
              <w:spacing w:line="360" w:lineRule="auto"/>
            </w:pPr>
            <w:r>
              <w:rPr>
                <w:rFonts w:hint="eastAsia"/>
              </w:rPr>
              <w:t>/</w:t>
            </w:r>
          </w:p>
        </w:tc>
        <w:tc>
          <w:tcPr>
            <w:tcW w:w="2074" w:type="dxa"/>
          </w:tcPr>
          <w:p w14:paraId="4DE166E4" w14:textId="77777777" w:rsidR="008E7C49" w:rsidRDefault="00E53FE3">
            <w:pPr>
              <w:spacing w:line="360" w:lineRule="auto"/>
            </w:pPr>
            <w:r>
              <w:rPr>
                <w:rFonts w:hint="eastAsia"/>
              </w:rPr>
              <w:t>/</w:t>
            </w:r>
          </w:p>
        </w:tc>
        <w:tc>
          <w:tcPr>
            <w:tcW w:w="2074" w:type="dxa"/>
          </w:tcPr>
          <w:p w14:paraId="5B351031" w14:textId="77777777" w:rsidR="008E7C49" w:rsidRDefault="008E7C49">
            <w:pPr>
              <w:spacing w:line="360" w:lineRule="auto"/>
            </w:pPr>
          </w:p>
        </w:tc>
      </w:tr>
    </w:tbl>
    <w:p w14:paraId="2EC9CDBF" w14:textId="77777777" w:rsidR="008E7C49" w:rsidRDefault="00E53FE3">
      <w:pPr>
        <w:pStyle w:val="2"/>
        <w:spacing w:line="360" w:lineRule="auto"/>
      </w:pPr>
      <w:bookmarkStart w:id="87" w:name="_Toc528697452"/>
      <w:r>
        <w:rPr>
          <w:rFonts w:hint="eastAsia"/>
        </w:rPr>
        <w:t>3.</w:t>
      </w:r>
      <w:r>
        <w:t xml:space="preserve">6 </w:t>
      </w:r>
      <w:r>
        <w:rPr>
          <w:rFonts w:hint="eastAsia"/>
        </w:rPr>
        <w:t>关键问题</w:t>
      </w:r>
      <w:bookmarkStart w:id="88" w:name="_Toc525938484"/>
      <w:bookmarkEnd w:id="87"/>
    </w:p>
    <w:p w14:paraId="0EE6DA41" w14:textId="77777777" w:rsidR="008E7C49" w:rsidRDefault="00E53FE3">
      <w:pPr>
        <w:spacing w:line="360" w:lineRule="auto"/>
        <w:rPr>
          <w:sz w:val="24"/>
          <w:szCs w:val="24"/>
        </w:rPr>
      </w:pPr>
      <w:r>
        <w:tab/>
      </w:r>
      <w:r>
        <w:rPr>
          <w:rFonts w:hint="eastAsia"/>
          <w:sz w:val="24"/>
          <w:szCs w:val="24"/>
        </w:rPr>
        <w:t>暂无</w:t>
      </w:r>
    </w:p>
    <w:p w14:paraId="494F9620" w14:textId="77777777" w:rsidR="008E7C49" w:rsidRDefault="00E53FE3">
      <w:pPr>
        <w:pStyle w:val="1"/>
        <w:spacing w:line="360" w:lineRule="auto"/>
        <w:rPr>
          <w:rFonts w:asciiTheme="majorEastAsia" w:hAnsiTheme="majorEastAsia"/>
        </w:rPr>
      </w:pPr>
      <w:bookmarkStart w:id="89" w:name="_Toc528697453"/>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9"/>
    </w:p>
    <w:p w14:paraId="0D3F3167" w14:textId="77777777" w:rsidR="008E7C49" w:rsidRDefault="00E53FE3">
      <w:pPr>
        <w:pStyle w:val="2"/>
        <w:spacing w:line="360" w:lineRule="auto"/>
      </w:pPr>
      <w:bookmarkStart w:id="90" w:name="_Toc528697454"/>
      <w:bookmarkEnd w:id="88"/>
      <w:r>
        <w:rPr>
          <w:rFonts w:hint="eastAsia"/>
        </w:rPr>
        <w:t>4.1</w:t>
      </w:r>
      <w:r>
        <w:t xml:space="preserve"> </w:t>
      </w:r>
      <w:r>
        <w:rPr>
          <w:rFonts w:hint="eastAsia"/>
        </w:rPr>
        <w:t>计算机系统</w:t>
      </w:r>
      <w:r>
        <w:t>支持</w:t>
      </w:r>
      <w:bookmarkEnd w:id="90"/>
    </w:p>
    <w:p w14:paraId="4C5705D9" w14:textId="77777777" w:rsidR="008E7C49" w:rsidRDefault="00E53FE3">
      <w:pPr>
        <w:spacing w:line="360" w:lineRule="auto"/>
        <w:ind w:firstLineChars="180" w:firstLine="378"/>
        <w:rPr>
          <w:szCs w:val="21"/>
        </w:rPr>
      </w:pPr>
      <w:r>
        <w:rPr>
          <w:szCs w:val="21"/>
        </w:rPr>
        <w:t>WIN7/10</w:t>
      </w:r>
      <w:r>
        <w:rPr>
          <w:rFonts w:hint="eastAsia"/>
          <w:szCs w:val="21"/>
        </w:rPr>
        <w:t>操作系统电脑（已配置）</w:t>
      </w:r>
    </w:p>
    <w:p w14:paraId="41882FF9" w14:textId="77777777" w:rsidR="008E7C49" w:rsidRDefault="00E53FE3">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20A52AA4" w14:textId="77777777" w:rsidR="008E7C49" w:rsidRDefault="00E53FE3">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7B619E7B" w14:textId="77777777" w:rsidR="008E7C49" w:rsidRDefault="00E53FE3">
      <w:pPr>
        <w:spacing w:line="360" w:lineRule="auto"/>
        <w:ind w:firstLineChars="180" w:firstLine="378"/>
        <w:rPr>
          <w:szCs w:val="21"/>
        </w:rPr>
      </w:pPr>
      <w:r>
        <w:rPr>
          <w:szCs w:val="21"/>
        </w:rPr>
        <w:t>G</w:t>
      </w:r>
      <w:r>
        <w:rPr>
          <w:rFonts w:hint="eastAsia"/>
          <w:szCs w:val="21"/>
        </w:rPr>
        <w:t>it</w:t>
      </w:r>
      <w:r>
        <w:rPr>
          <w:szCs w:val="21"/>
        </w:rPr>
        <w:t xml:space="preserve"> B</w:t>
      </w:r>
      <w:r>
        <w:rPr>
          <w:rFonts w:hint="eastAsia"/>
          <w:szCs w:val="21"/>
        </w:rPr>
        <w:t>ash</w:t>
      </w:r>
      <w:r>
        <w:rPr>
          <w:szCs w:val="21"/>
        </w:rPr>
        <w:t xml:space="preserve"> </w:t>
      </w:r>
      <w:r>
        <w:rPr>
          <w:rFonts w:hint="eastAsia"/>
          <w:szCs w:val="21"/>
        </w:rPr>
        <w:t>配置管理工具（已配置）</w:t>
      </w:r>
    </w:p>
    <w:p w14:paraId="6B09CAC5"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71B4CB98"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FF372F1" w14:textId="77777777" w:rsidR="008E7C49" w:rsidRDefault="00E53FE3">
      <w:pPr>
        <w:spacing w:line="360" w:lineRule="auto"/>
        <w:ind w:firstLineChars="180" w:firstLine="378"/>
        <w:rPr>
          <w:szCs w:val="21"/>
        </w:rPr>
      </w:pPr>
      <w:proofErr w:type="spellStart"/>
      <w:r>
        <w:rPr>
          <w:szCs w:val="21"/>
        </w:rPr>
        <w:t>StarUML</w:t>
      </w:r>
      <w:proofErr w:type="spellEnd"/>
      <w:r>
        <w:rPr>
          <w:rFonts w:hint="eastAsia"/>
          <w:szCs w:val="21"/>
        </w:rPr>
        <w:t>分析与建模工具（已配置）</w:t>
      </w:r>
    </w:p>
    <w:p w14:paraId="798D509A" w14:textId="77777777" w:rsidR="008E7C49" w:rsidRDefault="00E53FE3">
      <w:pPr>
        <w:spacing w:line="360" w:lineRule="auto"/>
        <w:ind w:firstLineChars="180" w:firstLine="378"/>
        <w:rPr>
          <w:szCs w:val="21"/>
        </w:rPr>
      </w:pPr>
      <w:r>
        <w:rPr>
          <w:szCs w:val="21"/>
        </w:rPr>
        <w:t>IBM R</w:t>
      </w:r>
      <w:r>
        <w:rPr>
          <w:rFonts w:hint="eastAsia"/>
          <w:szCs w:val="21"/>
        </w:rPr>
        <w:t>ational</w:t>
      </w:r>
      <w:r>
        <w:rPr>
          <w:szCs w:val="21"/>
        </w:rPr>
        <w:t xml:space="preserve"> </w:t>
      </w:r>
      <w:proofErr w:type="spellStart"/>
      <w:r>
        <w:rPr>
          <w:szCs w:val="21"/>
        </w:rPr>
        <w:t>R</w:t>
      </w:r>
      <w:r>
        <w:rPr>
          <w:rFonts w:hint="eastAsia"/>
          <w:szCs w:val="21"/>
        </w:rPr>
        <w:t>equ</w:t>
      </w:r>
      <w:r>
        <w:rPr>
          <w:szCs w:val="21"/>
        </w:rPr>
        <w:t>isitePro</w:t>
      </w:r>
      <w:proofErr w:type="spellEnd"/>
      <w:r>
        <w:rPr>
          <w:szCs w:val="21"/>
        </w:rPr>
        <w:t xml:space="preserve"> </w:t>
      </w:r>
      <w:r>
        <w:rPr>
          <w:rFonts w:hint="eastAsia"/>
          <w:szCs w:val="21"/>
        </w:rPr>
        <w:t>软件需求管理工具（未配置，</w:t>
      </w:r>
      <w:r>
        <w:rPr>
          <w:szCs w:val="21"/>
        </w:rPr>
        <w:t>正在寻找替换工具</w:t>
      </w:r>
      <w:r>
        <w:rPr>
          <w:rFonts w:hint="eastAsia"/>
          <w:szCs w:val="21"/>
        </w:rPr>
        <w:t>）</w:t>
      </w:r>
    </w:p>
    <w:p w14:paraId="3D5A27F8" w14:textId="77777777" w:rsidR="008E7C49" w:rsidRDefault="008E7C49">
      <w:pPr>
        <w:spacing w:line="360" w:lineRule="auto"/>
      </w:pPr>
    </w:p>
    <w:p w14:paraId="46BC3108" w14:textId="77777777" w:rsidR="008E7C49" w:rsidRDefault="00E53FE3">
      <w:pPr>
        <w:pStyle w:val="2"/>
        <w:spacing w:line="360" w:lineRule="auto"/>
      </w:pPr>
      <w:bookmarkStart w:id="91" w:name="_Toc528697455"/>
      <w:r>
        <w:rPr>
          <w:rFonts w:hint="eastAsia"/>
        </w:rPr>
        <w:t>4.2</w:t>
      </w:r>
      <w:r>
        <w:t xml:space="preserve"> </w:t>
      </w:r>
      <w:r>
        <w:rPr>
          <w:rFonts w:hint="eastAsia"/>
        </w:rPr>
        <w:t>需由</w:t>
      </w:r>
      <w:r>
        <w:t>用户承担的工作</w:t>
      </w:r>
      <w:bookmarkEnd w:id="91"/>
    </w:p>
    <w:p w14:paraId="3CB1D4E0" w14:textId="77777777" w:rsidR="008E7C49" w:rsidRDefault="00E53FE3">
      <w:pPr>
        <w:spacing w:line="360" w:lineRule="auto"/>
        <w:ind w:firstLineChars="180" w:firstLine="378"/>
        <w:rPr>
          <w:szCs w:val="21"/>
        </w:rPr>
      </w:pPr>
      <w:r>
        <w:rPr>
          <w:rFonts w:hint="eastAsia"/>
          <w:szCs w:val="21"/>
        </w:rPr>
        <w:t>用户需要与开发人员进行多次的需求访谈（进行中）</w:t>
      </w:r>
    </w:p>
    <w:p w14:paraId="0D406E78" w14:textId="77777777" w:rsidR="008E7C49" w:rsidRDefault="00E53FE3">
      <w:pPr>
        <w:spacing w:line="360" w:lineRule="auto"/>
        <w:ind w:firstLineChars="180" w:firstLine="378"/>
        <w:rPr>
          <w:szCs w:val="21"/>
        </w:rPr>
      </w:pPr>
      <w:r>
        <w:rPr>
          <w:rFonts w:hint="eastAsia"/>
          <w:szCs w:val="21"/>
        </w:rPr>
        <w:t>用户需要提供软件开发所需要经费（暂由小组内部承担）</w:t>
      </w:r>
    </w:p>
    <w:p w14:paraId="7BDAA3F1" w14:textId="77777777" w:rsidR="008E7C49" w:rsidRDefault="00E53FE3">
      <w:pPr>
        <w:spacing w:line="360" w:lineRule="auto"/>
        <w:ind w:firstLineChars="180" w:firstLine="378"/>
        <w:rPr>
          <w:szCs w:val="21"/>
        </w:rPr>
      </w:pPr>
      <w:r>
        <w:rPr>
          <w:rFonts w:hint="eastAsia"/>
          <w:szCs w:val="21"/>
        </w:rPr>
        <w:t>用户需积极配合开发人员的工作，保持联系</w:t>
      </w:r>
    </w:p>
    <w:p w14:paraId="0DD05727" w14:textId="77777777" w:rsidR="008E7C49" w:rsidRDefault="00E53FE3">
      <w:pPr>
        <w:spacing w:line="360" w:lineRule="auto"/>
        <w:ind w:firstLineChars="180" w:firstLine="378"/>
        <w:rPr>
          <w:szCs w:val="21"/>
        </w:rPr>
      </w:pPr>
      <w:r>
        <w:rPr>
          <w:rFonts w:hint="eastAsia"/>
          <w:szCs w:val="21"/>
        </w:rPr>
        <w:t>当用户需求发生变更应及时通知开发人员</w:t>
      </w:r>
    </w:p>
    <w:p w14:paraId="0CAC3DBA" w14:textId="77777777" w:rsidR="008E7C49" w:rsidRDefault="00E53FE3">
      <w:pPr>
        <w:pStyle w:val="2"/>
        <w:spacing w:line="360" w:lineRule="auto"/>
      </w:pPr>
      <w:bookmarkStart w:id="92" w:name="_Toc528697456"/>
      <w:r>
        <w:rPr>
          <w:rFonts w:hint="eastAsia"/>
        </w:rPr>
        <w:lastRenderedPageBreak/>
        <w:t>4.3</w:t>
      </w:r>
      <w:r>
        <w:t xml:space="preserve"> </w:t>
      </w:r>
      <w:r>
        <w:rPr>
          <w:rFonts w:hint="eastAsia"/>
        </w:rPr>
        <w:t>外界提供条件</w:t>
      </w:r>
      <w:bookmarkStart w:id="93" w:name="_Toc525938485"/>
      <w:bookmarkEnd w:id="92"/>
    </w:p>
    <w:p w14:paraId="46C8B1C8" w14:textId="77777777" w:rsidR="008E7C49" w:rsidRDefault="00E53FE3">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1C591BC0" w14:textId="77777777" w:rsidR="008E7C49" w:rsidRDefault="00E53FE3">
      <w:pPr>
        <w:pStyle w:val="1"/>
        <w:spacing w:line="360" w:lineRule="auto"/>
        <w:rPr>
          <w:rFonts w:asciiTheme="majorEastAsia" w:hAnsiTheme="majorEastAsia"/>
        </w:rPr>
      </w:pPr>
      <w:bookmarkStart w:id="94" w:name="_Toc528697457"/>
      <w:r>
        <w:rPr>
          <w:rFonts w:asciiTheme="majorEastAsia" w:hAnsiTheme="majorEastAsia" w:hint="eastAsia"/>
        </w:rPr>
        <w:t>5</w:t>
      </w:r>
      <w:r>
        <w:rPr>
          <w:rFonts w:asciiTheme="majorEastAsia" w:hAnsiTheme="majorEastAsia"/>
        </w:rPr>
        <w:t xml:space="preserve"> </w:t>
      </w:r>
      <w:r>
        <w:rPr>
          <w:rFonts w:asciiTheme="majorEastAsia" w:hAnsiTheme="majorEastAsia" w:hint="eastAsia"/>
        </w:rPr>
        <w:t>人力资源管理计划</w:t>
      </w:r>
      <w:bookmarkEnd w:id="94"/>
    </w:p>
    <w:p w14:paraId="218A6347" w14:textId="77777777" w:rsidR="008E7C49" w:rsidRDefault="00E53FE3">
      <w:pPr>
        <w:pStyle w:val="2"/>
        <w:spacing w:line="360" w:lineRule="auto"/>
      </w:pPr>
      <w:bookmarkStart w:id="95" w:name="_Toc528697458"/>
      <w:r>
        <w:t xml:space="preserve">5.1 </w:t>
      </w:r>
      <w:r>
        <w:rPr>
          <w:rFonts w:hint="eastAsia"/>
        </w:rPr>
        <w:t>角色</w:t>
      </w:r>
      <w:r>
        <w:t>和职责</w:t>
      </w:r>
      <w:bookmarkEnd w:id="95"/>
    </w:p>
    <w:p w14:paraId="550F5C0E" w14:textId="77777777" w:rsidR="008E7C49" w:rsidRDefault="00E53FE3">
      <w:pPr>
        <w:pStyle w:val="3"/>
        <w:spacing w:line="360" w:lineRule="auto"/>
      </w:pPr>
      <w:bookmarkStart w:id="96" w:name="_Toc528697459"/>
      <w:r>
        <w:rPr>
          <w:rFonts w:hint="eastAsia"/>
        </w:rPr>
        <w:t>5.1.1</w:t>
      </w:r>
      <w:r>
        <w:t xml:space="preserve"> </w:t>
      </w:r>
      <w:r>
        <w:rPr>
          <w:rFonts w:hint="eastAsia"/>
        </w:rPr>
        <w:t>项目经理</w:t>
      </w:r>
      <w:bookmarkEnd w:id="96"/>
    </w:p>
    <w:p w14:paraId="494B66F1" w14:textId="77777777" w:rsidR="008E7C49" w:rsidRDefault="00E53FE3">
      <w:pPr>
        <w:spacing w:line="360" w:lineRule="auto"/>
        <w:ind w:firstLineChars="180" w:firstLine="378"/>
        <w:rPr>
          <w:szCs w:val="21"/>
        </w:rPr>
      </w:pPr>
      <w:r>
        <w:rPr>
          <w:rFonts w:hint="eastAsia"/>
          <w:szCs w:val="21"/>
        </w:rPr>
        <w:t>职位描述</w:t>
      </w:r>
      <w:r>
        <w:rPr>
          <w:szCs w:val="21"/>
        </w:rPr>
        <w:t>：</w:t>
      </w:r>
    </w:p>
    <w:p w14:paraId="6CB90DEE" w14:textId="77777777" w:rsidR="008E7C49" w:rsidRDefault="00E53FE3">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015DD45" w14:textId="77777777">
        <w:tc>
          <w:tcPr>
            <w:tcW w:w="616" w:type="dxa"/>
          </w:tcPr>
          <w:p w14:paraId="1258504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610BC3EC"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1B682DAC"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06ACD96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301D2DE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A77609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00C27BD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13973D6" w14:textId="77777777">
        <w:tc>
          <w:tcPr>
            <w:tcW w:w="616" w:type="dxa"/>
          </w:tcPr>
          <w:p w14:paraId="21D664B4" w14:textId="77777777" w:rsidR="008E7C49" w:rsidRDefault="00E53FE3">
            <w:pPr>
              <w:spacing w:line="360" w:lineRule="auto"/>
              <w:rPr>
                <w:szCs w:val="21"/>
              </w:rPr>
            </w:pPr>
            <w:r>
              <w:rPr>
                <w:rFonts w:hint="eastAsia"/>
                <w:szCs w:val="21"/>
              </w:rPr>
              <w:t>项目经理</w:t>
            </w:r>
          </w:p>
        </w:tc>
        <w:tc>
          <w:tcPr>
            <w:tcW w:w="616" w:type="dxa"/>
          </w:tcPr>
          <w:p w14:paraId="38E21B04" w14:textId="77777777" w:rsidR="008E7C49" w:rsidRDefault="00E53FE3">
            <w:pPr>
              <w:spacing w:line="360" w:lineRule="auto"/>
              <w:rPr>
                <w:szCs w:val="21"/>
              </w:rPr>
            </w:pPr>
            <w:r>
              <w:rPr>
                <w:rFonts w:hint="eastAsia"/>
                <w:szCs w:val="21"/>
              </w:rPr>
              <w:t>沈启航</w:t>
            </w:r>
          </w:p>
        </w:tc>
        <w:tc>
          <w:tcPr>
            <w:tcW w:w="799" w:type="dxa"/>
          </w:tcPr>
          <w:p w14:paraId="5533492F"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B8B7D06" w14:textId="77777777" w:rsidR="008E7C49" w:rsidRDefault="00E53FE3">
            <w:pPr>
              <w:spacing w:line="360" w:lineRule="auto"/>
              <w:rPr>
                <w:szCs w:val="21"/>
              </w:rPr>
            </w:pPr>
            <w:r>
              <w:rPr>
                <w:rFonts w:hint="eastAsia"/>
                <w:szCs w:val="21"/>
              </w:rPr>
              <w:t>31601404</w:t>
            </w:r>
          </w:p>
        </w:tc>
        <w:tc>
          <w:tcPr>
            <w:tcW w:w="1429" w:type="dxa"/>
          </w:tcPr>
          <w:p w14:paraId="214806B4" w14:textId="77777777" w:rsidR="008E7C49" w:rsidRDefault="00E53FE3">
            <w:pPr>
              <w:spacing w:line="360" w:lineRule="auto"/>
              <w:rPr>
                <w:szCs w:val="21"/>
              </w:rPr>
            </w:pPr>
            <w:r>
              <w:rPr>
                <w:rFonts w:hint="eastAsia"/>
                <w:szCs w:val="21"/>
              </w:rPr>
              <w:t>15988122404</w:t>
            </w:r>
          </w:p>
        </w:tc>
        <w:tc>
          <w:tcPr>
            <w:tcW w:w="2570" w:type="dxa"/>
          </w:tcPr>
          <w:p w14:paraId="6335F1B8" w14:textId="77777777" w:rsidR="008E7C49" w:rsidRDefault="00E53FE3">
            <w:pPr>
              <w:spacing w:line="360" w:lineRule="auto"/>
              <w:rPr>
                <w:szCs w:val="21"/>
              </w:rPr>
            </w:pPr>
            <w:r>
              <w:rPr>
                <w:rFonts w:hint="eastAsia"/>
                <w:szCs w:val="21"/>
              </w:rPr>
              <w:t>31601404</w:t>
            </w:r>
            <w:r>
              <w:rPr>
                <w:szCs w:val="21"/>
              </w:rPr>
              <w:t>@stu.zucc.edu.cn</w:t>
            </w:r>
          </w:p>
        </w:tc>
        <w:tc>
          <w:tcPr>
            <w:tcW w:w="1107" w:type="dxa"/>
          </w:tcPr>
          <w:p w14:paraId="278700E1" w14:textId="77777777" w:rsidR="008E7C49" w:rsidRDefault="00E53FE3">
            <w:pPr>
              <w:spacing w:line="360" w:lineRule="auto"/>
              <w:rPr>
                <w:szCs w:val="21"/>
              </w:rPr>
            </w:pPr>
            <w:r>
              <w:rPr>
                <w:rFonts w:hint="eastAsia"/>
                <w:szCs w:val="21"/>
              </w:rPr>
              <w:t>弘毅</w:t>
            </w:r>
            <w:r>
              <w:rPr>
                <w:szCs w:val="21"/>
              </w:rPr>
              <w:t>B1-614</w:t>
            </w:r>
          </w:p>
        </w:tc>
      </w:tr>
    </w:tbl>
    <w:p w14:paraId="141D7FC8" w14:textId="77777777" w:rsidR="008E7C49" w:rsidRDefault="00E53FE3">
      <w:pPr>
        <w:pStyle w:val="3"/>
        <w:spacing w:line="360" w:lineRule="auto"/>
      </w:pPr>
      <w:bookmarkStart w:id="97" w:name="_Toc528697460"/>
      <w:r>
        <w:rPr>
          <w:rFonts w:hint="eastAsia"/>
        </w:rPr>
        <w:t>5.1.2</w:t>
      </w:r>
      <w:r>
        <w:t xml:space="preserve"> </w:t>
      </w:r>
      <w:r>
        <w:rPr>
          <w:rFonts w:hint="eastAsia"/>
        </w:rPr>
        <w:t>任务审核员</w:t>
      </w:r>
      <w:bookmarkEnd w:id="97"/>
    </w:p>
    <w:p w14:paraId="4ABBE77C" w14:textId="77777777" w:rsidR="008E7C49" w:rsidRDefault="00E53FE3">
      <w:pPr>
        <w:pStyle w:val="afe"/>
        <w:spacing w:line="360" w:lineRule="auto"/>
      </w:pPr>
      <w:r>
        <w:rPr>
          <w:rFonts w:hint="eastAsia"/>
        </w:rPr>
        <w:t>职位描述</w:t>
      </w:r>
      <w:r>
        <w:t>：</w:t>
      </w:r>
    </w:p>
    <w:p w14:paraId="25AC5E7F" w14:textId="77777777" w:rsidR="008E7C49" w:rsidRDefault="00E53FE3">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E7C49" w14:paraId="080DBF17" w14:textId="77777777">
        <w:tc>
          <w:tcPr>
            <w:tcW w:w="595" w:type="dxa"/>
          </w:tcPr>
          <w:p w14:paraId="60B1F338"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职务</w:t>
            </w:r>
          </w:p>
        </w:tc>
        <w:tc>
          <w:tcPr>
            <w:tcW w:w="594" w:type="dxa"/>
          </w:tcPr>
          <w:p w14:paraId="25CC9751"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77" w:type="dxa"/>
          </w:tcPr>
          <w:p w14:paraId="34D5CE73"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45" w:type="dxa"/>
          </w:tcPr>
          <w:p w14:paraId="095DEB5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1" w:type="dxa"/>
          </w:tcPr>
          <w:p w14:paraId="73195E96"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736" w:type="dxa"/>
          </w:tcPr>
          <w:p w14:paraId="2F4E8A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028" w:type="dxa"/>
          </w:tcPr>
          <w:p w14:paraId="731F04F2"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10381A3C" w14:textId="77777777">
        <w:tc>
          <w:tcPr>
            <w:tcW w:w="595" w:type="dxa"/>
          </w:tcPr>
          <w:p w14:paraId="12687C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4D7EBA4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11BC670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03C9EE83" w14:textId="77777777" w:rsidR="008E7C49" w:rsidRDefault="00E53FE3">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74CFBF13"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0E2318A" w14:textId="77777777" w:rsidR="008E7C49" w:rsidRDefault="00E53FE3">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0935BD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bl>
    <w:p w14:paraId="53532751" w14:textId="77777777" w:rsidR="008E7C49" w:rsidRDefault="008E7C49">
      <w:pPr>
        <w:spacing w:line="360" w:lineRule="auto"/>
      </w:pPr>
    </w:p>
    <w:p w14:paraId="38183F1E" w14:textId="77777777" w:rsidR="008E7C49" w:rsidRDefault="00E53FE3">
      <w:pPr>
        <w:pStyle w:val="3"/>
        <w:spacing w:line="360" w:lineRule="auto"/>
      </w:pPr>
      <w:bookmarkStart w:id="98" w:name="_Toc528697461"/>
      <w:r>
        <w:rPr>
          <w:rFonts w:hint="eastAsia"/>
        </w:rPr>
        <w:t>5.1.3</w:t>
      </w:r>
      <w:r>
        <w:t xml:space="preserve"> </w:t>
      </w:r>
      <w:r>
        <w:rPr>
          <w:rFonts w:hint="eastAsia"/>
        </w:rPr>
        <w:t>文档编写员</w:t>
      </w:r>
      <w:bookmarkEnd w:id="98"/>
    </w:p>
    <w:p w14:paraId="153A42EF" w14:textId="77777777" w:rsidR="008E7C49" w:rsidRDefault="00E53FE3">
      <w:pPr>
        <w:pStyle w:val="afe"/>
        <w:spacing w:line="360" w:lineRule="auto"/>
      </w:pPr>
      <w:r>
        <w:rPr>
          <w:rFonts w:hint="eastAsia"/>
        </w:rPr>
        <w:t>职位描述</w:t>
      </w:r>
      <w:r>
        <w:t>：</w:t>
      </w:r>
    </w:p>
    <w:p w14:paraId="772686EA" w14:textId="77777777" w:rsidR="008E7C49" w:rsidRDefault="00E53FE3">
      <w:pPr>
        <w:pStyle w:val="afe"/>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w:t>
      </w:r>
      <w:proofErr w:type="gramStart"/>
      <w:r>
        <w:t>版块</w:t>
      </w:r>
      <w:proofErr w:type="gramEnd"/>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1F8DFD8" w14:textId="77777777">
        <w:tc>
          <w:tcPr>
            <w:tcW w:w="616" w:type="dxa"/>
          </w:tcPr>
          <w:p w14:paraId="1C12B2C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146121D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6D5BC24A"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4398FE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F51CCCE"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02AF6D7"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4C878B"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9CDF794" w14:textId="77777777">
        <w:tc>
          <w:tcPr>
            <w:tcW w:w="616" w:type="dxa"/>
          </w:tcPr>
          <w:p w14:paraId="73B06783" w14:textId="77777777" w:rsidR="008E7C49" w:rsidRDefault="00E53FE3">
            <w:pPr>
              <w:spacing w:line="360" w:lineRule="auto"/>
              <w:rPr>
                <w:szCs w:val="21"/>
              </w:rPr>
            </w:pPr>
            <w:r>
              <w:rPr>
                <w:rFonts w:hint="eastAsia"/>
                <w:szCs w:val="21"/>
              </w:rPr>
              <w:t>文档编写员</w:t>
            </w:r>
          </w:p>
        </w:tc>
        <w:tc>
          <w:tcPr>
            <w:tcW w:w="616" w:type="dxa"/>
          </w:tcPr>
          <w:p w14:paraId="51800B25" w14:textId="77777777" w:rsidR="008E7C49" w:rsidRDefault="00E53FE3">
            <w:pPr>
              <w:spacing w:line="360" w:lineRule="auto"/>
              <w:rPr>
                <w:szCs w:val="21"/>
              </w:rPr>
            </w:pPr>
            <w:r>
              <w:rPr>
                <w:rFonts w:hint="eastAsia"/>
                <w:szCs w:val="21"/>
              </w:rPr>
              <w:t>沈启航</w:t>
            </w:r>
          </w:p>
        </w:tc>
        <w:tc>
          <w:tcPr>
            <w:tcW w:w="799" w:type="dxa"/>
          </w:tcPr>
          <w:p w14:paraId="38385C57"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653B3D89" w14:textId="77777777" w:rsidR="008E7C49" w:rsidRDefault="00E53FE3">
            <w:pPr>
              <w:spacing w:line="360" w:lineRule="auto"/>
              <w:rPr>
                <w:szCs w:val="21"/>
              </w:rPr>
            </w:pPr>
            <w:r>
              <w:rPr>
                <w:rFonts w:hint="eastAsia"/>
                <w:szCs w:val="21"/>
              </w:rPr>
              <w:t>31601404</w:t>
            </w:r>
          </w:p>
        </w:tc>
        <w:tc>
          <w:tcPr>
            <w:tcW w:w="1429" w:type="dxa"/>
          </w:tcPr>
          <w:p w14:paraId="2CB498FF" w14:textId="77777777" w:rsidR="008E7C49" w:rsidRDefault="00E53FE3">
            <w:pPr>
              <w:spacing w:line="360" w:lineRule="auto"/>
              <w:rPr>
                <w:szCs w:val="21"/>
              </w:rPr>
            </w:pPr>
            <w:r>
              <w:rPr>
                <w:rFonts w:hint="eastAsia"/>
                <w:szCs w:val="21"/>
              </w:rPr>
              <w:t>15988122404</w:t>
            </w:r>
          </w:p>
        </w:tc>
        <w:tc>
          <w:tcPr>
            <w:tcW w:w="2570" w:type="dxa"/>
          </w:tcPr>
          <w:p w14:paraId="275E3B84"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651DF85D" w14:textId="77777777" w:rsidR="008E7C49" w:rsidRDefault="00E53FE3">
            <w:pPr>
              <w:spacing w:line="360" w:lineRule="auto"/>
              <w:rPr>
                <w:szCs w:val="21"/>
              </w:rPr>
            </w:pPr>
            <w:r>
              <w:rPr>
                <w:rFonts w:hint="eastAsia"/>
                <w:szCs w:val="21"/>
              </w:rPr>
              <w:t>弘毅</w:t>
            </w:r>
            <w:r>
              <w:rPr>
                <w:szCs w:val="21"/>
              </w:rPr>
              <w:t>B1-614</w:t>
            </w:r>
          </w:p>
        </w:tc>
      </w:tr>
      <w:tr w:rsidR="008E7C49" w14:paraId="594509FE" w14:textId="77777777">
        <w:tc>
          <w:tcPr>
            <w:tcW w:w="616" w:type="dxa"/>
          </w:tcPr>
          <w:p w14:paraId="7D9FC2E7" w14:textId="77777777" w:rsidR="008E7C49" w:rsidRDefault="00E53FE3">
            <w:pPr>
              <w:spacing w:line="360" w:lineRule="auto"/>
              <w:rPr>
                <w:szCs w:val="21"/>
              </w:rPr>
            </w:pPr>
            <w:r>
              <w:rPr>
                <w:rFonts w:hint="eastAsia"/>
                <w:szCs w:val="21"/>
              </w:rPr>
              <w:t>文档编写员</w:t>
            </w:r>
          </w:p>
        </w:tc>
        <w:tc>
          <w:tcPr>
            <w:tcW w:w="616" w:type="dxa"/>
          </w:tcPr>
          <w:p w14:paraId="75050576" w14:textId="77777777" w:rsidR="008E7C49" w:rsidRDefault="00E53FE3">
            <w:pPr>
              <w:spacing w:line="360" w:lineRule="auto"/>
              <w:rPr>
                <w:szCs w:val="21"/>
              </w:rPr>
            </w:pPr>
            <w:r>
              <w:rPr>
                <w:rFonts w:hint="eastAsia"/>
                <w:szCs w:val="21"/>
              </w:rPr>
              <w:t>叶柏成</w:t>
            </w:r>
          </w:p>
        </w:tc>
        <w:tc>
          <w:tcPr>
            <w:tcW w:w="799" w:type="dxa"/>
          </w:tcPr>
          <w:p w14:paraId="5CAF6F49"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14D2141" w14:textId="77777777" w:rsidR="008E7C49" w:rsidRDefault="00E53FE3">
            <w:pPr>
              <w:spacing w:line="360" w:lineRule="auto"/>
              <w:rPr>
                <w:szCs w:val="21"/>
              </w:rPr>
            </w:pPr>
            <w:r>
              <w:rPr>
                <w:szCs w:val="21"/>
              </w:rPr>
              <w:t>31601411</w:t>
            </w:r>
          </w:p>
        </w:tc>
        <w:tc>
          <w:tcPr>
            <w:tcW w:w="1429" w:type="dxa"/>
          </w:tcPr>
          <w:p w14:paraId="17019D5F" w14:textId="77777777" w:rsidR="008E7C49" w:rsidRDefault="00E53FE3">
            <w:pPr>
              <w:spacing w:line="360" w:lineRule="auto"/>
              <w:rPr>
                <w:szCs w:val="21"/>
              </w:rPr>
            </w:pPr>
            <w:r>
              <w:rPr>
                <w:szCs w:val="21"/>
              </w:rPr>
              <w:t>13588025779</w:t>
            </w:r>
          </w:p>
        </w:tc>
        <w:tc>
          <w:tcPr>
            <w:tcW w:w="2570" w:type="dxa"/>
          </w:tcPr>
          <w:p w14:paraId="33FF086C" w14:textId="77777777" w:rsidR="008E7C49" w:rsidRDefault="00E53FE3">
            <w:pPr>
              <w:spacing w:line="360" w:lineRule="auto"/>
              <w:rPr>
                <w:szCs w:val="21"/>
              </w:rPr>
            </w:pPr>
            <w:r>
              <w:rPr>
                <w:szCs w:val="21"/>
              </w:rPr>
              <w:t>31601411@stu.zucc.edu.cn</w:t>
            </w:r>
          </w:p>
        </w:tc>
        <w:tc>
          <w:tcPr>
            <w:tcW w:w="1107" w:type="dxa"/>
          </w:tcPr>
          <w:p w14:paraId="59F2F8F1"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4ABEAF6" w14:textId="77777777">
        <w:tc>
          <w:tcPr>
            <w:tcW w:w="616" w:type="dxa"/>
          </w:tcPr>
          <w:p w14:paraId="489D4A50" w14:textId="77777777" w:rsidR="008E7C49" w:rsidRDefault="00E53FE3">
            <w:pPr>
              <w:spacing w:line="360" w:lineRule="auto"/>
              <w:rPr>
                <w:szCs w:val="21"/>
              </w:rPr>
            </w:pPr>
            <w:r>
              <w:rPr>
                <w:rFonts w:hint="eastAsia"/>
                <w:szCs w:val="21"/>
              </w:rPr>
              <w:t>文档</w:t>
            </w:r>
            <w:r>
              <w:rPr>
                <w:rFonts w:hint="eastAsia"/>
                <w:szCs w:val="21"/>
              </w:rPr>
              <w:lastRenderedPageBreak/>
              <w:t>编写员</w:t>
            </w:r>
          </w:p>
        </w:tc>
        <w:tc>
          <w:tcPr>
            <w:tcW w:w="616" w:type="dxa"/>
          </w:tcPr>
          <w:p w14:paraId="5538AE43" w14:textId="77777777" w:rsidR="008E7C49" w:rsidRDefault="00E53FE3">
            <w:pPr>
              <w:spacing w:line="360" w:lineRule="auto"/>
              <w:rPr>
                <w:szCs w:val="21"/>
              </w:rPr>
            </w:pPr>
            <w:r>
              <w:rPr>
                <w:rFonts w:hint="eastAsia"/>
                <w:szCs w:val="21"/>
              </w:rPr>
              <w:lastRenderedPageBreak/>
              <w:t>杨以</w:t>
            </w:r>
            <w:r>
              <w:rPr>
                <w:rFonts w:hint="eastAsia"/>
                <w:szCs w:val="21"/>
              </w:rPr>
              <w:lastRenderedPageBreak/>
              <w:t>恒</w:t>
            </w:r>
          </w:p>
        </w:tc>
        <w:tc>
          <w:tcPr>
            <w:tcW w:w="799" w:type="dxa"/>
          </w:tcPr>
          <w:p w14:paraId="7A8219F3" w14:textId="77777777" w:rsidR="008E7C49" w:rsidRDefault="00E53FE3">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6C2A88C5" w14:textId="77777777" w:rsidR="008E7C49" w:rsidRDefault="00E53FE3">
            <w:pPr>
              <w:spacing w:line="360" w:lineRule="auto"/>
              <w:rPr>
                <w:szCs w:val="21"/>
              </w:rPr>
            </w:pPr>
            <w:r>
              <w:rPr>
                <w:szCs w:val="21"/>
              </w:rPr>
              <w:lastRenderedPageBreak/>
              <w:t>31601410</w:t>
            </w:r>
          </w:p>
        </w:tc>
        <w:tc>
          <w:tcPr>
            <w:tcW w:w="1429" w:type="dxa"/>
          </w:tcPr>
          <w:p w14:paraId="36CDD365" w14:textId="77777777" w:rsidR="008E7C49" w:rsidRDefault="00E53FE3">
            <w:pPr>
              <w:spacing w:line="360" w:lineRule="auto"/>
              <w:rPr>
                <w:szCs w:val="21"/>
              </w:rPr>
            </w:pPr>
            <w:r>
              <w:rPr>
                <w:szCs w:val="21"/>
              </w:rPr>
              <w:t>18989678901</w:t>
            </w:r>
          </w:p>
        </w:tc>
        <w:tc>
          <w:tcPr>
            <w:tcW w:w="2570" w:type="dxa"/>
          </w:tcPr>
          <w:p w14:paraId="11339DD7" w14:textId="77777777" w:rsidR="008E7C49" w:rsidRDefault="00E53FE3">
            <w:pPr>
              <w:spacing w:line="360" w:lineRule="auto"/>
              <w:rPr>
                <w:szCs w:val="21"/>
              </w:rPr>
            </w:pPr>
            <w:r>
              <w:rPr>
                <w:szCs w:val="21"/>
              </w:rPr>
              <w:t>31601410@stu.zucc.edu.cn</w:t>
            </w:r>
          </w:p>
        </w:tc>
        <w:tc>
          <w:tcPr>
            <w:tcW w:w="1107" w:type="dxa"/>
          </w:tcPr>
          <w:p w14:paraId="043AF3E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9D197C3" w14:textId="77777777">
        <w:tc>
          <w:tcPr>
            <w:tcW w:w="616" w:type="dxa"/>
          </w:tcPr>
          <w:p w14:paraId="3261DDD9" w14:textId="77777777" w:rsidR="008E7C49" w:rsidRDefault="00E53FE3">
            <w:pPr>
              <w:spacing w:line="360" w:lineRule="auto"/>
              <w:rPr>
                <w:szCs w:val="21"/>
              </w:rPr>
            </w:pPr>
            <w:r>
              <w:rPr>
                <w:rFonts w:hint="eastAsia"/>
                <w:szCs w:val="21"/>
              </w:rPr>
              <w:t>文档编写员</w:t>
            </w:r>
          </w:p>
        </w:tc>
        <w:tc>
          <w:tcPr>
            <w:tcW w:w="616" w:type="dxa"/>
          </w:tcPr>
          <w:p w14:paraId="6F8898AF" w14:textId="77777777" w:rsidR="008E7C49" w:rsidRDefault="00E53FE3">
            <w:pPr>
              <w:spacing w:line="360" w:lineRule="auto"/>
              <w:rPr>
                <w:szCs w:val="21"/>
              </w:rPr>
            </w:pPr>
            <w:r>
              <w:rPr>
                <w:rFonts w:hint="eastAsia"/>
                <w:szCs w:val="21"/>
              </w:rPr>
              <w:t>徐哲远</w:t>
            </w:r>
          </w:p>
        </w:tc>
        <w:tc>
          <w:tcPr>
            <w:tcW w:w="799" w:type="dxa"/>
          </w:tcPr>
          <w:p w14:paraId="66565D05"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1A3B74F1" w14:textId="77777777" w:rsidR="008E7C49" w:rsidRDefault="00E53FE3">
            <w:pPr>
              <w:spacing w:line="360" w:lineRule="auto"/>
              <w:rPr>
                <w:szCs w:val="21"/>
              </w:rPr>
            </w:pPr>
            <w:r>
              <w:rPr>
                <w:szCs w:val="21"/>
              </w:rPr>
              <w:t>31601409</w:t>
            </w:r>
          </w:p>
        </w:tc>
        <w:tc>
          <w:tcPr>
            <w:tcW w:w="1429" w:type="dxa"/>
          </w:tcPr>
          <w:p w14:paraId="7601F925" w14:textId="77777777" w:rsidR="008E7C49" w:rsidRDefault="00E53FE3">
            <w:pPr>
              <w:spacing w:line="360" w:lineRule="auto"/>
              <w:rPr>
                <w:szCs w:val="21"/>
              </w:rPr>
            </w:pPr>
            <w:r>
              <w:rPr>
                <w:szCs w:val="21"/>
              </w:rPr>
              <w:t>15968805302</w:t>
            </w:r>
          </w:p>
        </w:tc>
        <w:tc>
          <w:tcPr>
            <w:tcW w:w="2570" w:type="dxa"/>
          </w:tcPr>
          <w:p w14:paraId="44BFF81A" w14:textId="77777777" w:rsidR="008E7C49" w:rsidRDefault="00E53FE3">
            <w:pPr>
              <w:spacing w:line="360" w:lineRule="auto"/>
              <w:rPr>
                <w:szCs w:val="21"/>
              </w:rPr>
            </w:pPr>
            <w:r>
              <w:rPr>
                <w:szCs w:val="21"/>
              </w:rPr>
              <w:t>31601409@stu.zucc.edu.cn</w:t>
            </w:r>
          </w:p>
        </w:tc>
        <w:tc>
          <w:tcPr>
            <w:tcW w:w="1107" w:type="dxa"/>
          </w:tcPr>
          <w:p w14:paraId="139DDA6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A972EA8" w14:textId="77777777">
        <w:tc>
          <w:tcPr>
            <w:tcW w:w="616" w:type="dxa"/>
          </w:tcPr>
          <w:p w14:paraId="68B7D999" w14:textId="77777777" w:rsidR="008E7C49" w:rsidRDefault="00E53FE3">
            <w:pPr>
              <w:spacing w:line="360" w:lineRule="auto"/>
              <w:rPr>
                <w:szCs w:val="21"/>
              </w:rPr>
            </w:pPr>
            <w:r>
              <w:rPr>
                <w:rFonts w:hint="eastAsia"/>
                <w:szCs w:val="21"/>
              </w:rPr>
              <w:t>文档编写</w:t>
            </w:r>
            <w:r>
              <w:rPr>
                <w:szCs w:val="21"/>
              </w:rPr>
              <w:t>员</w:t>
            </w:r>
          </w:p>
        </w:tc>
        <w:tc>
          <w:tcPr>
            <w:tcW w:w="616" w:type="dxa"/>
          </w:tcPr>
          <w:p w14:paraId="7023A08A" w14:textId="77777777" w:rsidR="008E7C49" w:rsidRDefault="00E53FE3">
            <w:pPr>
              <w:spacing w:line="360" w:lineRule="auto"/>
              <w:rPr>
                <w:szCs w:val="21"/>
              </w:rPr>
            </w:pPr>
            <w:r>
              <w:rPr>
                <w:rFonts w:hint="eastAsia"/>
                <w:szCs w:val="21"/>
              </w:rPr>
              <w:t>骆佳俊</w:t>
            </w:r>
          </w:p>
        </w:tc>
        <w:tc>
          <w:tcPr>
            <w:tcW w:w="799" w:type="dxa"/>
          </w:tcPr>
          <w:p w14:paraId="21D2C5CC"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FAD9BC" w14:textId="77777777" w:rsidR="008E7C49" w:rsidRDefault="00E53FE3">
            <w:pPr>
              <w:spacing w:line="360" w:lineRule="auto"/>
              <w:rPr>
                <w:szCs w:val="21"/>
              </w:rPr>
            </w:pPr>
            <w:r>
              <w:rPr>
                <w:szCs w:val="21"/>
              </w:rPr>
              <w:t>31601215</w:t>
            </w:r>
          </w:p>
        </w:tc>
        <w:tc>
          <w:tcPr>
            <w:tcW w:w="1429" w:type="dxa"/>
          </w:tcPr>
          <w:p w14:paraId="0B7FC4BC" w14:textId="77777777" w:rsidR="008E7C49" w:rsidRDefault="00E53FE3">
            <w:pPr>
              <w:spacing w:line="360" w:lineRule="auto"/>
              <w:rPr>
                <w:szCs w:val="21"/>
              </w:rPr>
            </w:pPr>
            <w:r>
              <w:rPr>
                <w:szCs w:val="21"/>
              </w:rPr>
              <w:t>18058735546</w:t>
            </w:r>
          </w:p>
        </w:tc>
        <w:tc>
          <w:tcPr>
            <w:tcW w:w="2570" w:type="dxa"/>
          </w:tcPr>
          <w:p w14:paraId="3FAB260E" w14:textId="77777777" w:rsidR="008E7C49" w:rsidRDefault="00E53FE3">
            <w:pPr>
              <w:spacing w:line="360" w:lineRule="auto"/>
              <w:rPr>
                <w:szCs w:val="21"/>
              </w:rPr>
            </w:pPr>
            <w:r>
              <w:rPr>
                <w:szCs w:val="21"/>
              </w:rPr>
              <w:t>31601215@stu.zucc.edu.cn</w:t>
            </w:r>
          </w:p>
        </w:tc>
        <w:tc>
          <w:tcPr>
            <w:tcW w:w="1107" w:type="dxa"/>
          </w:tcPr>
          <w:p w14:paraId="23DFC50C" w14:textId="77777777" w:rsidR="008E7C49" w:rsidRDefault="00E53FE3">
            <w:pPr>
              <w:spacing w:line="360" w:lineRule="auto"/>
              <w:rPr>
                <w:szCs w:val="21"/>
              </w:rPr>
            </w:pPr>
            <w:r>
              <w:rPr>
                <w:rFonts w:hint="eastAsia"/>
                <w:szCs w:val="21"/>
              </w:rPr>
              <w:t>弘毅</w:t>
            </w:r>
            <w:r>
              <w:rPr>
                <w:rFonts w:hint="eastAsia"/>
                <w:szCs w:val="21"/>
              </w:rPr>
              <w:t>B2-206</w:t>
            </w:r>
          </w:p>
        </w:tc>
      </w:tr>
    </w:tbl>
    <w:p w14:paraId="74E5BFF0" w14:textId="77777777" w:rsidR="008E7C49" w:rsidRDefault="008E7C49">
      <w:pPr>
        <w:spacing w:line="360" w:lineRule="auto"/>
        <w:rPr>
          <w:szCs w:val="21"/>
        </w:rPr>
      </w:pPr>
    </w:p>
    <w:p w14:paraId="2D016362" w14:textId="77777777" w:rsidR="008E7C49" w:rsidRDefault="008E7C49">
      <w:pPr>
        <w:spacing w:line="360" w:lineRule="auto"/>
      </w:pPr>
    </w:p>
    <w:p w14:paraId="294E708F" w14:textId="77777777" w:rsidR="008E7C49" w:rsidRDefault="00E53FE3">
      <w:pPr>
        <w:pStyle w:val="3"/>
        <w:spacing w:line="360" w:lineRule="auto"/>
      </w:pPr>
      <w:bookmarkStart w:id="99" w:name="_Toc528697462"/>
      <w:r>
        <w:rPr>
          <w:rFonts w:hint="eastAsia"/>
        </w:rPr>
        <w:t>5.1.4</w:t>
      </w:r>
      <w:r>
        <w:t xml:space="preserve"> </w:t>
      </w:r>
      <w:r>
        <w:rPr>
          <w:rFonts w:hint="eastAsia"/>
        </w:rPr>
        <w:t>文档整合员</w:t>
      </w:r>
      <w:bookmarkEnd w:id="99"/>
    </w:p>
    <w:p w14:paraId="4140DC24" w14:textId="77777777" w:rsidR="008E7C49" w:rsidRDefault="00E53FE3">
      <w:pPr>
        <w:pStyle w:val="afe"/>
        <w:spacing w:line="360" w:lineRule="auto"/>
      </w:pPr>
      <w:r>
        <w:rPr>
          <w:rFonts w:hint="eastAsia"/>
        </w:rPr>
        <w:t>职位描述</w:t>
      </w:r>
      <w:r>
        <w:t>：</w:t>
      </w:r>
    </w:p>
    <w:p w14:paraId="704A21C6" w14:textId="77777777" w:rsidR="008E7C49" w:rsidRDefault="00E53FE3">
      <w:pPr>
        <w:pStyle w:val="afe"/>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proofErr w:type="spellStart"/>
      <w:r>
        <w:t>GIt</w:t>
      </w:r>
      <w:proofErr w:type="spellEnd"/>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55386E1" w14:textId="77777777">
        <w:tc>
          <w:tcPr>
            <w:tcW w:w="616" w:type="dxa"/>
          </w:tcPr>
          <w:p w14:paraId="66FE9A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508647B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A7A7174"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565F4289"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1F8861F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E23965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64BCF11"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574C24DD" w14:textId="77777777">
        <w:tc>
          <w:tcPr>
            <w:tcW w:w="616" w:type="dxa"/>
          </w:tcPr>
          <w:p w14:paraId="506A5F6C" w14:textId="77777777" w:rsidR="008E7C49" w:rsidRDefault="00E53FE3">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1BDB8B7A" w14:textId="77777777" w:rsidR="008E7C49" w:rsidRDefault="00E53FE3">
            <w:pPr>
              <w:spacing w:line="360" w:lineRule="auto"/>
              <w:rPr>
                <w:szCs w:val="21"/>
              </w:rPr>
            </w:pPr>
            <w:r>
              <w:rPr>
                <w:rFonts w:hint="eastAsia"/>
                <w:szCs w:val="21"/>
              </w:rPr>
              <w:t>叶柏成</w:t>
            </w:r>
          </w:p>
        </w:tc>
        <w:tc>
          <w:tcPr>
            <w:tcW w:w="799" w:type="dxa"/>
          </w:tcPr>
          <w:p w14:paraId="5082879C"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A993FAB" w14:textId="77777777" w:rsidR="008E7C49" w:rsidRDefault="00E53FE3">
            <w:pPr>
              <w:spacing w:line="360" w:lineRule="auto"/>
              <w:rPr>
                <w:szCs w:val="21"/>
              </w:rPr>
            </w:pPr>
            <w:r>
              <w:rPr>
                <w:szCs w:val="21"/>
              </w:rPr>
              <w:t>31601411</w:t>
            </w:r>
          </w:p>
        </w:tc>
        <w:tc>
          <w:tcPr>
            <w:tcW w:w="1429" w:type="dxa"/>
          </w:tcPr>
          <w:p w14:paraId="242C4E5A" w14:textId="77777777" w:rsidR="008E7C49" w:rsidRDefault="00E53FE3">
            <w:pPr>
              <w:spacing w:line="360" w:lineRule="auto"/>
              <w:rPr>
                <w:szCs w:val="21"/>
              </w:rPr>
            </w:pPr>
            <w:r>
              <w:rPr>
                <w:szCs w:val="21"/>
              </w:rPr>
              <w:t>13588025779</w:t>
            </w:r>
          </w:p>
        </w:tc>
        <w:tc>
          <w:tcPr>
            <w:tcW w:w="2570" w:type="dxa"/>
          </w:tcPr>
          <w:p w14:paraId="52C69442" w14:textId="77777777" w:rsidR="008E7C49" w:rsidRDefault="00E53FE3">
            <w:pPr>
              <w:spacing w:line="360" w:lineRule="auto"/>
              <w:rPr>
                <w:szCs w:val="21"/>
              </w:rPr>
            </w:pPr>
            <w:r>
              <w:rPr>
                <w:szCs w:val="21"/>
              </w:rPr>
              <w:t>31601411@stu.zucc.edu.cn</w:t>
            </w:r>
          </w:p>
        </w:tc>
        <w:tc>
          <w:tcPr>
            <w:tcW w:w="1107" w:type="dxa"/>
          </w:tcPr>
          <w:p w14:paraId="27327F58"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368322C7" w14:textId="77777777">
        <w:tc>
          <w:tcPr>
            <w:tcW w:w="616" w:type="dxa"/>
          </w:tcPr>
          <w:p w14:paraId="1F2F2095" w14:textId="77777777" w:rsidR="008E7C49" w:rsidRDefault="00E53FE3">
            <w:pPr>
              <w:spacing w:line="360" w:lineRule="auto"/>
              <w:rPr>
                <w:szCs w:val="21"/>
              </w:rPr>
            </w:pPr>
            <w:r>
              <w:rPr>
                <w:rFonts w:hint="eastAsia"/>
                <w:szCs w:val="21"/>
              </w:rPr>
              <w:t>文</w:t>
            </w:r>
            <w:r>
              <w:rPr>
                <w:rFonts w:hint="eastAsia"/>
                <w:szCs w:val="21"/>
              </w:rPr>
              <w:lastRenderedPageBreak/>
              <w:t>档</w:t>
            </w:r>
            <w:proofErr w:type="gramStart"/>
            <w:r>
              <w:rPr>
                <w:rFonts w:hint="eastAsia"/>
                <w:szCs w:val="21"/>
              </w:rPr>
              <w:t>整合员</w:t>
            </w:r>
            <w:proofErr w:type="gramEnd"/>
          </w:p>
        </w:tc>
        <w:tc>
          <w:tcPr>
            <w:tcW w:w="616" w:type="dxa"/>
          </w:tcPr>
          <w:p w14:paraId="6E01B5FD" w14:textId="77777777" w:rsidR="008E7C49" w:rsidRDefault="00E53FE3">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14:paraId="52AF9E26" w14:textId="77777777" w:rsidR="008E7C49" w:rsidRDefault="00E53FE3" w:rsidP="00211256">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w:t>
            </w:r>
            <w:r w:rsidR="00211256">
              <w:rPr>
                <w:szCs w:val="21"/>
              </w:rPr>
              <w:t>1</w:t>
            </w:r>
          </w:p>
        </w:tc>
        <w:tc>
          <w:tcPr>
            <w:tcW w:w="1159" w:type="dxa"/>
          </w:tcPr>
          <w:p w14:paraId="3652FFBB" w14:textId="77777777" w:rsidR="008E7C49" w:rsidRDefault="00E53FE3">
            <w:pPr>
              <w:spacing w:line="360" w:lineRule="auto"/>
              <w:rPr>
                <w:szCs w:val="21"/>
              </w:rPr>
            </w:pPr>
            <w:r>
              <w:rPr>
                <w:rFonts w:hint="eastAsia"/>
                <w:szCs w:val="21"/>
              </w:rPr>
              <w:lastRenderedPageBreak/>
              <w:t>31601404</w:t>
            </w:r>
          </w:p>
        </w:tc>
        <w:tc>
          <w:tcPr>
            <w:tcW w:w="1429" w:type="dxa"/>
          </w:tcPr>
          <w:p w14:paraId="2929804D" w14:textId="77777777" w:rsidR="008E7C49" w:rsidRDefault="00E53FE3">
            <w:pPr>
              <w:spacing w:line="360" w:lineRule="auto"/>
              <w:rPr>
                <w:szCs w:val="21"/>
              </w:rPr>
            </w:pPr>
            <w:r>
              <w:rPr>
                <w:rFonts w:hint="eastAsia"/>
                <w:szCs w:val="21"/>
              </w:rPr>
              <w:t>15988122404</w:t>
            </w:r>
          </w:p>
        </w:tc>
        <w:tc>
          <w:tcPr>
            <w:tcW w:w="2570" w:type="dxa"/>
          </w:tcPr>
          <w:p w14:paraId="382BDBD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059EC1F2" w14:textId="77777777" w:rsidR="008E7C49" w:rsidRDefault="00E53FE3">
            <w:pPr>
              <w:spacing w:line="360" w:lineRule="auto"/>
              <w:rPr>
                <w:szCs w:val="21"/>
              </w:rPr>
            </w:pPr>
            <w:r>
              <w:rPr>
                <w:rFonts w:hint="eastAsia"/>
                <w:szCs w:val="21"/>
              </w:rPr>
              <w:t>弘毅</w:t>
            </w:r>
            <w:r>
              <w:rPr>
                <w:szCs w:val="21"/>
              </w:rPr>
              <w:lastRenderedPageBreak/>
              <w:t>B1-614</w:t>
            </w:r>
          </w:p>
        </w:tc>
      </w:tr>
    </w:tbl>
    <w:p w14:paraId="5FD9F92B" w14:textId="77777777" w:rsidR="008E7C49" w:rsidRDefault="008E7C49">
      <w:pPr>
        <w:spacing w:line="360" w:lineRule="auto"/>
      </w:pPr>
    </w:p>
    <w:p w14:paraId="4838CE66" w14:textId="77777777" w:rsidR="008E7C49" w:rsidRDefault="008E7C49">
      <w:pPr>
        <w:spacing w:line="360" w:lineRule="auto"/>
      </w:pPr>
    </w:p>
    <w:p w14:paraId="4652E87C" w14:textId="77777777" w:rsidR="008E7C49" w:rsidRDefault="00E53FE3">
      <w:pPr>
        <w:pStyle w:val="3"/>
        <w:spacing w:line="360" w:lineRule="auto"/>
      </w:pPr>
      <w:bookmarkStart w:id="100" w:name="_Toc528697463"/>
      <w:r>
        <w:rPr>
          <w:rFonts w:hint="eastAsia"/>
        </w:rPr>
        <w:t>5.1.</w:t>
      </w:r>
      <w:r>
        <w:t>5 PPT</w:t>
      </w:r>
      <w:r>
        <w:rPr>
          <w:rFonts w:hint="eastAsia"/>
        </w:rPr>
        <w:t>编写员</w:t>
      </w:r>
      <w:bookmarkEnd w:id="100"/>
    </w:p>
    <w:p w14:paraId="75ADB72F" w14:textId="77777777" w:rsidR="008E7C49" w:rsidRDefault="00E53FE3">
      <w:pPr>
        <w:pStyle w:val="afe"/>
        <w:spacing w:line="360" w:lineRule="auto"/>
        <w:rPr>
          <w:rFonts w:asciiTheme="minorEastAsia" w:hAnsiTheme="minorEastAsia"/>
        </w:rPr>
      </w:pPr>
      <w:r>
        <w:rPr>
          <w:rFonts w:asciiTheme="minorEastAsia" w:hAnsiTheme="minorEastAsia" w:hint="eastAsia"/>
        </w:rPr>
        <w:t>职位描述:</w:t>
      </w:r>
    </w:p>
    <w:p w14:paraId="2459739F" w14:textId="77777777" w:rsidR="008E7C49" w:rsidRDefault="00E53FE3">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D5D5F27" w14:textId="77777777">
        <w:tc>
          <w:tcPr>
            <w:tcW w:w="616" w:type="dxa"/>
          </w:tcPr>
          <w:p w14:paraId="16B563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7C3269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24AC2448"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AF8A52F"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2FE603C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62B749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C25488E"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86220B9" w14:textId="77777777">
        <w:tc>
          <w:tcPr>
            <w:tcW w:w="616" w:type="dxa"/>
          </w:tcPr>
          <w:p w14:paraId="321846D7"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86280B1" w14:textId="77777777" w:rsidR="008E7C49" w:rsidRDefault="00E53FE3">
            <w:pPr>
              <w:spacing w:line="360" w:lineRule="auto"/>
              <w:rPr>
                <w:szCs w:val="21"/>
              </w:rPr>
            </w:pPr>
            <w:r>
              <w:rPr>
                <w:rFonts w:hint="eastAsia"/>
                <w:szCs w:val="21"/>
              </w:rPr>
              <w:t>沈启航</w:t>
            </w:r>
          </w:p>
        </w:tc>
        <w:tc>
          <w:tcPr>
            <w:tcW w:w="799" w:type="dxa"/>
          </w:tcPr>
          <w:p w14:paraId="25EFF74B"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1EECECB" w14:textId="77777777" w:rsidR="008E7C49" w:rsidRDefault="00E53FE3">
            <w:pPr>
              <w:spacing w:line="360" w:lineRule="auto"/>
              <w:rPr>
                <w:szCs w:val="21"/>
              </w:rPr>
            </w:pPr>
            <w:r>
              <w:rPr>
                <w:rFonts w:hint="eastAsia"/>
                <w:szCs w:val="21"/>
              </w:rPr>
              <w:t>31601404</w:t>
            </w:r>
          </w:p>
        </w:tc>
        <w:tc>
          <w:tcPr>
            <w:tcW w:w="1429" w:type="dxa"/>
          </w:tcPr>
          <w:p w14:paraId="417FED5B" w14:textId="77777777" w:rsidR="008E7C49" w:rsidRDefault="00E53FE3">
            <w:pPr>
              <w:spacing w:line="360" w:lineRule="auto"/>
              <w:rPr>
                <w:szCs w:val="21"/>
              </w:rPr>
            </w:pPr>
            <w:r>
              <w:rPr>
                <w:rFonts w:hint="eastAsia"/>
                <w:szCs w:val="21"/>
              </w:rPr>
              <w:t>15988122404</w:t>
            </w:r>
          </w:p>
        </w:tc>
        <w:tc>
          <w:tcPr>
            <w:tcW w:w="2570" w:type="dxa"/>
          </w:tcPr>
          <w:p w14:paraId="63C18AF5"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2FCD41D" w14:textId="77777777" w:rsidR="008E7C49" w:rsidRDefault="00E53FE3">
            <w:pPr>
              <w:spacing w:line="360" w:lineRule="auto"/>
              <w:rPr>
                <w:szCs w:val="21"/>
              </w:rPr>
            </w:pPr>
            <w:r>
              <w:rPr>
                <w:rFonts w:hint="eastAsia"/>
                <w:szCs w:val="21"/>
              </w:rPr>
              <w:t>弘毅</w:t>
            </w:r>
            <w:r>
              <w:rPr>
                <w:szCs w:val="21"/>
              </w:rPr>
              <w:t>B1-614</w:t>
            </w:r>
          </w:p>
        </w:tc>
      </w:tr>
      <w:tr w:rsidR="008E7C49" w14:paraId="0676F51F" w14:textId="77777777">
        <w:tc>
          <w:tcPr>
            <w:tcW w:w="616" w:type="dxa"/>
          </w:tcPr>
          <w:p w14:paraId="378E17EC"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13893D8" w14:textId="77777777" w:rsidR="008E7C49" w:rsidRDefault="00E53FE3">
            <w:pPr>
              <w:spacing w:line="360" w:lineRule="auto"/>
              <w:rPr>
                <w:szCs w:val="21"/>
              </w:rPr>
            </w:pPr>
            <w:r>
              <w:rPr>
                <w:rFonts w:hint="eastAsia"/>
                <w:szCs w:val="21"/>
              </w:rPr>
              <w:t>叶柏成</w:t>
            </w:r>
          </w:p>
        </w:tc>
        <w:tc>
          <w:tcPr>
            <w:tcW w:w="799" w:type="dxa"/>
          </w:tcPr>
          <w:p w14:paraId="528CC0E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7CD0316E" w14:textId="77777777" w:rsidR="008E7C49" w:rsidRDefault="00E53FE3">
            <w:pPr>
              <w:spacing w:line="360" w:lineRule="auto"/>
              <w:rPr>
                <w:szCs w:val="21"/>
              </w:rPr>
            </w:pPr>
            <w:r>
              <w:rPr>
                <w:szCs w:val="21"/>
              </w:rPr>
              <w:t>31601411</w:t>
            </w:r>
          </w:p>
        </w:tc>
        <w:tc>
          <w:tcPr>
            <w:tcW w:w="1429" w:type="dxa"/>
          </w:tcPr>
          <w:p w14:paraId="5A0543EB" w14:textId="77777777" w:rsidR="008E7C49" w:rsidRDefault="00E53FE3">
            <w:pPr>
              <w:spacing w:line="360" w:lineRule="auto"/>
              <w:rPr>
                <w:szCs w:val="21"/>
              </w:rPr>
            </w:pPr>
            <w:r>
              <w:rPr>
                <w:szCs w:val="21"/>
              </w:rPr>
              <w:t>13588025779</w:t>
            </w:r>
          </w:p>
        </w:tc>
        <w:tc>
          <w:tcPr>
            <w:tcW w:w="2570" w:type="dxa"/>
          </w:tcPr>
          <w:p w14:paraId="170B6B0F" w14:textId="77777777" w:rsidR="008E7C49" w:rsidRDefault="00E53FE3">
            <w:pPr>
              <w:spacing w:line="360" w:lineRule="auto"/>
              <w:rPr>
                <w:szCs w:val="21"/>
              </w:rPr>
            </w:pPr>
            <w:r>
              <w:rPr>
                <w:szCs w:val="21"/>
              </w:rPr>
              <w:t>31601411@stu.zucc.edu.cn</w:t>
            </w:r>
          </w:p>
        </w:tc>
        <w:tc>
          <w:tcPr>
            <w:tcW w:w="1107" w:type="dxa"/>
          </w:tcPr>
          <w:p w14:paraId="2C16EC60"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FEB8137" w14:textId="77777777">
        <w:tc>
          <w:tcPr>
            <w:tcW w:w="616" w:type="dxa"/>
          </w:tcPr>
          <w:p w14:paraId="1CA65C5D"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353214CE" w14:textId="77777777" w:rsidR="008E7C49" w:rsidRDefault="00E53FE3">
            <w:pPr>
              <w:spacing w:line="360" w:lineRule="auto"/>
              <w:rPr>
                <w:szCs w:val="21"/>
              </w:rPr>
            </w:pPr>
            <w:r>
              <w:rPr>
                <w:rFonts w:hint="eastAsia"/>
                <w:szCs w:val="21"/>
              </w:rPr>
              <w:t>杨以恒</w:t>
            </w:r>
          </w:p>
        </w:tc>
        <w:tc>
          <w:tcPr>
            <w:tcW w:w="799" w:type="dxa"/>
          </w:tcPr>
          <w:p w14:paraId="5D55057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1BE9B64" w14:textId="77777777" w:rsidR="008E7C49" w:rsidRDefault="00E53FE3">
            <w:pPr>
              <w:spacing w:line="360" w:lineRule="auto"/>
              <w:rPr>
                <w:szCs w:val="21"/>
              </w:rPr>
            </w:pPr>
            <w:r>
              <w:rPr>
                <w:szCs w:val="21"/>
              </w:rPr>
              <w:t>31601410</w:t>
            </w:r>
          </w:p>
        </w:tc>
        <w:tc>
          <w:tcPr>
            <w:tcW w:w="1429" w:type="dxa"/>
          </w:tcPr>
          <w:p w14:paraId="285C0EEA" w14:textId="77777777" w:rsidR="008E7C49" w:rsidRDefault="00E53FE3">
            <w:pPr>
              <w:spacing w:line="360" w:lineRule="auto"/>
              <w:rPr>
                <w:szCs w:val="21"/>
              </w:rPr>
            </w:pPr>
            <w:r>
              <w:rPr>
                <w:szCs w:val="21"/>
              </w:rPr>
              <w:t>18989678901</w:t>
            </w:r>
          </w:p>
        </w:tc>
        <w:tc>
          <w:tcPr>
            <w:tcW w:w="2570" w:type="dxa"/>
          </w:tcPr>
          <w:p w14:paraId="6EB4FAB3" w14:textId="77777777" w:rsidR="008E7C49" w:rsidRDefault="00E53FE3">
            <w:pPr>
              <w:spacing w:line="360" w:lineRule="auto"/>
              <w:rPr>
                <w:szCs w:val="21"/>
              </w:rPr>
            </w:pPr>
            <w:r>
              <w:rPr>
                <w:szCs w:val="21"/>
              </w:rPr>
              <w:t>31601410@stu.zucc.edu.cn</w:t>
            </w:r>
          </w:p>
        </w:tc>
        <w:tc>
          <w:tcPr>
            <w:tcW w:w="1107" w:type="dxa"/>
          </w:tcPr>
          <w:p w14:paraId="3002A11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C407C85" w14:textId="77777777">
        <w:tc>
          <w:tcPr>
            <w:tcW w:w="616" w:type="dxa"/>
          </w:tcPr>
          <w:p w14:paraId="38C91736" w14:textId="77777777" w:rsidR="008E7C49" w:rsidRDefault="00E53FE3">
            <w:pPr>
              <w:spacing w:line="360" w:lineRule="auto"/>
              <w:rPr>
                <w:szCs w:val="21"/>
              </w:rPr>
            </w:pPr>
            <w:r>
              <w:rPr>
                <w:rFonts w:hint="eastAsia"/>
                <w:szCs w:val="21"/>
              </w:rPr>
              <w:t>PPT</w:t>
            </w:r>
            <w:r>
              <w:rPr>
                <w:rFonts w:hint="eastAsia"/>
                <w:szCs w:val="21"/>
              </w:rPr>
              <w:t>编写</w:t>
            </w:r>
            <w:r>
              <w:rPr>
                <w:rFonts w:hint="eastAsia"/>
                <w:szCs w:val="21"/>
              </w:rPr>
              <w:lastRenderedPageBreak/>
              <w:t>员</w:t>
            </w:r>
          </w:p>
        </w:tc>
        <w:tc>
          <w:tcPr>
            <w:tcW w:w="616" w:type="dxa"/>
          </w:tcPr>
          <w:p w14:paraId="158C52C1" w14:textId="77777777" w:rsidR="008E7C49" w:rsidRDefault="00E53FE3">
            <w:pPr>
              <w:spacing w:line="360" w:lineRule="auto"/>
              <w:rPr>
                <w:szCs w:val="21"/>
              </w:rPr>
            </w:pPr>
            <w:r>
              <w:rPr>
                <w:rFonts w:hint="eastAsia"/>
                <w:szCs w:val="21"/>
              </w:rPr>
              <w:lastRenderedPageBreak/>
              <w:t>徐哲远</w:t>
            </w:r>
          </w:p>
        </w:tc>
        <w:tc>
          <w:tcPr>
            <w:tcW w:w="799" w:type="dxa"/>
          </w:tcPr>
          <w:p w14:paraId="434F6B5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8D4B48D" w14:textId="77777777" w:rsidR="008E7C49" w:rsidRDefault="00E53FE3">
            <w:pPr>
              <w:spacing w:line="360" w:lineRule="auto"/>
              <w:rPr>
                <w:szCs w:val="21"/>
              </w:rPr>
            </w:pPr>
            <w:r>
              <w:rPr>
                <w:szCs w:val="21"/>
              </w:rPr>
              <w:t>31601409</w:t>
            </w:r>
          </w:p>
        </w:tc>
        <w:tc>
          <w:tcPr>
            <w:tcW w:w="1429" w:type="dxa"/>
          </w:tcPr>
          <w:p w14:paraId="731F72EA" w14:textId="77777777" w:rsidR="008E7C49" w:rsidRDefault="00E53FE3">
            <w:pPr>
              <w:spacing w:line="360" w:lineRule="auto"/>
              <w:rPr>
                <w:szCs w:val="21"/>
              </w:rPr>
            </w:pPr>
            <w:r>
              <w:rPr>
                <w:szCs w:val="21"/>
              </w:rPr>
              <w:t>15968805302</w:t>
            </w:r>
          </w:p>
        </w:tc>
        <w:tc>
          <w:tcPr>
            <w:tcW w:w="2570" w:type="dxa"/>
          </w:tcPr>
          <w:p w14:paraId="18887837" w14:textId="77777777" w:rsidR="008E7C49" w:rsidRDefault="00E53FE3">
            <w:pPr>
              <w:spacing w:line="360" w:lineRule="auto"/>
              <w:rPr>
                <w:szCs w:val="21"/>
              </w:rPr>
            </w:pPr>
            <w:r>
              <w:rPr>
                <w:szCs w:val="21"/>
              </w:rPr>
              <w:t>31601409@stu.zucc.edu.cn</w:t>
            </w:r>
          </w:p>
        </w:tc>
        <w:tc>
          <w:tcPr>
            <w:tcW w:w="1107" w:type="dxa"/>
          </w:tcPr>
          <w:p w14:paraId="46789D8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46165A5D" w14:textId="77777777">
        <w:tc>
          <w:tcPr>
            <w:tcW w:w="616" w:type="dxa"/>
          </w:tcPr>
          <w:p w14:paraId="70F5B56F"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1D3E493B" w14:textId="77777777" w:rsidR="008E7C49" w:rsidRDefault="00E53FE3">
            <w:pPr>
              <w:spacing w:line="360" w:lineRule="auto"/>
              <w:rPr>
                <w:szCs w:val="21"/>
              </w:rPr>
            </w:pPr>
            <w:r>
              <w:rPr>
                <w:rFonts w:hint="eastAsia"/>
                <w:szCs w:val="21"/>
              </w:rPr>
              <w:t>骆佳俊</w:t>
            </w:r>
          </w:p>
        </w:tc>
        <w:tc>
          <w:tcPr>
            <w:tcW w:w="799" w:type="dxa"/>
          </w:tcPr>
          <w:p w14:paraId="798C111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0D792D40" w14:textId="77777777" w:rsidR="008E7C49" w:rsidRDefault="00E53FE3">
            <w:pPr>
              <w:spacing w:line="360" w:lineRule="auto"/>
              <w:rPr>
                <w:szCs w:val="21"/>
              </w:rPr>
            </w:pPr>
            <w:r>
              <w:rPr>
                <w:szCs w:val="21"/>
              </w:rPr>
              <w:t>31601215</w:t>
            </w:r>
          </w:p>
        </w:tc>
        <w:tc>
          <w:tcPr>
            <w:tcW w:w="1429" w:type="dxa"/>
          </w:tcPr>
          <w:p w14:paraId="7CC9AE36" w14:textId="77777777" w:rsidR="008E7C49" w:rsidRDefault="00E53FE3">
            <w:pPr>
              <w:spacing w:line="360" w:lineRule="auto"/>
              <w:rPr>
                <w:szCs w:val="21"/>
              </w:rPr>
            </w:pPr>
            <w:r>
              <w:rPr>
                <w:szCs w:val="21"/>
              </w:rPr>
              <w:t>18058735546</w:t>
            </w:r>
          </w:p>
        </w:tc>
        <w:tc>
          <w:tcPr>
            <w:tcW w:w="2570" w:type="dxa"/>
          </w:tcPr>
          <w:p w14:paraId="602D5623" w14:textId="77777777" w:rsidR="008E7C49" w:rsidRDefault="00E53FE3">
            <w:pPr>
              <w:spacing w:line="360" w:lineRule="auto"/>
              <w:rPr>
                <w:szCs w:val="21"/>
              </w:rPr>
            </w:pPr>
            <w:r>
              <w:rPr>
                <w:szCs w:val="21"/>
              </w:rPr>
              <w:t>31601215@stu.zucc.edu.cn</w:t>
            </w:r>
          </w:p>
        </w:tc>
        <w:tc>
          <w:tcPr>
            <w:tcW w:w="1107" w:type="dxa"/>
          </w:tcPr>
          <w:p w14:paraId="464E54C1" w14:textId="77777777" w:rsidR="008E7C49" w:rsidRDefault="00E53FE3">
            <w:pPr>
              <w:spacing w:line="360" w:lineRule="auto"/>
              <w:rPr>
                <w:szCs w:val="21"/>
              </w:rPr>
            </w:pPr>
            <w:r>
              <w:rPr>
                <w:rFonts w:hint="eastAsia"/>
                <w:szCs w:val="21"/>
              </w:rPr>
              <w:t>弘毅</w:t>
            </w:r>
            <w:r>
              <w:rPr>
                <w:rFonts w:hint="eastAsia"/>
                <w:szCs w:val="21"/>
              </w:rPr>
              <w:t>B2-206</w:t>
            </w:r>
          </w:p>
        </w:tc>
      </w:tr>
    </w:tbl>
    <w:p w14:paraId="62956AFD" w14:textId="77777777" w:rsidR="008E7C49" w:rsidRDefault="00E53FE3">
      <w:pPr>
        <w:pStyle w:val="3"/>
        <w:spacing w:line="360" w:lineRule="auto"/>
      </w:pPr>
      <w:bookmarkStart w:id="101" w:name="_Toc528697464"/>
      <w:r>
        <w:rPr>
          <w:rFonts w:hint="eastAsia"/>
        </w:rPr>
        <w:t>5.1.</w:t>
      </w:r>
      <w:r>
        <w:t>6 PPT</w:t>
      </w:r>
      <w:r>
        <w:rPr>
          <w:rFonts w:hint="eastAsia"/>
        </w:rPr>
        <w:t>整合员</w:t>
      </w:r>
      <w:bookmarkEnd w:id="101"/>
    </w:p>
    <w:p w14:paraId="19365783" w14:textId="77777777" w:rsidR="008E7C49" w:rsidRDefault="00E53FE3">
      <w:pPr>
        <w:pStyle w:val="afe"/>
        <w:spacing w:line="360" w:lineRule="auto"/>
        <w:rPr>
          <w:rFonts w:asciiTheme="minorEastAsia" w:hAnsiTheme="minorEastAsia"/>
        </w:rPr>
      </w:pPr>
      <w:r>
        <w:rPr>
          <w:rFonts w:asciiTheme="minorEastAsia" w:hAnsiTheme="minorEastAsia" w:hint="eastAsia"/>
        </w:rPr>
        <w:t>职位描述</w:t>
      </w:r>
      <w:r>
        <w:rPr>
          <w:rFonts w:asciiTheme="minorEastAsia" w:hAnsiTheme="minorEastAsia"/>
        </w:rPr>
        <w:t>：</w:t>
      </w:r>
    </w:p>
    <w:p w14:paraId="54C7E9C5" w14:textId="77777777" w:rsidR="008E7C49" w:rsidRDefault="00E53FE3">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rPr>
        <w:t>整合</w:t>
      </w:r>
      <w:r>
        <w:rPr>
          <w:rFonts w:asciiTheme="minorEastAsia" w:hAnsiTheme="minorEastAsia" w:hint="eastAsia"/>
        </w:rPr>
        <w:t>PPT</w:t>
      </w:r>
      <w:r>
        <w:rPr>
          <w:rFonts w:asciiTheme="minorEastAsia" w:hAnsiTheme="minorEastAsia"/>
        </w:rPr>
        <w:t>并与各</w:t>
      </w:r>
      <w:proofErr w:type="gramStart"/>
      <w:r>
        <w:rPr>
          <w:rFonts w:asciiTheme="minorEastAsia" w:hAnsiTheme="minorEastAsia"/>
        </w:rPr>
        <w:t>版块</w:t>
      </w:r>
      <w:proofErr w:type="gramEnd"/>
      <w:r>
        <w:rPr>
          <w:rFonts w:asciiTheme="minorEastAsia" w:hAnsiTheme="minorEastAsia"/>
        </w:rPr>
        <w:t>负责人</w:t>
      </w:r>
      <w:r>
        <w:rPr>
          <w:rFonts w:asciiTheme="minorEastAsia" w:hAnsiTheme="minorEastAsia" w:hint="eastAsia"/>
        </w:rPr>
        <w:t>核实</w:t>
      </w:r>
      <w:r>
        <w:rPr>
          <w:rFonts w:asciiTheme="minorEastAsia" w:hAnsiTheme="minorEastAsia"/>
        </w:rPr>
        <w:t>，</w:t>
      </w:r>
      <w:r>
        <w:rPr>
          <w:rFonts w:asciiTheme="minorEastAsia" w:hAnsiTheme="minorEastAsia" w:hint="eastAsia"/>
        </w:rPr>
        <w:t>与任务</w:t>
      </w:r>
      <w:r>
        <w:rPr>
          <w:rFonts w:asciiTheme="minorEastAsia" w:hAnsiTheme="minorEastAsia"/>
        </w:rPr>
        <w:t>审核员和项目经理审核，上传至Git工作目录。</w:t>
      </w:r>
      <w:r>
        <w:rPr>
          <w:rFonts w:asciiTheme="minorEastAsia" w:hAnsiTheme="minorEastAsia" w:hint="eastAsia"/>
        </w:rPr>
        <w:t>没有</w:t>
      </w:r>
      <w:r>
        <w:rPr>
          <w:rFonts w:asciiTheme="minorEastAsia" w:hAnsiTheme="minorEastAsia"/>
        </w:rPr>
        <w:t>与模块负责人沟通</w:t>
      </w:r>
      <w:r>
        <w:rPr>
          <w:rFonts w:asciiTheme="minorEastAsia" w:hAnsiTheme="minorEastAsia" w:hint="eastAsia"/>
        </w:rPr>
        <w:t>，</w:t>
      </w:r>
      <w:r>
        <w:rPr>
          <w:rFonts w:asciiTheme="minorEastAsia" w:hAnsiTheme="minorEastAsia"/>
        </w:rPr>
        <w:t>或及时</w:t>
      </w:r>
      <w:r>
        <w:rPr>
          <w:rFonts w:asciiTheme="minorEastAsia" w:hAnsiTheme="minorEastAsia" w:hint="eastAsia"/>
        </w:rPr>
        <w:t>整合</w:t>
      </w:r>
      <w:r>
        <w:rPr>
          <w:rFonts w:asciiTheme="minorEastAsia" w:hAnsiTheme="minorEastAsia"/>
        </w:rPr>
        <w:t>文</w:t>
      </w:r>
      <w:r>
        <w:rPr>
          <w:rFonts w:asciiTheme="minorEastAsia" w:hAnsiTheme="minorEastAsia" w:hint="eastAsia"/>
        </w:rPr>
        <w:t>档</w:t>
      </w:r>
      <w:r>
        <w:rPr>
          <w:rFonts w:asciiTheme="minorEastAsia" w:hAnsiTheme="minorEastAsia"/>
        </w:rPr>
        <w:t>上传至</w:t>
      </w:r>
      <w:proofErr w:type="spellStart"/>
      <w:r>
        <w:rPr>
          <w:rFonts w:asciiTheme="minorEastAsia" w:hAnsiTheme="minorEastAsia"/>
        </w:rPr>
        <w:t>GIt</w:t>
      </w:r>
      <w:proofErr w:type="spellEnd"/>
      <w:r>
        <w:rPr>
          <w:rFonts w:asciiTheme="minorEastAsia" w:hAnsiTheme="minorEastAsia" w:hint="eastAsia"/>
        </w:rPr>
        <w:t>时承担</w:t>
      </w:r>
      <w:r>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8C4B018" w14:textId="77777777">
        <w:tc>
          <w:tcPr>
            <w:tcW w:w="616" w:type="dxa"/>
          </w:tcPr>
          <w:p w14:paraId="146018B7"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5A0D868"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69AE2E6"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3EFF7895"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69C1BC9A"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86D3CE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21C76043"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23AC3B8" w14:textId="77777777">
        <w:tc>
          <w:tcPr>
            <w:tcW w:w="616" w:type="dxa"/>
          </w:tcPr>
          <w:p w14:paraId="2CA48D0B" w14:textId="77777777" w:rsidR="008E7C49" w:rsidRDefault="00E53FE3">
            <w:pPr>
              <w:spacing w:line="360" w:lineRule="auto"/>
              <w:rPr>
                <w:szCs w:val="21"/>
              </w:rPr>
            </w:pPr>
            <w:r>
              <w:rPr>
                <w:rFonts w:hint="eastAsia"/>
                <w:szCs w:val="21"/>
              </w:rPr>
              <w:t>PPT</w:t>
            </w:r>
            <w:proofErr w:type="gramStart"/>
            <w:r>
              <w:rPr>
                <w:rFonts w:hint="eastAsia"/>
                <w:szCs w:val="21"/>
              </w:rPr>
              <w:t>整合</w:t>
            </w:r>
            <w:r>
              <w:rPr>
                <w:szCs w:val="21"/>
              </w:rPr>
              <w:t>员</w:t>
            </w:r>
            <w:proofErr w:type="gramEnd"/>
          </w:p>
        </w:tc>
        <w:tc>
          <w:tcPr>
            <w:tcW w:w="616" w:type="dxa"/>
          </w:tcPr>
          <w:p w14:paraId="3FC3B072" w14:textId="77777777" w:rsidR="008E7C49" w:rsidRDefault="00E53FE3">
            <w:pPr>
              <w:spacing w:line="360" w:lineRule="auto"/>
              <w:rPr>
                <w:szCs w:val="21"/>
              </w:rPr>
            </w:pPr>
            <w:r>
              <w:rPr>
                <w:rFonts w:hint="eastAsia"/>
                <w:szCs w:val="21"/>
              </w:rPr>
              <w:t>叶柏成</w:t>
            </w:r>
          </w:p>
        </w:tc>
        <w:tc>
          <w:tcPr>
            <w:tcW w:w="799" w:type="dxa"/>
          </w:tcPr>
          <w:p w14:paraId="5154C9E6"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CD25725" w14:textId="77777777" w:rsidR="008E7C49" w:rsidRDefault="00E53FE3">
            <w:pPr>
              <w:spacing w:line="360" w:lineRule="auto"/>
              <w:rPr>
                <w:szCs w:val="21"/>
              </w:rPr>
            </w:pPr>
            <w:r>
              <w:rPr>
                <w:szCs w:val="21"/>
              </w:rPr>
              <w:t>31601411</w:t>
            </w:r>
          </w:p>
        </w:tc>
        <w:tc>
          <w:tcPr>
            <w:tcW w:w="1429" w:type="dxa"/>
          </w:tcPr>
          <w:p w14:paraId="6C65F111" w14:textId="77777777" w:rsidR="008E7C49" w:rsidRDefault="00E53FE3">
            <w:pPr>
              <w:spacing w:line="360" w:lineRule="auto"/>
              <w:rPr>
                <w:szCs w:val="21"/>
              </w:rPr>
            </w:pPr>
            <w:r>
              <w:rPr>
                <w:szCs w:val="21"/>
              </w:rPr>
              <w:t>13588025779</w:t>
            </w:r>
          </w:p>
        </w:tc>
        <w:tc>
          <w:tcPr>
            <w:tcW w:w="2570" w:type="dxa"/>
          </w:tcPr>
          <w:p w14:paraId="1DDE1615" w14:textId="77777777" w:rsidR="008E7C49" w:rsidRDefault="00E53FE3">
            <w:pPr>
              <w:spacing w:line="360" w:lineRule="auto"/>
              <w:rPr>
                <w:szCs w:val="21"/>
              </w:rPr>
            </w:pPr>
            <w:r>
              <w:rPr>
                <w:szCs w:val="21"/>
              </w:rPr>
              <w:t>31601411@stu.zucc.edu.cn</w:t>
            </w:r>
          </w:p>
        </w:tc>
        <w:tc>
          <w:tcPr>
            <w:tcW w:w="1107" w:type="dxa"/>
          </w:tcPr>
          <w:p w14:paraId="6C01F5A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492A0AC" w14:textId="77777777">
        <w:tc>
          <w:tcPr>
            <w:tcW w:w="616" w:type="dxa"/>
          </w:tcPr>
          <w:p w14:paraId="4373239D" w14:textId="77777777" w:rsidR="008E7C49" w:rsidRDefault="00E53FE3">
            <w:pPr>
              <w:spacing w:line="360" w:lineRule="auto"/>
              <w:rPr>
                <w:szCs w:val="21"/>
              </w:rPr>
            </w:pPr>
            <w:r>
              <w:rPr>
                <w:rFonts w:hint="eastAsia"/>
                <w:szCs w:val="21"/>
              </w:rPr>
              <w:t>PPT</w:t>
            </w:r>
            <w:proofErr w:type="gramStart"/>
            <w:r>
              <w:rPr>
                <w:rFonts w:hint="eastAsia"/>
                <w:szCs w:val="21"/>
              </w:rPr>
              <w:t>整合</w:t>
            </w:r>
            <w:r>
              <w:rPr>
                <w:szCs w:val="21"/>
              </w:rPr>
              <w:t>员</w:t>
            </w:r>
            <w:proofErr w:type="gramEnd"/>
          </w:p>
        </w:tc>
        <w:tc>
          <w:tcPr>
            <w:tcW w:w="616" w:type="dxa"/>
          </w:tcPr>
          <w:p w14:paraId="332A1999" w14:textId="77777777" w:rsidR="008E7C49" w:rsidRDefault="00E53FE3">
            <w:pPr>
              <w:spacing w:line="360" w:lineRule="auto"/>
              <w:rPr>
                <w:szCs w:val="21"/>
              </w:rPr>
            </w:pPr>
            <w:r>
              <w:rPr>
                <w:rFonts w:hint="eastAsia"/>
                <w:szCs w:val="21"/>
              </w:rPr>
              <w:t>沈启航</w:t>
            </w:r>
          </w:p>
        </w:tc>
        <w:tc>
          <w:tcPr>
            <w:tcW w:w="799" w:type="dxa"/>
          </w:tcPr>
          <w:p w14:paraId="7124DB12"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DF52F3C" w14:textId="77777777" w:rsidR="008E7C49" w:rsidRDefault="00E53FE3">
            <w:pPr>
              <w:spacing w:line="360" w:lineRule="auto"/>
              <w:rPr>
                <w:szCs w:val="21"/>
              </w:rPr>
            </w:pPr>
            <w:r>
              <w:rPr>
                <w:rFonts w:hint="eastAsia"/>
                <w:szCs w:val="21"/>
              </w:rPr>
              <w:t>31601404</w:t>
            </w:r>
          </w:p>
        </w:tc>
        <w:tc>
          <w:tcPr>
            <w:tcW w:w="1429" w:type="dxa"/>
          </w:tcPr>
          <w:p w14:paraId="3221E7A4" w14:textId="77777777" w:rsidR="008E7C49" w:rsidRDefault="00E53FE3">
            <w:pPr>
              <w:spacing w:line="360" w:lineRule="auto"/>
              <w:rPr>
                <w:szCs w:val="21"/>
              </w:rPr>
            </w:pPr>
            <w:r>
              <w:rPr>
                <w:rFonts w:hint="eastAsia"/>
                <w:szCs w:val="21"/>
              </w:rPr>
              <w:t>15988122404</w:t>
            </w:r>
          </w:p>
        </w:tc>
        <w:tc>
          <w:tcPr>
            <w:tcW w:w="2570" w:type="dxa"/>
          </w:tcPr>
          <w:p w14:paraId="59C0460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04C923A" w14:textId="77777777" w:rsidR="008E7C49" w:rsidRDefault="00E53FE3">
            <w:pPr>
              <w:spacing w:line="360" w:lineRule="auto"/>
              <w:rPr>
                <w:szCs w:val="21"/>
              </w:rPr>
            </w:pPr>
            <w:r>
              <w:rPr>
                <w:rFonts w:hint="eastAsia"/>
                <w:szCs w:val="21"/>
              </w:rPr>
              <w:t>弘毅</w:t>
            </w:r>
            <w:r>
              <w:rPr>
                <w:szCs w:val="21"/>
              </w:rPr>
              <w:t>B1-614</w:t>
            </w:r>
          </w:p>
        </w:tc>
      </w:tr>
    </w:tbl>
    <w:p w14:paraId="182ACC04" w14:textId="77777777" w:rsidR="008E7C49" w:rsidRDefault="008E7C49">
      <w:pPr>
        <w:spacing w:line="360" w:lineRule="auto"/>
        <w:rPr>
          <w:szCs w:val="21"/>
        </w:rPr>
      </w:pPr>
    </w:p>
    <w:p w14:paraId="3CE16DA6" w14:textId="77777777" w:rsidR="008E7C49" w:rsidRDefault="00E53FE3">
      <w:pPr>
        <w:pStyle w:val="3"/>
        <w:spacing w:line="360" w:lineRule="auto"/>
      </w:pPr>
      <w:bookmarkStart w:id="102" w:name="_Toc528697465"/>
      <w:r>
        <w:rPr>
          <w:rFonts w:hint="eastAsia"/>
        </w:rPr>
        <w:t>5.1.</w:t>
      </w:r>
      <w:r>
        <w:t xml:space="preserve">7 </w:t>
      </w:r>
      <w:r>
        <w:rPr>
          <w:rFonts w:hint="eastAsia"/>
        </w:rPr>
        <w:t>会议记录员</w:t>
      </w:r>
      <w:bookmarkEnd w:id="102"/>
    </w:p>
    <w:p w14:paraId="2F385BFD" w14:textId="77777777" w:rsidR="008E7C49" w:rsidRDefault="00E53FE3">
      <w:pPr>
        <w:pStyle w:val="afe"/>
        <w:spacing w:line="360" w:lineRule="auto"/>
      </w:pPr>
      <w:r>
        <w:rPr>
          <w:rFonts w:hint="eastAsia"/>
        </w:rPr>
        <w:t>职位描述</w:t>
      </w:r>
      <w:r>
        <w:t>：</w:t>
      </w:r>
    </w:p>
    <w:p w14:paraId="202DB4DB" w14:textId="77777777" w:rsidR="008E7C49" w:rsidRDefault="00E53FE3">
      <w:pPr>
        <w:pStyle w:val="afe"/>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0A9E595" w14:textId="77777777">
        <w:tc>
          <w:tcPr>
            <w:tcW w:w="616" w:type="dxa"/>
          </w:tcPr>
          <w:p w14:paraId="147FF507" w14:textId="77777777" w:rsidR="008E7C49" w:rsidRDefault="00E53FE3">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0BE7BB41"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54075872"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8D8F13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75AAC91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33F11F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44D32FD"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1B57237" w14:textId="77777777">
        <w:tc>
          <w:tcPr>
            <w:tcW w:w="616" w:type="dxa"/>
          </w:tcPr>
          <w:p w14:paraId="70D95E84" w14:textId="77777777" w:rsidR="008E7C49" w:rsidRDefault="00E53FE3">
            <w:pPr>
              <w:spacing w:line="360" w:lineRule="auto"/>
              <w:rPr>
                <w:szCs w:val="21"/>
              </w:rPr>
            </w:pPr>
            <w:r>
              <w:rPr>
                <w:rFonts w:hint="eastAsia"/>
                <w:szCs w:val="21"/>
              </w:rPr>
              <w:t>会议记录员</w:t>
            </w:r>
          </w:p>
        </w:tc>
        <w:tc>
          <w:tcPr>
            <w:tcW w:w="616" w:type="dxa"/>
          </w:tcPr>
          <w:p w14:paraId="5E0BE28A" w14:textId="77777777" w:rsidR="008E7C49" w:rsidRDefault="00E53FE3">
            <w:pPr>
              <w:spacing w:line="360" w:lineRule="auto"/>
              <w:rPr>
                <w:szCs w:val="21"/>
              </w:rPr>
            </w:pPr>
            <w:r>
              <w:rPr>
                <w:rFonts w:hint="eastAsia"/>
                <w:szCs w:val="21"/>
              </w:rPr>
              <w:t>徐哲远</w:t>
            </w:r>
          </w:p>
        </w:tc>
        <w:tc>
          <w:tcPr>
            <w:tcW w:w="799" w:type="dxa"/>
          </w:tcPr>
          <w:p w14:paraId="08FEBA4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F3BF53B" w14:textId="77777777" w:rsidR="008E7C49" w:rsidRDefault="00E53FE3">
            <w:pPr>
              <w:spacing w:line="360" w:lineRule="auto"/>
              <w:rPr>
                <w:szCs w:val="21"/>
              </w:rPr>
            </w:pPr>
            <w:r>
              <w:rPr>
                <w:szCs w:val="21"/>
              </w:rPr>
              <w:t>31601409</w:t>
            </w:r>
          </w:p>
        </w:tc>
        <w:tc>
          <w:tcPr>
            <w:tcW w:w="1429" w:type="dxa"/>
          </w:tcPr>
          <w:p w14:paraId="2A3B92F4" w14:textId="77777777" w:rsidR="008E7C49" w:rsidRDefault="00E53FE3">
            <w:pPr>
              <w:spacing w:line="360" w:lineRule="auto"/>
              <w:rPr>
                <w:szCs w:val="21"/>
              </w:rPr>
            </w:pPr>
            <w:r>
              <w:rPr>
                <w:szCs w:val="21"/>
              </w:rPr>
              <w:t>15968805302</w:t>
            </w:r>
          </w:p>
        </w:tc>
        <w:tc>
          <w:tcPr>
            <w:tcW w:w="2570" w:type="dxa"/>
          </w:tcPr>
          <w:p w14:paraId="4A816F29" w14:textId="77777777" w:rsidR="008E7C49" w:rsidRDefault="00E53FE3">
            <w:pPr>
              <w:spacing w:line="360" w:lineRule="auto"/>
              <w:rPr>
                <w:szCs w:val="21"/>
              </w:rPr>
            </w:pPr>
            <w:r>
              <w:rPr>
                <w:szCs w:val="21"/>
              </w:rPr>
              <w:t>31601409@stu.zucc.edu.cn</w:t>
            </w:r>
          </w:p>
        </w:tc>
        <w:tc>
          <w:tcPr>
            <w:tcW w:w="1107" w:type="dxa"/>
          </w:tcPr>
          <w:p w14:paraId="62924D89" w14:textId="77777777" w:rsidR="008E7C49" w:rsidRDefault="00E53FE3">
            <w:pPr>
              <w:spacing w:line="360" w:lineRule="auto"/>
              <w:rPr>
                <w:szCs w:val="21"/>
              </w:rPr>
            </w:pPr>
            <w:r>
              <w:rPr>
                <w:rFonts w:hint="eastAsia"/>
                <w:szCs w:val="21"/>
              </w:rPr>
              <w:t>弘毅</w:t>
            </w:r>
            <w:r>
              <w:rPr>
                <w:rFonts w:hint="eastAsia"/>
                <w:szCs w:val="21"/>
              </w:rPr>
              <w:t>B1-615</w:t>
            </w:r>
          </w:p>
        </w:tc>
      </w:tr>
    </w:tbl>
    <w:p w14:paraId="48EB5B9B" w14:textId="77777777" w:rsidR="008E7C49" w:rsidRDefault="008E7C49">
      <w:pPr>
        <w:spacing w:line="360" w:lineRule="auto"/>
      </w:pPr>
    </w:p>
    <w:p w14:paraId="082628EC" w14:textId="77777777" w:rsidR="008E7C49" w:rsidRDefault="00E53FE3">
      <w:pPr>
        <w:pStyle w:val="3"/>
        <w:spacing w:line="360" w:lineRule="auto"/>
      </w:pPr>
      <w:bookmarkStart w:id="103" w:name="_Toc528697466"/>
      <w:r>
        <w:rPr>
          <w:rFonts w:hint="eastAsia"/>
        </w:rPr>
        <w:t>5.1.</w:t>
      </w:r>
      <w:r>
        <w:t xml:space="preserve">8 </w:t>
      </w:r>
      <w:r>
        <w:rPr>
          <w:rFonts w:hint="eastAsia"/>
        </w:rPr>
        <w:t>设备及配置管理员</w:t>
      </w:r>
      <w:bookmarkEnd w:id="103"/>
    </w:p>
    <w:p w14:paraId="3AFC9085" w14:textId="77777777" w:rsidR="008E7C49" w:rsidRDefault="00E53FE3">
      <w:pPr>
        <w:pStyle w:val="afe"/>
        <w:spacing w:line="360" w:lineRule="auto"/>
      </w:pPr>
      <w:r>
        <w:rPr>
          <w:rFonts w:hint="eastAsia"/>
        </w:rPr>
        <w:t>职位描述</w:t>
      </w:r>
      <w:r>
        <w:t>：</w:t>
      </w:r>
    </w:p>
    <w:p w14:paraId="06410D4B" w14:textId="77777777" w:rsidR="008E7C49" w:rsidRDefault="00E53FE3">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E7C49" w14:paraId="3AA68CE5" w14:textId="77777777">
        <w:tc>
          <w:tcPr>
            <w:tcW w:w="988" w:type="dxa"/>
          </w:tcPr>
          <w:p w14:paraId="08A7BAF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708" w:type="dxa"/>
          </w:tcPr>
          <w:p w14:paraId="25BC1223"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3B1086FB"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276" w:type="dxa"/>
          </w:tcPr>
          <w:p w14:paraId="041722DB"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18" w:type="dxa"/>
          </w:tcPr>
          <w:p w14:paraId="06A0CC9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665" w:type="dxa"/>
          </w:tcPr>
          <w:p w14:paraId="61D60DC1"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DA8ED6"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6170B7D1" w14:textId="77777777">
        <w:tc>
          <w:tcPr>
            <w:tcW w:w="988" w:type="dxa"/>
          </w:tcPr>
          <w:p w14:paraId="22780F6D" w14:textId="77777777" w:rsidR="008E7C49" w:rsidRDefault="00E53FE3">
            <w:pPr>
              <w:spacing w:line="360" w:lineRule="auto"/>
              <w:rPr>
                <w:szCs w:val="21"/>
              </w:rPr>
            </w:pPr>
            <w:r>
              <w:rPr>
                <w:rFonts w:hint="eastAsia"/>
                <w:szCs w:val="21"/>
              </w:rPr>
              <w:t>设备及</w:t>
            </w:r>
            <w:r>
              <w:rPr>
                <w:szCs w:val="21"/>
              </w:rPr>
              <w:t>配置管理员</w:t>
            </w:r>
          </w:p>
        </w:tc>
        <w:tc>
          <w:tcPr>
            <w:tcW w:w="708" w:type="dxa"/>
          </w:tcPr>
          <w:p w14:paraId="72F48117" w14:textId="77777777" w:rsidR="008E7C49" w:rsidRDefault="00E53FE3">
            <w:pPr>
              <w:spacing w:line="360" w:lineRule="auto"/>
              <w:rPr>
                <w:szCs w:val="21"/>
              </w:rPr>
            </w:pPr>
            <w:r>
              <w:rPr>
                <w:rFonts w:hint="eastAsia"/>
                <w:szCs w:val="21"/>
              </w:rPr>
              <w:t>叶柏成</w:t>
            </w:r>
          </w:p>
        </w:tc>
        <w:tc>
          <w:tcPr>
            <w:tcW w:w="1134" w:type="dxa"/>
          </w:tcPr>
          <w:p w14:paraId="29094DE9" w14:textId="77777777" w:rsidR="008E7C49" w:rsidRDefault="00E53FE3">
            <w:pPr>
              <w:spacing w:line="360" w:lineRule="auto"/>
              <w:rPr>
                <w:szCs w:val="21"/>
              </w:rPr>
            </w:pPr>
            <w:r>
              <w:rPr>
                <w:rFonts w:hint="eastAsia"/>
                <w:szCs w:val="21"/>
              </w:rPr>
              <w:t>软件工程</w:t>
            </w:r>
            <w:r>
              <w:rPr>
                <w:rFonts w:hint="eastAsia"/>
                <w:szCs w:val="21"/>
              </w:rPr>
              <w:t>1602</w:t>
            </w:r>
          </w:p>
        </w:tc>
        <w:tc>
          <w:tcPr>
            <w:tcW w:w="1276" w:type="dxa"/>
          </w:tcPr>
          <w:p w14:paraId="64FEB58A" w14:textId="77777777" w:rsidR="008E7C49" w:rsidRDefault="00E53FE3">
            <w:pPr>
              <w:spacing w:line="360" w:lineRule="auto"/>
              <w:rPr>
                <w:szCs w:val="21"/>
              </w:rPr>
            </w:pPr>
            <w:r>
              <w:rPr>
                <w:szCs w:val="21"/>
              </w:rPr>
              <w:t>31601411</w:t>
            </w:r>
          </w:p>
        </w:tc>
        <w:tc>
          <w:tcPr>
            <w:tcW w:w="1418" w:type="dxa"/>
          </w:tcPr>
          <w:p w14:paraId="1A875D6E" w14:textId="77777777" w:rsidR="008E7C49" w:rsidRDefault="00E53FE3">
            <w:pPr>
              <w:spacing w:line="360" w:lineRule="auto"/>
              <w:rPr>
                <w:szCs w:val="21"/>
              </w:rPr>
            </w:pPr>
            <w:r>
              <w:rPr>
                <w:szCs w:val="21"/>
              </w:rPr>
              <w:t>13588025779</w:t>
            </w:r>
          </w:p>
        </w:tc>
        <w:tc>
          <w:tcPr>
            <w:tcW w:w="1665" w:type="dxa"/>
          </w:tcPr>
          <w:p w14:paraId="561806D2" w14:textId="77777777" w:rsidR="008E7C49" w:rsidRDefault="00E53FE3">
            <w:pPr>
              <w:spacing w:line="360" w:lineRule="auto"/>
              <w:rPr>
                <w:szCs w:val="21"/>
              </w:rPr>
            </w:pPr>
            <w:r>
              <w:rPr>
                <w:szCs w:val="21"/>
              </w:rPr>
              <w:t>31601411@stu.zucc.edu.cn</w:t>
            </w:r>
          </w:p>
        </w:tc>
        <w:tc>
          <w:tcPr>
            <w:tcW w:w="1107" w:type="dxa"/>
          </w:tcPr>
          <w:p w14:paraId="72CA9987" w14:textId="77777777" w:rsidR="008E7C49" w:rsidRDefault="00E53FE3">
            <w:pPr>
              <w:spacing w:line="360" w:lineRule="auto"/>
              <w:rPr>
                <w:szCs w:val="21"/>
              </w:rPr>
            </w:pPr>
            <w:r>
              <w:rPr>
                <w:rFonts w:hint="eastAsia"/>
                <w:szCs w:val="21"/>
              </w:rPr>
              <w:t>弘毅</w:t>
            </w:r>
            <w:r>
              <w:rPr>
                <w:rFonts w:hint="eastAsia"/>
                <w:szCs w:val="21"/>
              </w:rPr>
              <w:t>B1-615</w:t>
            </w:r>
          </w:p>
        </w:tc>
      </w:tr>
    </w:tbl>
    <w:p w14:paraId="3C48BCCB" w14:textId="77777777" w:rsidR="008E7C49" w:rsidRDefault="008E7C49">
      <w:pPr>
        <w:spacing w:line="360" w:lineRule="auto"/>
      </w:pPr>
    </w:p>
    <w:p w14:paraId="4D7F98DA" w14:textId="77777777" w:rsidR="008E7C49" w:rsidRDefault="00E53FE3">
      <w:pPr>
        <w:pStyle w:val="3"/>
        <w:spacing w:line="360" w:lineRule="auto"/>
      </w:pPr>
      <w:bookmarkStart w:id="104" w:name="_Toc528697467"/>
      <w:r>
        <w:rPr>
          <w:rFonts w:hint="eastAsia"/>
        </w:rPr>
        <w:t>5.1.</w:t>
      </w:r>
      <w:r>
        <w:t xml:space="preserve">9 </w:t>
      </w:r>
      <w:r>
        <w:rPr>
          <w:rFonts w:hint="eastAsia"/>
        </w:rPr>
        <w:t>原型设计员</w:t>
      </w:r>
      <w:bookmarkEnd w:id="104"/>
    </w:p>
    <w:p w14:paraId="3317CC9F" w14:textId="77777777" w:rsidR="008E7C49" w:rsidRDefault="00E53FE3">
      <w:pPr>
        <w:pStyle w:val="afe"/>
        <w:spacing w:line="360" w:lineRule="auto"/>
      </w:pPr>
      <w:r>
        <w:rPr>
          <w:rFonts w:hint="eastAsia"/>
        </w:rPr>
        <w:t>职位描述</w:t>
      </w:r>
      <w:r>
        <w:t>：</w:t>
      </w:r>
    </w:p>
    <w:p w14:paraId="3311B90B" w14:textId="77777777" w:rsidR="008E7C49" w:rsidRDefault="00E53FE3">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2AC1CF5" w14:textId="77777777">
        <w:tc>
          <w:tcPr>
            <w:tcW w:w="616" w:type="dxa"/>
          </w:tcPr>
          <w:p w14:paraId="49F4A73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9BF1EF3" w14:textId="77777777" w:rsidR="008E7C49" w:rsidRDefault="00E53FE3">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44133ECC"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15CEEE1"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544EE4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5074F626"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3213F50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E4F260E" w14:textId="77777777">
        <w:tc>
          <w:tcPr>
            <w:tcW w:w="616" w:type="dxa"/>
          </w:tcPr>
          <w:p w14:paraId="5FDFAFCE" w14:textId="77777777" w:rsidR="008E7C49" w:rsidRDefault="00E53FE3">
            <w:pPr>
              <w:spacing w:line="360" w:lineRule="auto"/>
              <w:rPr>
                <w:szCs w:val="21"/>
              </w:rPr>
            </w:pPr>
            <w:r>
              <w:rPr>
                <w:rFonts w:hint="eastAsia"/>
                <w:szCs w:val="21"/>
              </w:rPr>
              <w:t>原型设计</w:t>
            </w:r>
            <w:r w:rsidR="00130E8A">
              <w:rPr>
                <w:rFonts w:hint="eastAsia"/>
                <w:szCs w:val="21"/>
              </w:rPr>
              <w:t>组长</w:t>
            </w:r>
          </w:p>
        </w:tc>
        <w:tc>
          <w:tcPr>
            <w:tcW w:w="616" w:type="dxa"/>
          </w:tcPr>
          <w:p w14:paraId="236852A5" w14:textId="77777777" w:rsidR="008E7C49" w:rsidRDefault="00E53FE3">
            <w:pPr>
              <w:spacing w:line="360" w:lineRule="auto"/>
              <w:rPr>
                <w:szCs w:val="21"/>
              </w:rPr>
            </w:pPr>
            <w:r>
              <w:rPr>
                <w:rFonts w:hint="eastAsia"/>
                <w:szCs w:val="21"/>
              </w:rPr>
              <w:t>杨以恒</w:t>
            </w:r>
          </w:p>
        </w:tc>
        <w:tc>
          <w:tcPr>
            <w:tcW w:w="799" w:type="dxa"/>
          </w:tcPr>
          <w:p w14:paraId="7437517D"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93E288B" w14:textId="77777777" w:rsidR="008E7C49" w:rsidRDefault="00E53FE3">
            <w:pPr>
              <w:spacing w:line="360" w:lineRule="auto"/>
              <w:rPr>
                <w:szCs w:val="21"/>
              </w:rPr>
            </w:pPr>
            <w:r>
              <w:rPr>
                <w:szCs w:val="21"/>
              </w:rPr>
              <w:t>31601410</w:t>
            </w:r>
          </w:p>
        </w:tc>
        <w:tc>
          <w:tcPr>
            <w:tcW w:w="1429" w:type="dxa"/>
          </w:tcPr>
          <w:p w14:paraId="30A600FD" w14:textId="77777777" w:rsidR="008E7C49" w:rsidRDefault="00E53FE3">
            <w:pPr>
              <w:spacing w:line="360" w:lineRule="auto"/>
              <w:rPr>
                <w:szCs w:val="21"/>
              </w:rPr>
            </w:pPr>
            <w:r>
              <w:rPr>
                <w:szCs w:val="21"/>
              </w:rPr>
              <w:t>18989678901</w:t>
            </w:r>
          </w:p>
        </w:tc>
        <w:tc>
          <w:tcPr>
            <w:tcW w:w="2570" w:type="dxa"/>
          </w:tcPr>
          <w:p w14:paraId="6B80AEFE" w14:textId="77777777" w:rsidR="008E7C49" w:rsidRDefault="00E53FE3">
            <w:pPr>
              <w:spacing w:line="360" w:lineRule="auto"/>
              <w:rPr>
                <w:szCs w:val="21"/>
              </w:rPr>
            </w:pPr>
            <w:r>
              <w:rPr>
                <w:szCs w:val="21"/>
              </w:rPr>
              <w:t>31601410@stu.zucc.edu.cn</w:t>
            </w:r>
          </w:p>
        </w:tc>
        <w:tc>
          <w:tcPr>
            <w:tcW w:w="1107" w:type="dxa"/>
          </w:tcPr>
          <w:p w14:paraId="42C6323F" w14:textId="77777777" w:rsidR="008E7C49" w:rsidRDefault="00E53FE3">
            <w:pPr>
              <w:spacing w:line="360" w:lineRule="auto"/>
              <w:rPr>
                <w:szCs w:val="21"/>
              </w:rPr>
            </w:pPr>
            <w:r>
              <w:rPr>
                <w:rFonts w:hint="eastAsia"/>
                <w:szCs w:val="21"/>
              </w:rPr>
              <w:t>弘毅</w:t>
            </w:r>
            <w:r>
              <w:rPr>
                <w:rFonts w:hint="eastAsia"/>
                <w:szCs w:val="21"/>
              </w:rPr>
              <w:t>B1-615</w:t>
            </w:r>
          </w:p>
          <w:p w14:paraId="48826AFC" w14:textId="77777777" w:rsidR="00130E8A" w:rsidRDefault="00130E8A">
            <w:pPr>
              <w:spacing w:line="360" w:lineRule="auto"/>
              <w:rPr>
                <w:szCs w:val="21"/>
              </w:rPr>
            </w:pPr>
          </w:p>
        </w:tc>
      </w:tr>
      <w:tr w:rsidR="00130E8A" w14:paraId="55A0C510" w14:textId="77777777">
        <w:tc>
          <w:tcPr>
            <w:tcW w:w="616" w:type="dxa"/>
          </w:tcPr>
          <w:p w14:paraId="4D73BF20" w14:textId="77777777" w:rsidR="00130E8A" w:rsidRDefault="00130E8A">
            <w:pPr>
              <w:spacing w:line="360" w:lineRule="auto"/>
              <w:rPr>
                <w:szCs w:val="21"/>
              </w:rPr>
            </w:pPr>
            <w:r>
              <w:rPr>
                <w:rFonts w:hint="eastAsia"/>
                <w:szCs w:val="21"/>
              </w:rPr>
              <w:t>原型设计员</w:t>
            </w:r>
          </w:p>
        </w:tc>
        <w:tc>
          <w:tcPr>
            <w:tcW w:w="616" w:type="dxa"/>
          </w:tcPr>
          <w:p w14:paraId="6C7818DF" w14:textId="77777777" w:rsidR="00130E8A" w:rsidRDefault="00130E8A" w:rsidP="000432C9">
            <w:pPr>
              <w:spacing w:line="360" w:lineRule="auto"/>
              <w:rPr>
                <w:szCs w:val="21"/>
              </w:rPr>
            </w:pPr>
            <w:r>
              <w:rPr>
                <w:rFonts w:hint="eastAsia"/>
                <w:szCs w:val="21"/>
              </w:rPr>
              <w:t>沈启航</w:t>
            </w:r>
          </w:p>
        </w:tc>
        <w:tc>
          <w:tcPr>
            <w:tcW w:w="799" w:type="dxa"/>
          </w:tcPr>
          <w:p w14:paraId="565F1294"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1858A371" w14:textId="77777777" w:rsidR="00130E8A" w:rsidRDefault="00130E8A" w:rsidP="000432C9">
            <w:pPr>
              <w:spacing w:line="360" w:lineRule="auto"/>
              <w:rPr>
                <w:szCs w:val="21"/>
              </w:rPr>
            </w:pPr>
            <w:r>
              <w:rPr>
                <w:rFonts w:hint="eastAsia"/>
                <w:szCs w:val="21"/>
              </w:rPr>
              <w:t>31601404</w:t>
            </w:r>
          </w:p>
        </w:tc>
        <w:tc>
          <w:tcPr>
            <w:tcW w:w="1429" w:type="dxa"/>
          </w:tcPr>
          <w:p w14:paraId="1B82DA34" w14:textId="77777777" w:rsidR="00130E8A" w:rsidRDefault="00130E8A" w:rsidP="000432C9">
            <w:pPr>
              <w:spacing w:line="360" w:lineRule="auto"/>
              <w:rPr>
                <w:szCs w:val="21"/>
              </w:rPr>
            </w:pPr>
            <w:r>
              <w:rPr>
                <w:rFonts w:hint="eastAsia"/>
                <w:szCs w:val="21"/>
              </w:rPr>
              <w:t>15988122404</w:t>
            </w:r>
          </w:p>
        </w:tc>
        <w:tc>
          <w:tcPr>
            <w:tcW w:w="2570" w:type="dxa"/>
          </w:tcPr>
          <w:p w14:paraId="05F9C08E" w14:textId="77777777" w:rsidR="00130E8A" w:rsidRDefault="00130E8A" w:rsidP="000432C9">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95CBBE2" w14:textId="77777777" w:rsidR="00130E8A" w:rsidRDefault="00130E8A" w:rsidP="000432C9">
            <w:pPr>
              <w:spacing w:line="360" w:lineRule="auto"/>
              <w:rPr>
                <w:szCs w:val="21"/>
              </w:rPr>
            </w:pPr>
            <w:r>
              <w:rPr>
                <w:rFonts w:hint="eastAsia"/>
                <w:szCs w:val="21"/>
              </w:rPr>
              <w:t>弘毅</w:t>
            </w:r>
            <w:r>
              <w:rPr>
                <w:szCs w:val="21"/>
              </w:rPr>
              <w:t>B1-614</w:t>
            </w:r>
          </w:p>
        </w:tc>
      </w:tr>
      <w:tr w:rsidR="00130E8A" w14:paraId="530B6D04" w14:textId="77777777">
        <w:tc>
          <w:tcPr>
            <w:tcW w:w="616" w:type="dxa"/>
          </w:tcPr>
          <w:p w14:paraId="13B4C93D" w14:textId="77777777" w:rsidR="00130E8A" w:rsidRDefault="00130E8A">
            <w:pPr>
              <w:spacing w:line="360" w:lineRule="auto"/>
              <w:rPr>
                <w:szCs w:val="21"/>
              </w:rPr>
            </w:pPr>
            <w:r>
              <w:rPr>
                <w:rFonts w:hint="eastAsia"/>
                <w:szCs w:val="21"/>
              </w:rPr>
              <w:t>原型设计员</w:t>
            </w:r>
          </w:p>
        </w:tc>
        <w:tc>
          <w:tcPr>
            <w:tcW w:w="616" w:type="dxa"/>
          </w:tcPr>
          <w:p w14:paraId="1998D525" w14:textId="77777777" w:rsidR="00130E8A" w:rsidRDefault="00130E8A" w:rsidP="000432C9">
            <w:pPr>
              <w:spacing w:line="360" w:lineRule="auto"/>
              <w:rPr>
                <w:szCs w:val="21"/>
              </w:rPr>
            </w:pPr>
            <w:r>
              <w:rPr>
                <w:rFonts w:hint="eastAsia"/>
                <w:szCs w:val="21"/>
              </w:rPr>
              <w:t>叶柏成</w:t>
            </w:r>
          </w:p>
        </w:tc>
        <w:tc>
          <w:tcPr>
            <w:tcW w:w="799" w:type="dxa"/>
          </w:tcPr>
          <w:p w14:paraId="1735B7D2"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02D9C2CB" w14:textId="77777777" w:rsidR="00130E8A" w:rsidRDefault="00130E8A" w:rsidP="000432C9">
            <w:pPr>
              <w:spacing w:line="360" w:lineRule="auto"/>
              <w:rPr>
                <w:szCs w:val="21"/>
              </w:rPr>
            </w:pPr>
            <w:r>
              <w:rPr>
                <w:szCs w:val="21"/>
              </w:rPr>
              <w:t>31601411</w:t>
            </w:r>
          </w:p>
        </w:tc>
        <w:tc>
          <w:tcPr>
            <w:tcW w:w="1429" w:type="dxa"/>
          </w:tcPr>
          <w:p w14:paraId="77128E81" w14:textId="77777777" w:rsidR="00130E8A" w:rsidRDefault="00130E8A" w:rsidP="000432C9">
            <w:pPr>
              <w:spacing w:line="360" w:lineRule="auto"/>
              <w:rPr>
                <w:szCs w:val="21"/>
              </w:rPr>
            </w:pPr>
            <w:r>
              <w:rPr>
                <w:szCs w:val="21"/>
              </w:rPr>
              <w:t>13588025779</w:t>
            </w:r>
          </w:p>
        </w:tc>
        <w:tc>
          <w:tcPr>
            <w:tcW w:w="2570" w:type="dxa"/>
          </w:tcPr>
          <w:p w14:paraId="1DF1E3E1" w14:textId="77777777" w:rsidR="00130E8A" w:rsidRDefault="00130E8A" w:rsidP="000432C9">
            <w:pPr>
              <w:spacing w:line="360" w:lineRule="auto"/>
              <w:rPr>
                <w:szCs w:val="21"/>
              </w:rPr>
            </w:pPr>
            <w:r>
              <w:rPr>
                <w:szCs w:val="21"/>
              </w:rPr>
              <w:t>31601411@stu.zucc.edu.cn</w:t>
            </w:r>
          </w:p>
        </w:tc>
        <w:tc>
          <w:tcPr>
            <w:tcW w:w="1107" w:type="dxa"/>
          </w:tcPr>
          <w:p w14:paraId="63BFE044"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C7D9CE0" w14:textId="77777777">
        <w:tc>
          <w:tcPr>
            <w:tcW w:w="616" w:type="dxa"/>
          </w:tcPr>
          <w:p w14:paraId="786203E6" w14:textId="77777777" w:rsidR="00130E8A" w:rsidRDefault="00130E8A">
            <w:pPr>
              <w:spacing w:line="360" w:lineRule="auto"/>
              <w:rPr>
                <w:szCs w:val="21"/>
              </w:rPr>
            </w:pPr>
            <w:r>
              <w:rPr>
                <w:rFonts w:hint="eastAsia"/>
                <w:szCs w:val="21"/>
              </w:rPr>
              <w:t>原型设计员</w:t>
            </w:r>
          </w:p>
        </w:tc>
        <w:tc>
          <w:tcPr>
            <w:tcW w:w="616" w:type="dxa"/>
          </w:tcPr>
          <w:p w14:paraId="633C7967" w14:textId="77777777" w:rsidR="00130E8A" w:rsidRDefault="00130E8A" w:rsidP="000432C9">
            <w:pPr>
              <w:spacing w:line="360" w:lineRule="auto"/>
              <w:rPr>
                <w:szCs w:val="21"/>
              </w:rPr>
            </w:pPr>
            <w:r>
              <w:rPr>
                <w:rFonts w:hint="eastAsia"/>
                <w:szCs w:val="21"/>
              </w:rPr>
              <w:t>徐哲远</w:t>
            </w:r>
          </w:p>
        </w:tc>
        <w:tc>
          <w:tcPr>
            <w:tcW w:w="799" w:type="dxa"/>
          </w:tcPr>
          <w:p w14:paraId="220A3F29"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7E25BA18" w14:textId="77777777" w:rsidR="00130E8A" w:rsidRDefault="00130E8A" w:rsidP="000432C9">
            <w:pPr>
              <w:spacing w:line="360" w:lineRule="auto"/>
              <w:rPr>
                <w:szCs w:val="21"/>
              </w:rPr>
            </w:pPr>
            <w:r>
              <w:rPr>
                <w:szCs w:val="21"/>
              </w:rPr>
              <w:t>31601409</w:t>
            </w:r>
          </w:p>
        </w:tc>
        <w:tc>
          <w:tcPr>
            <w:tcW w:w="1429" w:type="dxa"/>
          </w:tcPr>
          <w:p w14:paraId="08611F63" w14:textId="77777777" w:rsidR="00130E8A" w:rsidRDefault="00130E8A" w:rsidP="000432C9">
            <w:pPr>
              <w:spacing w:line="360" w:lineRule="auto"/>
              <w:rPr>
                <w:szCs w:val="21"/>
              </w:rPr>
            </w:pPr>
            <w:r>
              <w:rPr>
                <w:szCs w:val="21"/>
              </w:rPr>
              <w:t>15968805302</w:t>
            </w:r>
          </w:p>
        </w:tc>
        <w:tc>
          <w:tcPr>
            <w:tcW w:w="2570" w:type="dxa"/>
          </w:tcPr>
          <w:p w14:paraId="10FDC567" w14:textId="77777777" w:rsidR="00130E8A" w:rsidRDefault="00130E8A" w:rsidP="000432C9">
            <w:pPr>
              <w:spacing w:line="360" w:lineRule="auto"/>
              <w:rPr>
                <w:szCs w:val="21"/>
              </w:rPr>
            </w:pPr>
            <w:r>
              <w:rPr>
                <w:szCs w:val="21"/>
              </w:rPr>
              <w:t>31601409@stu.zucc.edu.cn</w:t>
            </w:r>
          </w:p>
        </w:tc>
        <w:tc>
          <w:tcPr>
            <w:tcW w:w="1107" w:type="dxa"/>
          </w:tcPr>
          <w:p w14:paraId="728AA8E0"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E186688" w14:textId="77777777">
        <w:tc>
          <w:tcPr>
            <w:tcW w:w="616" w:type="dxa"/>
          </w:tcPr>
          <w:p w14:paraId="09F80ED3" w14:textId="77777777" w:rsidR="00130E8A" w:rsidRDefault="00130E8A" w:rsidP="000432C9">
            <w:pPr>
              <w:spacing w:line="360" w:lineRule="auto"/>
              <w:rPr>
                <w:szCs w:val="21"/>
              </w:rPr>
            </w:pPr>
            <w:r>
              <w:rPr>
                <w:rFonts w:hint="eastAsia"/>
                <w:szCs w:val="21"/>
              </w:rPr>
              <w:t>原型设计员</w:t>
            </w:r>
          </w:p>
        </w:tc>
        <w:tc>
          <w:tcPr>
            <w:tcW w:w="616" w:type="dxa"/>
          </w:tcPr>
          <w:p w14:paraId="0C5D7924" w14:textId="77777777" w:rsidR="00130E8A" w:rsidRDefault="00130E8A" w:rsidP="000432C9">
            <w:pPr>
              <w:spacing w:line="360" w:lineRule="auto"/>
              <w:rPr>
                <w:szCs w:val="21"/>
              </w:rPr>
            </w:pPr>
            <w:r>
              <w:rPr>
                <w:rFonts w:hint="eastAsia"/>
                <w:szCs w:val="21"/>
              </w:rPr>
              <w:t>骆佳俊</w:t>
            </w:r>
          </w:p>
        </w:tc>
        <w:tc>
          <w:tcPr>
            <w:tcW w:w="799" w:type="dxa"/>
          </w:tcPr>
          <w:p w14:paraId="78FD0E4D"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1F1A90F8" w14:textId="77777777" w:rsidR="00130E8A" w:rsidRDefault="00130E8A" w:rsidP="000432C9">
            <w:pPr>
              <w:spacing w:line="360" w:lineRule="auto"/>
              <w:rPr>
                <w:szCs w:val="21"/>
              </w:rPr>
            </w:pPr>
            <w:r>
              <w:rPr>
                <w:szCs w:val="21"/>
              </w:rPr>
              <w:t>31601215</w:t>
            </w:r>
          </w:p>
        </w:tc>
        <w:tc>
          <w:tcPr>
            <w:tcW w:w="1429" w:type="dxa"/>
          </w:tcPr>
          <w:p w14:paraId="59382A45" w14:textId="77777777" w:rsidR="00130E8A" w:rsidRDefault="00130E8A" w:rsidP="000432C9">
            <w:pPr>
              <w:spacing w:line="360" w:lineRule="auto"/>
              <w:rPr>
                <w:szCs w:val="21"/>
              </w:rPr>
            </w:pPr>
            <w:r>
              <w:rPr>
                <w:szCs w:val="21"/>
              </w:rPr>
              <w:t>18058735546</w:t>
            </w:r>
          </w:p>
        </w:tc>
        <w:tc>
          <w:tcPr>
            <w:tcW w:w="2570" w:type="dxa"/>
          </w:tcPr>
          <w:p w14:paraId="5ABA9166" w14:textId="77777777" w:rsidR="00130E8A" w:rsidRDefault="00130E8A" w:rsidP="000432C9">
            <w:pPr>
              <w:spacing w:line="360" w:lineRule="auto"/>
              <w:rPr>
                <w:szCs w:val="21"/>
              </w:rPr>
            </w:pPr>
            <w:r>
              <w:rPr>
                <w:szCs w:val="21"/>
              </w:rPr>
              <w:t>31601215@stu.zucc.edu.cn</w:t>
            </w:r>
          </w:p>
        </w:tc>
        <w:tc>
          <w:tcPr>
            <w:tcW w:w="1107" w:type="dxa"/>
          </w:tcPr>
          <w:p w14:paraId="4268EB51"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9223CA9" w14:textId="77777777" w:rsidR="008E7C49" w:rsidRDefault="00E53FE3">
      <w:pPr>
        <w:pStyle w:val="3"/>
        <w:spacing w:line="360" w:lineRule="auto"/>
      </w:pPr>
      <w:bookmarkStart w:id="105" w:name="_Toc528697468"/>
      <w:r>
        <w:rPr>
          <w:rFonts w:hint="eastAsia"/>
        </w:rPr>
        <w:lastRenderedPageBreak/>
        <w:t>5.1.11</w:t>
      </w:r>
      <w:r>
        <w:t xml:space="preserve"> </w:t>
      </w:r>
      <w:r>
        <w:rPr>
          <w:rFonts w:hint="eastAsia"/>
        </w:rPr>
        <w:t>用户访谈员</w:t>
      </w:r>
      <w:bookmarkEnd w:id="105"/>
    </w:p>
    <w:p w14:paraId="517DDD49" w14:textId="77777777" w:rsidR="008E7C49" w:rsidRDefault="00E53FE3">
      <w:pPr>
        <w:pStyle w:val="afe"/>
        <w:spacing w:line="360" w:lineRule="auto"/>
      </w:pPr>
      <w:r>
        <w:rPr>
          <w:rFonts w:hint="eastAsia"/>
        </w:rPr>
        <w:t>职位描述：</w:t>
      </w:r>
    </w:p>
    <w:p w14:paraId="649F14B5" w14:textId="77777777" w:rsidR="008E7C49" w:rsidRDefault="00E53FE3">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E7C49" w14:paraId="03F29985" w14:textId="77777777">
        <w:tc>
          <w:tcPr>
            <w:tcW w:w="846" w:type="dxa"/>
          </w:tcPr>
          <w:p w14:paraId="45EA3FC4"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992" w:type="dxa"/>
          </w:tcPr>
          <w:p w14:paraId="469D1E24"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149A200D"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34" w:type="dxa"/>
          </w:tcPr>
          <w:p w14:paraId="77CC457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559" w:type="dxa"/>
          </w:tcPr>
          <w:p w14:paraId="7291257D"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524" w:type="dxa"/>
          </w:tcPr>
          <w:p w14:paraId="45582F03"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31050A4"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2A58AE7" w14:textId="77777777">
        <w:tc>
          <w:tcPr>
            <w:tcW w:w="846" w:type="dxa"/>
          </w:tcPr>
          <w:p w14:paraId="0CF8330D" w14:textId="77777777" w:rsidR="008E7C49" w:rsidRDefault="00E53FE3">
            <w:pPr>
              <w:spacing w:line="360" w:lineRule="auto"/>
              <w:rPr>
                <w:szCs w:val="21"/>
              </w:rPr>
            </w:pPr>
            <w:r>
              <w:rPr>
                <w:rFonts w:hint="eastAsia"/>
                <w:szCs w:val="21"/>
              </w:rPr>
              <w:t>用户访谈员</w:t>
            </w:r>
          </w:p>
        </w:tc>
        <w:tc>
          <w:tcPr>
            <w:tcW w:w="992" w:type="dxa"/>
          </w:tcPr>
          <w:p w14:paraId="28CB21E3" w14:textId="77777777" w:rsidR="008E7C49" w:rsidRDefault="00E53FE3">
            <w:pPr>
              <w:spacing w:line="360" w:lineRule="auto"/>
              <w:rPr>
                <w:szCs w:val="21"/>
              </w:rPr>
            </w:pPr>
            <w:r>
              <w:rPr>
                <w:rFonts w:hint="eastAsia"/>
                <w:szCs w:val="21"/>
              </w:rPr>
              <w:t>沈启航</w:t>
            </w:r>
          </w:p>
        </w:tc>
        <w:tc>
          <w:tcPr>
            <w:tcW w:w="1134" w:type="dxa"/>
          </w:tcPr>
          <w:p w14:paraId="13DFC2BB"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0A3E3B6E" w14:textId="77777777" w:rsidR="008E7C49" w:rsidRDefault="00E53FE3">
            <w:pPr>
              <w:spacing w:line="360" w:lineRule="auto"/>
              <w:rPr>
                <w:szCs w:val="21"/>
              </w:rPr>
            </w:pPr>
            <w:r>
              <w:rPr>
                <w:rFonts w:hint="eastAsia"/>
                <w:szCs w:val="21"/>
              </w:rPr>
              <w:t>31601404</w:t>
            </w:r>
          </w:p>
        </w:tc>
        <w:tc>
          <w:tcPr>
            <w:tcW w:w="1559" w:type="dxa"/>
          </w:tcPr>
          <w:p w14:paraId="107AA6FB" w14:textId="77777777" w:rsidR="008E7C49" w:rsidRDefault="00E53FE3">
            <w:pPr>
              <w:spacing w:line="360" w:lineRule="auto"/>
              <w:rPr>
                <w:szCs w:val="21"/>
              </w:rPr>
            </w:pPr>
            <w:r>
              <w:rPr>
                <w:rFonts w:hint="eastAsia"/>
                <w:szCs w:val="21"/>
              </w:rPr>
              <w:t>15988122404</w:t>
            </w:r>
          </w:p>
        </w:tc>
        <w:tc>
          <w:tcPr>
            <w:tcW w:w="1524" w:type="dxa"/>
          </w:tcPr>
          <w:p w14:paraId="4C64B19E"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FECA59" w14:textId="77777777" w:rsidR="008E7C49" w:rsidRDefault="00E53FE3">
            <w:pPr>
              <w:spacing w:line="360" w:lineRule="auto"/>
              <w:rPr>
                <w:szCs w:val="21"/>
              </w:rPr>
            </w:pPr>
            <w:r>
              <w:rPr>
                <w:rFonts w:hint="eastAsia"/>
                <w:szCs w:val="21"/>
              </w:rPr>
              <w:t>弘毅</w:t>
            </w:r>
            <w:r>
              <w:rPr>
                <w:szCs w:val="21"/>
              </w:rPr>
              <w:t>B1-614</w:t>
            </w:r>
          </w:p>
        </w:tc>
      </w:tr>
      <w:tr w:rsidR="008E7C49" w14:paraId="7599BFB4" w14:textId="77777777">
        <w:tc>
          <w:tcPr>
            <w:tcW w:w="846" w:type="dxa"/>
          </w:tcPr>
          <w:p w14:paraId="63CEA033" w14:textId="77777777" w:rsidR="008E7C49" w:rsidRDefault="00E53FE3">
            <w:pPr>
              <w:spacing w:line="360" w:lineRule="auto"/>
              <w:rPr>
                <w:szCs w:val="21"/>
              </w:rPr>
            </w:pPr>
            <w:r>
              <w:rPr>
                <w:rFonts w:hint="eastAsia"/>
                <w:szCs w:val="21"/>
              </w:rPr>
              <w:t>用户访谈员</w:t>
            </w:r>
          </w:p>
        </w:tc>
        <w:tc>
          <w:tcPr>
            <w:tcW w:w="992" w:type="dxa"/>
          </w:tcPr>
          <w:p w14:paraId="08E4AE08" w14:textId="77777777" w:rsidR="008E7C49" w:rsidRDefault="00E53FE3">
            <w:pPr>
              <w:spacing w:line="360" w:lineRule="auto"/>
              <w:rPr>
                <w:szCs w:val="21"/>
              </w:rPr>
            </w:pPr>
            <w:r>
              <w:rPr>
                <w:rFonts w:hint="eastAsia"/>
                <w:szCs w:val="21"/>
              </w:rPr>
              <w:t>叶柏成</w:t>
            </w:r>
          </w:p>
        </w:tc>
        <w:tc>
          <w:tcPr>
            <w:tcW w:w="1134" w:type="dxa"/>
          </w:tcPr>
          <w:p w14:paraId="47F512CA"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1FDEBDD4" w14:textId="77777777" w:rsidR="008E7C49" w:rsidRDefault="00E53FE3">
            <w:pPr>
              <w:spacing w:line="360" w:lineRule="auto"/>
              <w:rPr>
                <w:szCs w:val="21"/>
              </w:rPr>
            </w:pPr>
            <w:r>
              <w:rPr>
                <w:szCs w:val="21"/>
              </w:rPr>
              <w:t>31601411</w:t>
            </w:r>
          </w:p>
        </w:tc>
        <w:tc>
          <w:tcPr>
            <w:tcW w:w="1559" w:type="dxa"/>
          </w:tcPr>
          <w:p w14:paraId="3F253DD1" w14:textId="77777777" w:rsidR="008E7C49" w:rsidRDefault="00E53FE3">
            <w:pPr>
              <w:spacing w:line="360" w:lineRule="auto"/>
              <w:rPr>
                <w:szCs w:val="21"/>
              </w:rPr>
            </w:pPr>
            <w:r>
              <w:rPr>
                <w:szCs w:val="21"/>
              </w:rPr>
              <w:t>13588025779</w:t>
            </w:r>
          </w:p>
        </w:tc>
        <w:tc>
          <w:tcPr>
            <w:tcW w:w="1524" w:type="dxa"/>
          </w:tcPr>
          <w:p w14:paraId="12C13F90" w14:textId="77777777" w:rsidR="008E7C49" w:rsidRDefault="00E53FE3">
            <w:pPr>
              <w:spacing w:line="360" w:lineRule="auto"/>
              <w:rPr>
                <w:szCs w:val="21"/>
              </w:rPr>
            </w:pPr>
            <w:r>
              <w:rPr>
                <w:szCs w:val="21"/>
              </w:rPr>
              <w:t>31601411@stu.zucc.edu.cn</w:t>
            </w:r>
          </w:p>
        </w:tc>
        <w:tc>
          <w:tcPr>
            <w:tcW w:w="1107" w:type="dxa"/>
          </w:tcPr>
          <w:p w14:paraId="1AB0397A"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71676A5" w14:textId="77777777">
        <w:tc>
          <w:tcPr>
            <w:tcW w:w="846" w:type="dxa"/>
          </w:tcPr>
          <w:p w14:paraId="265C5A0C" w14:textId="77777777" w:rsidR="008E7C49" w:rsidRDefault="00E53FE3">
            <w:pPr>
              <w:spacing w:line="360" w:lineRule="auto"/>
              <w:rPr>
                <w:szCs w:val="21"/>
              </w:rPr>
            </w:pPr>
            <w:r>
              <w:rPr>
                <w:rFonts w:hint="eastAsia"/>
                <w:szCs w:val="21"/>
              </w:rPr>
              <w:t>用户访谈员</w:t>
            </w:r>
          </w:p>
        </w:tc>
        <w:tc>
          <w:tcPr>
            <w:tcW w:w="992" w:type="dxa"/>
          </w:tcPr>
          <w:p w14:paraId="3FF7495D" w14:textId="77777777" w:rsidR="008E7C49" w:rsidRDefault="00E53FE3">
            <w:pPr>
              <w:spacing w:line="360" w:lineRule="auto"/>
              <w:rPr>
                <w:szCs w:val="21"/>
              </w:rPr>
            </w:pPr>
            <w:r>
              <w:rPr>
                <w:rFonts w:hint="eastAsia"/>
                <w:szCs w:val="21"/>
              </w:rPr>
              <w:t>杨以恒</w:t>
            </w:r>
          </w:p>
        </w:tc>
        <w:tc>
          <w:tcPr>
            <w:tcW w:w="1134" w:type="dxa"/>
          </w:tcPr>
          <w:p w14:paraId="0CC647CF"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2DBD8D91" w14:textId="77777777" w:rsidR="008E7C49" w:rsidRDefault="00E53FE3">
            <w:pPr>
              <w:spacing w:line="360" w:lineRule="auto"/>
              <w:rPr>
                <w:szCs w:val="21"/>
              </w:rPr>
            </w:pPr>
            <w:r>
              <w:rPr>
                <w:szCs w:val="21"/>
              </w:rPr>
              <w:t>31601410</w:t>
            </w:r>
          </w:p>
        </w:tc>
        <w:tc>
          <w:tcPr>
            <w:tcW w:w="1559" w:type="dxa"/>
          </w:tcPr>
          <w:p w14:paraId="5BECC472" w14:textId="77777777" w:rsidR="008E7C49" w:rsidRDefault="00E53FE3">
            <w:pPr>
              <w:spacing w:line="360" w:lineRule="auto"/>
              <w:rPr>
                <w:szCs w:val="21"/>
              </w:rPr>
            </w:pPr>
            <w:r>
              <w:rPr>
                <w:szCs w:val="21"/>
              </w:rPr>
              <w:t>18989678901</w:t>
            </w:r>
          </w:p>
        </w:tc>
        <w:tc>
          <w:tcPr>
            <w:tcW w:w="1524" w:type="dxa"/>
          </w:tcPr>
          <w:p w14:paraId="25394246" w14:textId="77777777" w:rsidR="008E7C49" w:rsidRDefault="00E53FE3">
            <w:pPr>
              <w:spacing w:line="360" w:lineRule="auto"/>
              <w:rPr>
                <w:szCs w:val="21"/>
              </w:rPr>
            </w:pPr>
            <w:r>
              <w:rPr>
                <w:szCs w:val="21"/>
              </w:rPr>
              <w:t>31601410@stu.zucc.edu.cn</w:t>
            </w:r>
          </w:p>
        </w:tc>
        <w:tc>
          <w:tcPr>
            <w:tcW w:w="1107" w:type="dxa"/>
          </w:tcPr>
          <w:p w14:paraId="20B050B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82E43E9" w14:textId="77777777">
        <w:tc>
          <w:tcPr>
            <w:tcW w:w="846" w:type="dxa"/>
          </w:tcPr>
          <w:p w14:paraId="23D267D1" w14:textId="77777777" w:rsidR="008E7C49" w:rsidRDefault="00E53FE3">
            <w:pPr>
              <w:spacing w:line="360" w:lineRule="auto"/>
              <w:rPr>
                <w:szCs w:val="21"/>
              </w:rPr>
            </w:pPr>
            <w:r>
              <w:rPr>
                <w:rFonts w:hint="eastAsia"/>
                <w:szCs w:val="21"/>
              </w:rPr>
              <w:t>用户访谈员</w:t>
            </w:r>
          </w:p>
        </w:tc>
        <w:tc>
          <w:tcPr>
            <w:tcW w:w="992" w:type="dxa"/>
          </w:tcPr>
          <w:p w14:paraId="59E58887" w14:textId="77777777" w:rsidR="008E7C49" w:rsidRDefault="00E53FE3">
            <w:pPr>
              <w:spacing w:line="360" w:lineRule="auto"/>
              <w:rPr>
                <w:szCs w:val="21"/>
              </w:rPr>
            </w:pPr>
            <w:r>
              <w:rPr>
                <w:rFonts w:hint="eastAsia"/>
                <w:szCs w:val="21"/>
              </w:rPr>
              <w:t>徐哲远</w:t>
            </w:r>
          </w:p>
        </w:tc>
        <w:tc>
          <w:tcPr>
            <w:tcW w:w="1134" w:type="dxa"/>
          </w:tcPr>
          <w:p w14:paraId="55B38772"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63600989" w14:textId="77777777" w:rsidR="008E7C49" w:rsidRDefault="00E53FE3">
            <w:pPr>
              <w:spacing w:line="360" w:lineRule="auto"/>
              <w:rPr>
                <w:szCs w:val="21"/>
              </w:rPr>
            </w:pPr>
            <w:r>
              <w:rPr>
                <w:szCs w:val="21"/>
              </w:rPr>
              <w:t>31601409</w:t>
            </w:r>
          </w:p>
        </w:tc>
        <w:tc>
          <w:tcPr>
            <w:tcW w:w="1559" w:type="dxa"/>
          </w:tcPr>
          <w:p w14:paraId="765AC6E6" w14:textId="77777777" w:rsidR="008E7C49" w:rsidRDefault="00E53FE3">
            <w:pPr>
              <w:spacing w:line="360" w:lineRule="auto"/>
              <w:rPr>
                <w:szCs w:val="21"/>
              </w:rPr>
            </w:pPr>
            <w:r>
              <w:rPr>
                <w:szCs w:val="21"/>
              </w:rPr>
              <w:t>15968805302</w:t>
            </w:r>
          </w:p>
        </w:tc>
        <w:tc>
          <w:tcPr>
            <w:tcW w:w="1524" w:type="dxa"/>
          </w:tcPr>
          <w:p w14:paraId="138D689B" w14:textId="77777777" w:rsidR="008E7C49" w:rsidRDefault="00E53FE3">
            <w:pPr>
              <w:spacing w:line="360" w:lineRule="auto"/>
              <w:rPr>
                <w:szCs w:val="21"/>
              </w:rPr>
            </w:pPr>
            <w:r>
              <w:rPr>
                <w:szCs w:val="21"/>
              </w:rPr>
              <w:t>31601409@stu.zucc.edu.cn</w:t>
            </w:r>
          </w:p>
        </w:tc>
        <w:tc>
          <w:tcPr>
            <w:tcW w:w="1107" w:type="dxa"/>
          </w:tcPr>
          <w:p w14:paraId="32F2D04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62A9A02" w14:textId="77777777">
        <w:tc>
          <w:tcPr>
            <w:tcW w:w="846" w:type="dxa"/>
          </w:tcPr>
          <w:p w14:paraId="11F019FD" w14:textId="77777777" w:rsidR="008E7C49" w:rsidRDefault="00E53FE3">
            <w:pPr>
              <w:spacing w:line="360" w:lineRule="auto"/>
              <w:rPr>
                <w:szCs w:val="21"/>
              </w:rPr>
            </w:pPr>
            <w:r>
              <w:rPr>
                <w:rFonts w:hint="eastAsia"/>
                <w:szCs w:val="21"/>
              </w:rPr>
              <w:t>用户访谈员</w:t>
            </w:r>
          </w:p>
        </w:tc>
        <w:tc>
          <w:tcPr>
            <w:tcW w:w="992" w:type="dxa"/>
          </w:tcPr>
          <w:p w14:paraId="4321B84E" w14:textId="77777777" w:rsidR="008E7C49" w:rsidRDefault="00E53FE3">
            <w:pPr>
              <w:spacing w:line="360" w:lineRule="auto"/>
              <w:rPr>
                <w:szCs w:val="21"/>
              </w:rPr>
            </w:pPr>
            <w:r>
              <w:rPr>
                <w:rFonts w:hint="eastAsia"/>
                <w:szCs w:val="21"/>
              </w:rPr>
              <w:t>骆佳俊</w:t>
            </w:r>
          </w:p>
        </w:tc>
        <w:tc>
          <w:tcPr>
            <w:tcW w:w="1134" w:type="dxa"/>
          </w:tcPr>
          <w:p w14:paraId="7FA8676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34" w:type="dxa"/>
          </w:tcPr>
          <w:p w14:paraId="7A9460F7" w14:textId="77777777" w:rsidR="008E7C49" w:rsidRDefault="00E53FE3">
            <w:pPr>
              <w:spacing w:line="360" w:lineRule="auto"/>
              <w:rPr>
                <w:szCs w:val="21"/>
              </w:rPr>
            </w:pPr>
            <w:r>
              <w:rPr>
                <w:szCs w:val="21"/>
              </w:rPr>
              <w:t>31601215</w:t>
            </w:r>
          </w:p>
        </w:tc>
        <w:tc>
          <w:tcPr>
            <w:tcW w:w="1559" w:type="dxa"/>
          </w:tcPr>
          <w:p w14:paraId="2958CF8E" w14:textId="77777777" w:rsidR="008E7C49" w:rsidRDefault="00E53FE3">
            <w:pPr>
              <w:spacing w:line="360" w:lineRule="auto"/>
              <w:rPr>
                <w:szCs w:val="21"/>
              </w:rPr>
            </w:pPr>
            <w:r>
              <w:rPr>
                <w:szCs w:val="21"/>
              </w:rPr>
              <w:t>18058735546</w:t>
            </w:r>
          </w:p>
        </w:tc>
        <w:tc>
          <w:tcPr>
            <w:tcW w:w="1524" w:type="dxa"/>
          </w:tcPr>
          <w:p w14:paraId="4F1F3CBF" w14:textId="77777777" w:rsidR="008E7C49" w:rsidRDefault="00E53FE3">
            <w:pPr>
              <w:spacing w:line="360" w:lineRule="auto"/>
              <w:rPr>
                <w:szCs w:val="21"/>
              </w:rPr>
            </w:pPr>
            <w:r>
              <w:rPr>
                <w:szCs w:val="21"/>
              </w:rPr>
              <w:t>31601215@stu.zucc.edu.cn</w:t>
            </w:r>
          </w:p>
        </w:tc>
        <w:tc>
          <w:tcPr>
            <w:tcW w:w="1107" w:type="dxa"/>
          </w:tcPr>
          <w:p w14:paraId="7C6A5422" w14:textId="77777777" w:rsidR="008E7C49" w:rsidRDefault="00E53FE3">
            <w:pPr>
              <w:spacing w:line="360" w:lineRule="auto"/>
              <w:rPr>
                <w:szCs w:val="21"/>
              </w:rPr>
            </w:pPr>
            <w:r>
              <w:rPr>
                <w:rFonts w:hint="eastAsia"/>
                <w:szCs w:val="21"/>
              </w:rPr>
              <w:t>弘毅</w:t>
            </w:r>
            <w:r>
              <w:rPr>
                <w:rFonts w:hint="eastAsia"/>
                <w:szCs w:val="21"/>
              </w:rPr>
              <w:t>B2-206</w:t>
            </w:r>
          </w:p>
        </w:tc>
      </w:tr>
    </w:tbl>
    <w:p w14:paraId="7B6309BA" w14:textId="77777777" w:rsidR="00130E8A" w:rsidRDefault="00130E8A" w:rsidP="00130E8A">
      <w:pPr>
        <w:pStyle w:val="3"/>
        <w:spacing w:line="360" w:lineRule="auto"/>
      </w:pPr>
      <w:bookmarkStart w:id="106" w:name="_Toc528697469"/>
      <w:r>
        <w:rPr>
          <w:rFonts w:hint="eastAsia"/>
        </w:rPr>
        <w:t>5.1.12</w:t>
      </w:r>
      <w:r>
        <w:rPr>
          <w:rFonts w:hint="eastAsia"/>
        </w:rPr>
        <w:t>工作计划管理员</w:t>
      </w:r>
      <w:bookmarkEnd w:id="106"/>
    </w:p>
    <w:p w14:paraId="21791DF5" w14:textId="77777777" w:rsidR="00130E8A" w:rsidRPr="00130E8A" w:rsidRDefault="00130E8A" w:rsidP="00130E8A">
      <w:r>
        <w:rPr>
          <w:rFonts w:hint="eastAsia"/>
        </w:rPr>
        <w:t>职位描述：工作任务规划，根据实际情况调整工作时间，修改</w:t>
      </w:r>
      <w:proofErr w:type="gramStart"/>
      <w:r>
        <w:rPr>
          <w:rFonts w:hint="eastAsia"/>
        </w:rPr>
        <w:t>甘特图</w:t>
      </w:r>
      <w:proofErr w:type="gramEnd"/>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130E8A" w14:paraId="4C124559" w14:textId="77777777" w:rsidTr="000432C9">
        <w:tc>
          <w:tcPr>
            <w:tcW w:w="616" w:type="dxa"/>
          </w:tcPr>
          <w:p w14:paraId="3E7EFD5F" w14:textId="77777777" w:rsidR="00130E8A" w:rsidRDefault="00130E8A"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28CAF649" w14:textId="77777777" w:rsidR="00130E8A" w:rsidRDefault="00130E8A"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0D572105" w14:textId="77777777" w:rsidR="00130E8A" w:rsidRDefault="00130E8A"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629A6FC4" w14:textId="77777777" w:rsidR="00130E8A" w:rsidRDefault="00130E8A"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59BE9FD2" w14:textId="77777777" w:rsidR="00130E8A" w:rsidRDefault="00130E8A"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1063188" w14:textId="77777777" w:rsidR="00130E8A" w:rsidRDefault="00130E8A"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65A6D3A5" w14:textId="77777777" w:rsidR="00130E8A" w:rsidRDefault="00130E8A" w:rsidP="000432C9">
            <w:pPr>
              <w:spacing w:line="360" w:lineRule="auto"/>
              <w:jc w:val="center"/>
              <w:rPr>
                <w:b/>
                <w:bCs/>
                <w:color w:val="000000"/>
                <w:sz w:val="24"/>
                <w:szCs w:val="21"/>
              </w:rPr>
            </w:pPr>
            <w:r>
              <w:rPr>
                <w:rFonts w:hint="eastAsia"/>
                <w:b/>
                <w:bCs/>
                <w:color w:val="000000"/>
                <w:sz w:val="24"/>
                <w:szCs w:val="21"/>
              </w:rPr>
              <w:t>寝室号</w:t>
            </w:r>
          </w:p>
        </w:tc>
      </w:tr>
      <w:tr w:rsidR="00130E8A" w14:paraId="5E91A9D7" w14:textId="77777777" w:rsidTr="000432C9">
        <w:tc>
          <w:tcPr>
            <w:tcW w:w="616" w:type="dxa"/>
          </w:tcPr>
          <w:p w14:paraId="73FB358E" w14:textId="77777777" w:rsidR="00130E8A" w:rsidRDefault="00130E8A" w:rsidP="000432C9">
            <w:pPr>
              <w:spacing w:line="360" w:lineRule="auto"/>
              <w:rPr>
                <w:szCs w:val="21"/>
              </w:rPr>
            </w:pPr>
            <w:r>
              <w:rPr>
                <w:rFonts w:hint="eastAsia"/>
              </w:rPr>
              <w:t>工作计划管理员</w:t>
            </w:r>
          </w:p>
        </w:tc>
        <w:tc>
          <w:tcPr>
            <w:tcW w:w="616" w:type="dxa"/>
          </w:tcPr>
          <w:p w14:paraId="07427AB5" w14:textId="77777777" w:rsidR="00130E8A" w:rsidRDefault="00130E8A" w:rsidP="000432C9">
            <w:pPr>
              <w:spacing w:line="360" w:lineRule="auto"/>
              <w:rPr>
                <w:szCs w:val="21"/>
              </w:rPr>
            </w:pPr>
            <w:r>
              <w:rPr>
                <w:rFonts w:hint="eastAsia"/>
                <w:szCs w:val="21"/>
              </w:rPr>
              <w:t>骆佳俊</w:t>
            </w:r>
          </w:p>
        </w:tc>
        <w:tc>
          <w:tcPr>
            <w:tcW w:w="799" w:type="dxa"/>
          </w:tcPr>
          <w:p w14:paraId="1C6A1772"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1231E7" w14:textId="77777777" w:rsidR="00130E8A" w:rsidRDefault="00211256" w:rsidP="00211256">
            <w:pPr>
              <w:spacing w:line="360" w:lineRule="auto"/>
              <w:rPr>
                <w:szCs w:val="21"/>
              </w:rPr>
            </w:pPr>
            <w:r>
              <w:rPr>
                <w:szCs w:val="21"/>
              </w:rPr>
              <w:t>31601215</w:t>
            </w:r>
          </w:p>
        </w:tc>
        <w:tc>
          <w:tcPr>
            <w:tcW w:w="1429" w:type="dxa"/>
          </w:tcPr>
          <w:p w14:paraId="2E113B51" w14:textId="77777777" w:rsidR="00130E8A" w:rsidRDefault="00130E8A" w:rsidP="000432C9">
            <w:pPr>
              <w:spacing w:line="360" w:lineRule="auto"/>
              <w:rPr>
                <w:szCs w:val="21"/>
              </w:rPr>
            </w:pPr>
            <w:r>
              <w:rPr>
                <w:szCs w:val="21"/>
              </w:rPr>
              <w:t>18058735546</w:t>
            </w:r>
          </w:p>
        </w:tc>
        <w:tc>
          <w:tcPr>
            <w:tcW w:w="2570" w:type="dxa"/>
          </w:tcPr>
          <w:p w14:paraId="661D6871" w14:textId="77777777" w:rsidR="00130E8A" w:rsidRDefault="00130E8A" w:rsidP="000432C9">
            <w:pPr>
              <w:spacing w:line="360" w:lineRule="auto"/>
              <w:rPr>
                <w:szCs w:val="21"/>
              </w:rPr>
            </w:pPr>
            <w:r>
              <w:rPr>
                <w:szCs w:val="21"/>
              </w:rPr>
              <w:t>31601215@stu.zucc.edu.cn</w:t>
            </w:r>
          </w:p>
        </w:tc>
        <w:tc>
          <w:tcPr>
            <w:tcW w:w="1107" w:type="dxa"/>
          </w:tcPr>
          <w:p w14:paraId="113CA4F9"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52D7E97" w14:textId="77777777" w:rsidR="00130E8A" w:rsidRDefault="00130E8A" w:rsidP="00130E8A"/>
    <w:p w14:paraId="0D5E2666" w14:textId="56B31017" w:rsidR="00211256" w:rsidRDefault="00211256" w:rsidP="00211256">
      <w:pPr>
        <w:pStyle w:val="3"/>
      </w:pPr>
      <w:bookmarkStart w:id="107" w:name="_Toc528697470"/>
      <w:r>
        <w:rPr>
          <w:rFonts w:hint="eastAsia"/>
        </w:rPr>
        <w:lastRenderedPageBreak/>
        <w:t>5.1.13</w:t>
      </w:r>
      <w:r>
        <w:t xml:space="preserve"> </w:t>
      </w:r>
      <w:r>
        <w:rPr>
          <w:rFonts w:hint="eastAsia"/>
        </w:rPr>
        <w:t>后勤辅助</w:t>
      </w:r>
      <w:r w:rsidR="00CC5AE8">
        <w:rPr>
          <w:rFonts w:hint="eastAsia"/>
        </w:rPr>
        <w:t>人员</w:t>
      </w:r>
      <w:bookmarkEnd w:id="107"/>
    </w:p>
    <w:p w14:paraId="6FF3CBBA" w14:textId="77777777" w:rsidR="00211256" w:rsidRDefault="00211256" w:rsidP="00211256">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211256" w14:paraId="357EA458" w14:textId="77777777" w:rsidTr="000432C9">
        <w:tc>
          <w:tcPr>
            <w:tcW w:w="616" w:type="dxa"/>
          </w:tcPr>
          <w:p w14:paraId="76DB9302" w14:textId="77777777" w:rsidR="00211256" w:rsidRDefault="00211256"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60A3980E" w14:textId="77777777" w:rsidR="00211256" w:rsidRDefault="00211256"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7F0D3350" w14:textId="77777777" w:rsidR="00211256" w:rsidRDefault="00211256"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38768949" w14:textId="77777777" w:rsidR="00211256" w:rsidRDefault="00211256"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367D8DDC" w14:textId="77777777" w:rsidR="00211256" w:rsidRDefault="00211256"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9B810AF" w14:textId="77777777" w:rsidR="00211256" w:rsidRDefault="00211256"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7564C24B" w14:textId="77777777" w:rsidR="00211256" w:rsidRDefault="00211256" w:rsidP="000432C9">
            <w:pPr>
              <w:spacing w:line="360" w:lineRule="auto"/>
              <w:jc w:val="center"/>
              <w:rPr>
                <w:b/>
                <w:bCs/>
                <w:color w:val="000000"/>
                <w:sz w:val="24"/>
                <w:szCs w:val="21"/>
              </w:rPr>
            </w:pPr>
            <w:r>
              <w:rPr>
                <w:rFonts w:hint="eastAsia"/>
                <w:b/>
                <w:bCs/>
                <w:color w:val="000000"/>
                <w:sz w:val="24"/>
                <w:szCs w:val="21"/>
              </w:rPr>
              <w:t>寝室号</w:t>
            </w:r>
          </w:p>
        </w:tc>
      </w:tr>
      <w:tr w:rsidR="00211256" w14:paraId="6CF7454D" w14:textId="77777777" w:rsidTr="000432C9">
        <w:tc>
          <w:tcPr>
            <w:tcW w:w="616" w:type="dxa"/>
          </w:tcPr>
          <w:p w14:paraId="22C63D7E" w14:textId="77777777" w:rsidR="00211256" w:rsidRDefault="00211256" w:rsidP="00211256">
            <w:pPr>
              <w:spacing w:line="360" w:lineRule="auto"/>
            </w:pPr>
            <w:r>
              <w:rPr>
                <w:rFonts w:hint="eastAsia"/>
              </w:rPr>
              <w:t>后勤辅助</w:t>
            </w:r>
          </w:p>
          <w:p w14:paraId="5673896D" w14:textId="047F5F1B" w:rsidR="00CC5AE8" w:rsidRDefault="00CC5AE8" w:rsidP="00211256">
            <w:pPr>
              <w:spacing w:line="360" w:lineRule="auto"/>
              <w:rPr>
                <w:szCs w:val="21"/>
              </w:rPr>
            </w:pPr>
            <w:r>
              <w:rPr>
                <w:rFonts w:hint="eastAsia"/>
              </w:rPr>
              <w:t>人员</w:t>
            </w:r>
          </w:p>
        </w:tc>
        <w:tc>
          <w:tcPr>
            <w:tcW w:w="616" w:type="dxa"/>
          </w:tcPr>
          <w:p w14:paraId="296C030D" w14:textId="77777777" w:rsidR="00211256" w:rsidRDefault="00211256" w:rsidP="00211256">
            <w:pPr>
              <w:spacing w:line="360" w:lineRule="auto"/>
              <w:rPr>
                <w:szCs w:val="21"/>
              </w:rPr>
            </w:pPr>
            <w:r>
              <w:rPr>
                <w:rFonts w:hint="eastAsia"/>
                <w:szCs w:val="21"/>
              </w:rPr>
              <w:t>徐哲远</w:t>
            </w:r>
          </w:p>
        </w:tc>
        <w:tc>
          <w:tcPr>
            <w:tcW w:w="799" w:type="dxa"/>
          </w:tcPr>
          <w:p w14:paraId="2FBDC524" w14:textId="77777777" w:rsidR="00211256" w:rsidRDefault="00211256" w:rsidP="00211256">
            <w:pPr>
              <w:spacing w:line="360" w:lineRule="auto"/>
              <w:rPr>
                <w:szCs w:val="21"/>
              </w:rPr>
            </w:pPr>
            <w:r>
              <w:rPr>
                <w:rFonts w:hint="eastAsia"/>
                <w:szCs w:val="21"/>
              </w:rPr>
              <w:t>软件工程</w:t>
            </w:r>
            <w:r>
              <w:rPr>
                <w:rFonts w:hint="eastAsia"/>
                <w:szCs w:val="21"/>
              </w:rPr>
              <w:t>1602</w:t>
            </w:r>
          </w:p>
        </w:tc>
        <w:tc>
          <w:tcPr>
            <w:tcW w:w="1159" w:type="dxa"/>
          </w:tcPr>
          <w:p w14:paraId="1E40D17E" w14:textId="77777777" w:rsidR="00211256" w:rsidRDefault="00211256" w:rsidP="00211256">
            <w:pPr>
              <w:spacing w:line="360" w:lineRule="auto"/>
              <w:rPr>
                <w:szCs w:val="21"/>
              </w:rPr>
            </w:pPr>
            <w:r>
              <w:rPr>
                <w:szCs w:val="21"/>
              </w:rPr>
              <w:t>31601409</w:t>
            </w:r>
          </w:p>
        </w:tc>
        <w:tc>
          <w:tcPr>
            <w:tcW w:w="1429" w:type="dxa"/>
          </w:tcPr>
          <w:p w14:paraId="37B19954" w14:textId="77777777" w:rsidR="00211256" w:rsidRDefault="00211256" w:rsidP="00211256">
            <w:pPr>
              <w:spacing w:line="360" w:lineRule="auto"/>
              <w:rPr>
                <w:szCs w:val="21"/>
              </w:rPr>
            </w:pPr>
            <w:r>
              <w:rPr>
                <w:szCs w:val="21"/>
              </w:rPr>
              <w:t>15968805302</w:t>
            </w:r>
          </w:p>
        </w:tc>
        <w:tc>
          <w:tcPr>
            <w:tcW w:w="2570" w:type="dxa"/>
          </w:tcPr>
          <w:p w14:paraId="3353FB17" w14:textId="77777777" w:rsidR="00211256" w:rsidRDefault="00211256" w:rsidP="00211256">
            <w:pPr>
              <w:spacing w:line="360" w:lineRule="auto"/>
              <w:rPr>
                <w:szCs w:val="21"/>
              </w:rPr>
            </w:pPr>
            <w:r>
              <w:rPr>
                <w:szCs w:val="21"/>
              </w:rPr>
              <w:t>31601409@stu.zucc.edu.cn</w:t>
            </w:r>
          </w:p>
        </w:tc>
        <w:tc>
          <w:tcPr>
            <w:tcW w:w="1107" w:type="dxa"/>
          </w:tcPr>
          <w:p w14:paraId="37D47773" w14:textId="77777777" w:rsidR="00211256" w:rsidRDefault="00211256" w:rsidP="00211256">
            <w:pPr>
              <w:spacing w:line="360" w:lineRule="auto"/>
              <w:rPr>
                <w:szCs w:val="21"/>
              </w:rPr>
            </w:pPr>
            <w:r>
              <w:rPr>
                <w:rFonts w:hint="eastAsia"/>
                <w:szCs w:val="21"/>
              </w:rPr>
              <w:t>弘毅</w:t>
            </w:r>
            <w:r>
              <w:rPr>
                <w:rFonts w:hint="eastAsia"/>
                <w:szCs w:val="21"/>
              </w:rPr>
              <w:t>B1-615</w:t>
            </w:r>
          </w:p>
        </w:tc>
      </w:tr>
    </w:tbl>
    <w:p w14:paraId="652A8299" w14:textId="77777777" w:rsidR="00211256" w:rsidRPr="00211256" w:rsidRDefault="00211256" w:rsidP="00211256"/>
    <w:p w14:paraId="2AE10984" w14:textId="77777777" w:rsidR="008E7C49" w:rsidRDefault="00E53FE3">
      <w:pPr>
        <w:pStyle w:val="2"/>
        <w:spacing w:line="360" w:lineRule="auto"/>
      </w:pPr>
      <w:bookmarkStart w:id="108" w:name="_Toc528697471"/>
      <w:r>
        <w:rPr>
          <w:rFonts w:hint="eastAsia"/>
        </w:rPr>
        <w:t>5.2</w:t>
      </w:r>
      <w:r>
        <w:t xml:space="preserve"> </w:t>
      </w:r>
      <w:r>
        <w:rPr>
          <w:rFonts w:hint="eastAsia"/>
        </w:rPr>
        <w:t>项目组织结构（O</w:t>
      </w:r>
      <w:r>
        <w:t>BS</w:t>
      </w:r>
      <w:r>
        <w:rPr>
          <w:rFonts w:hint="eastAsia"/>
        </w:rPr>
        <w:t>）</w:t>
      </w:r>
      <w:bookmarkEnd w:id="108"/>
    </w:p>
    <w:p w14:paraId="1636CFF1" w14:textId="0860334E" w:rsidR="008E7C49" w:rsidRDefault="00E53FE3">
      <w:pPr>
        <w:spacing w:line="360" w:lineRule="auto"/>
      </w:pPr>
      <w:del w:id="109" w:author="Administrator" w:date="2018-11-04T20:26:00Z">
        <w:r w:rsidDel="001D01ED">
          <w:rPr>
            <w:rFonts w:hint="eastAsia"/>
            <w:noProof/>
          </w:rPr>
          <w:drawing>
            <wp:inline distT="0" distB="0" distL="0" distR="0" wp14:anchorId="07FDB32A" wp14:editId="5A42E428">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del>
      <w:ins w:id="110" w:author="Administrator" w:date="2018-11-04T20:26:00Z">
        <w:r w:rsidR="001D01ED">
          <w:rPr>
            <w:noProof/>
          </w:rPr>
          <w:drawing>
            <wp:inline distT="0" distB="0" distL="0" distR="0" wp14:anchorId="6D9CE950" wp14:editId="147E6F62">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ins>
    </w:p>
    <w:p w14:paraId="4FD412DD" w14:textId="77777777" w:rsidR="008E7C49" w:rsidRDefault="008E7C49">
      <w:pPr>
        <w:spacing w:line="360" w:lineRule="auto"/>
      </w:pPr>
    </w:p>
    <w:p w14:paraId="15E4789C" w14:textId="1E13A538" w:rsidR="008E7C49" w:rsidRDefault="00CC5AE8">
      <w:pPr>
        <w:spacing w:line="360" w:lineRule="auto"/>
      </w:pPr>
      <w:del w:id="111" w:author="Administrator" w:date="2018-11-04T20:31:00Z">
        <w:r w:rsidDel="001D01ED">
          <w:rPr>
            <w:noProof/>
          </w:rPr>
          <w:lastRenderedPageBreak/>
          <w:drawing>
            <wp:inline distT="0" distB="0" distL="0" distR="0" wp14:anchorId="2AD83D75" wp14:editId="49175EF5">
              <wp:extent cx="5274310" cy="2015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组织结构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del>
      <w:r w:rsidR="001D01ED">
        <w:rPr>
          <w:noProof/>
        </w:rPr>
        <w:drawing>
          <wp:inline distT="0" distB="0" distL="0" distR="0" wp14:anchorId="72B61EEC" wp14:editId="34A8C364">
            <wp:extent cx="5274310" cy="2015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项目组织结构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p>
    <w:p w14:paraId="78F3C7B8" w14:textId="77777777" w:rsidR="008E7C49" w:rsidRDefault="008E7C49">
      <w:pPr>
        <w:spacing w:line="360" w:lineRule="auto"/>
      </w:pPr>
    </w:p>
    <w:p w14:paraId="3B41CFE3" w14:textId="77777777" w:rsidR="008E7C49" w:rsidRDefault="00E53FE3">
      <w:pPr>
        <w:pStyle w:val="2"/>
        <w:spacing w:line="360" w:lineRule="auto"/>
      </w:pPr>
      <w:bookmarkStart w:id="112" w:name="_Toc528697472"/>
      <w:r>
        <w:rPr>
          <w:rFonts w:hint="eastAsia"/>
        </w:rPr>
        <w:t>5.3</w:t>
      </w:r>
      <w:r>
        <w:t xml:space="preserve"> </w:t>
      </w:r>
      <w:r>
        <w:rPr>
          <w:rFonts w:hint="eastAsia"/>
        </w:rPr>
        <w:t>人员配备管理计划</w:t>
      </w:r>
      <w:bookmarkEnd w:id="112"/>
    </w:p>
    <w:p w14:paraId="66D0FC9F" w14:textId="77777777" w:rsidR="008E7C49" w:rsidRDefault="00E53FE3">
      <w:pPr>
        <w:pStyle w:val="3"/>
        <w:spacing w:line="360" w:lineRule="auto"/>
      </w:pPr>
      <w:bookmarkStart w:id="113" w:name="_Toc528697473"/>
      <w:r>
        <w:rPr>
          <w:rFonts w:hint="eastAsia"/>
        </w:rPr>
        <w:t>5.3.1</w:t>
      </w:r>
      <w:r>
        <w:t xml:space="preserve"> </w:t>
      </w:r>
      <w:r>
        <w:rPr>
          <w:rFonts w:hint="eastAsia"/>
        </w:rPr>
        <w:t>人员招募</w:t>
      </w:r>
      <w:bookmarkEnd w:id="113"/>
    </w:p>
    <w:p w14:paraId="7A7852B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75098F4A" w14:textId="77777777" w:rsidR="008E7C49" w:rsidRDefault="00E53FE3">
      <w:pPr>
        <w:pStyle w:val="3"/>
        <w:spacing w:line="360" w:lineRule="auto"/>
      </w:pPr>
      <w:bookmarkStart w:id="114" w:name="_Toc528697474"/>
      <w:r>
        <w:rPr>
          <w:rFonts w:hint="eastAsia"/>
        </w:rPr>
        <w:t>5.3.2</w:t>
      </w:r>
      <w:r>
        <w:t xml:space="preserve"> </w:t>
      </w:r>
      <w:r>
        <w:rPr>
          <w:rFonts w:hint="eastAsia"/>
        </w:rPr>
        <w:t>资源日历</w:t>
      </w:r>
      <w:bookmarkEnd w:id="11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8E7C49" w14:paraId="2A547F7B" w14:textId="77777777">
        <w:tc>
          <w:tcPr>
            <w:tcW w:w="8296" w:type="dxa"/>
            <w:gridSpan w:val="8"/>
          </w:tcPr>
          <w:p w14:paraId="0ACB0A3D" w14:textId="77777777" w:rsidR="008E7C49" w:rsidRDefault="00E53FE3">
            <w:pPr>
              <w:spacing w:line="360" w:lineRule="auto"/>
              <w:jc w:val="center"/>
              <w:rPr>
                <w:szCs w:val="21"/>
              </w:rPr>
            </w:pPr>
            <w:r>
              <w:rPr>
                <w:rFonts w:hint="eastAsia"/>
                <w:b/>
                <w:bCs/>
                <w:color w:val="000000"/>
                <w:sz w:val="24"/>
                <w:szCs w:val="21"/>
              </w:rPr>
              <w:t>人力资源</w:t>
            </w:r>
          </w:p>
        </w:tc>
      </w:tr>
      <w:tr w:rsidR="008E7C49" w14:paraId="4534F491" w14:textId="77777777">
        <w:tc>
          <w:tcPr>
            <w:tcW w:w="1037" w:type="dxa"/>
          </w:tcPr>
          <w:p w14:paraId="06AB69CE" w14:textId="77777777" w:rsidR="008E7C49" w:rsidRDefault="008E7C49">
            <w:pPr>
              <w:spacing w:line="360" w:lineRule="auto"/>
              <w:rPr>
                <w:szCs w:val="21"/>
              </w:rPr>
            </w:pPr>
          </w:p>
        </w:tc>
        <w:tc>
          <w:tcPr>
            <w:tcW w:w="1037" w:type="dxa"/>
          </w:tcPr>
          <w:p w14:paraId="7906A853" w14:textId="77777777" w:rsidR="008E7C49" w:rsidRDefault="00E53FE3">
            <w:pPr>
              <w:spacing w:line="360" w:lineRule="auto"/>
              <w:rPr>
                <w:szCs w:val="21"/>
              </w:rPr>
            </w:pPr>
            <w:r>
              <w:rPr>
                <w:rFonts w:hint="eastAsia"/>
                <w:szCs w:val="21"/>
              </w:rPr>
              <w:t>周日</w:t>
            </w:r>
          </w:p>
        </w:tc>
        <w:tc>
          <w:tcPr>
            <w:tcW w:w="1037" w:type="dxa"/>
          </w:tcPr>
          <w:p w14:paraId="0F74639A" w14:textId="77777777" w:rsidR="008E7C49" w:rsidRDefault="00E53FE3">
            <w:pPr>
              <w:spacing w:line="360" w:lineRule="auto"/>
              <w:rPr>
                <w:szCs w:val="21"/>
              </w:rPr>
            </w:pPr>
            <w:r>
              <w:rPr>
                <w:rFonts w:hint="eastAsia"/>
                <w:szCs w:val="21"/>
              </w:rPr>
              <w:t>周一</w:t>
            </w:r>
          </w:p>
        </w:tc>
        <w:tc>
          <w:tcPr>
            <w:tcW w:w="1037" w:type="dxa"/>
          </w:tcPr>
          <w:p w14:paraId="7F1DD0B3" w14:textId="77777777" w:rsidR="008E7C49" w:rsidRDefault="00E53FE3">
            <w:pPr>
              <w:spacing w:line="360" w:lineRule="auto"/>
              <w:rPr>
                <w:szCs w:val="21"/>
              </w:rPr>
            </w:pPr>
            <w:r>
              <w:rPr>
                <w:rFonts w:hint="eastAsia"/>
                <w:szCs w:val="21"/>
              </w:rPr>
              <w:t>周二</w:t>
            </w:r>
          </w:p>
        </w:tc>
        <w:tc>
          <w:tcPr>
            <w:tcW w:w="1037" w:type="dxa"/>
          </w:tcPr>
          <w:p w14:paraId="35DC675A" w14:textId="77777777" w:rsidR="008E7C49" w:rsidRDefault="00E53FE3">
            <w:pPr>
              <w:spacing w:line="360" w:lineRule="auto"/>
              <w:rPr>
                <w:szCs w:val="21"/>
              </w:rPr>
            </w:pPr>
            <w:r>
              <w:rPr>
                <w:rFonts w:hint="eastAsia"/>
                <w:szCs w:val="21"/>
              </w:rPr>
              <w:t>周三</w:t>
            </w:r>
          </w:p>
        </w:tc>
        <w:tc>
          <w:tcPr>
            <w:tcW w:w="1037" w:type="dxa"/>
          </w:tcPr>
          <w:p w14:paraId="6375B924" w14:textId="77777777" w:rsidR="008E7C49" w:rsidRDefault="00E53FE3">
            <w:pPr>
              <w:spacing w:line="360" w:lineRule="auto"/>
              <w:rPr>
                <w:szCs w:val="21"/>
              </w:rPr>
            </w:pPr>
            <w:r>
              <w:rPr>
                <w:rFonts w:hint="eastAsia"/>
                <w:szCs w:val="21"/>
              </w:rPr>
              <w:t>周四</w:t>
            </w:r>
          </w:p>
        </w:tc>
        <w:tc>
          <w:tcPr>
            <w:tcW w:w="1037" w:type="dxa"/>
          </w:tcPr>
          <w:p w14:paraId="364C84ED" w14:textId="77777777" w:rsidR="008E7C49" w:rsidRDefault="00E53FE3">
            <w:pPr>
              <w:spacing w:line="360" w:lineRule="auto"/>
              <w:rPr>
                <w:szCs w:val="21"/>
              </w:rPr>
            </w:pPr>
            <w:r>
              <w:rPr>
                <w:rFonts w:hint="eastAsia"/>
                <w:szCs w:val="21"/>
              </w:rPr>
              <w:t>周五</w:t>
            </w:r>
          </w:p>
        </w:tc>
        <w:tc>
          <w:tcPr>
            <w:tcW w:w="1037" w:type="dxa"/>
          </w:tcPr>
          <w:p w14:paraId="309452B0" w14:textId="77777777" w:rsidR="008E7C49" w:rsidRDefault="00E53FE3">
            <w:pPr>
              <w:spacing w:line="360" w:lineRule="auto"/>
              <w:rPr>
                <w:szCs w:val="21"/>
              </w:rPr>
            </w:pPr>
            <w:r>
              <w:rPr>
                <w:rFonts w:hint="eastAsia"/>
                <w:szCs w:val="21"/>
              </w:rPr>
              <w:t>周六</w:t>
            </w:r>
          </w:p>
        </w:tc>
      </w:tr>
      <w:tr w:rsidR="008E7C49" w14:paraId="51C41035" w14:textId="77777777">
        <w:tc>
          <w:tcPr>
            <w:tcW w:w="1037" w:type="dxa"/>
          </w:tcPr>
          <w:p w14:paraId="1B973538" w14:textId="77777777" w:rsidR="008E7C49" w:rsidRDefault="00E53FE3">
            <w:pPr>
              <w:spacing w:line="360" w:lineRule="auto"/>
              <w:rPr>
                <w:szCs w:val="21"/>
              </w:rPr>
            </w:pPr>
            <w:r>
              <w:rPr>
                <w:rFonts w:hint="eastAsia"/>
                <w:szCs w:val="21"/>
              </w:rPr>
              <w:t>上午</w:t>
            </w:r>
            <w:r>
              <w:rPr>
                <w:rFonts w:hint="eastAsia"/>
                <w:szCs w:val="21"/>
              </w:rPr>
              <w:t>1</w:t>
            </w:r>
          </w:p>
        </w:tc>
        <w:tc>
          <w:tcPr>
            <w:tcW w:w="1037" w:type="dxa"/>
          </w:tcPr>
          <w:p w14:paraId="12E17752" w14:textId="4C1BCE57" w:rsidR="008E7C49" w:rsidRDefault="00302D82">
            <w:pPr>
              <w:spacing w:line="360" w:lineRule="auto"/>
              <w:rPr>
                <w:szCs w:val="21"/>
              </w:rPr>
            </w:pPr>
            <w:ins w:id="115"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6EAB2D53" w14:textId="77777777" w:rsidR="008E7C49" w:rsidRDefault="00E53FE3">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37F6AD42" w14:textId="77777777" w:rsidR="008E7C49" w:rsidRDefault="00E53FE3">
            <w:pPr>
              <w:spacing w:line="360" w:lineRule="auto"/>
              <w:rPr>
                <w:szCs w:val="21"/>
              </w:rPr>
            </w:pPr>
            <w:r>
              <w:rPr>
                <w:rFonts w:hint="eastAsia"/>
                <w:szCs w:val="21"/>
              </w:rPr>
              <w:t>沈、叶、</w:t>
            </w:r>
            <w:r>
              <w:rPr>
                <w:szCs w:val="21"/>
              </w:rPr>
              <w:t>徐</w:t>
            </w:r>
          </w:p>
        </w:tc>
        <w:tc>
          <w:tcPr>
            <w:tcW w:w="1037" w:type="dxa"/>
          </w:tcPr>
          <w:p w14:paraId="0D618A3B" w14:textId="77777777" w:rsidR="008E7C49" w:rsidRDefault="008E7C49">
            <w:pPr>
              <w:spacing w:line="360" w:lineRule="auto"/>
              <w:rPr>
                <w:szCs w:val="21"/>
              </w:rPr>
            </w:pPr>
          </w:p>
        </w:tc>
        <w:tc>
          <w:tcPr>
            <w:tcW w:w="1037" w:type="dxa"/>
          </w:tcPr>
          <w:p w14:paraId="7200B752" w14:textId="77777777" w:rsidR="008E7C49" w:rsidRDefault="00E53FE3">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2085C658" w14:textId="6CD06CA7" w:rsidR="008E7C49" w:rsidRDefault="00E53FE3">
            <w:pPr>
              <w:spacing w:line="360" w:lineRule="auto"/>
              <w:rPr>
                <w:szCs w:val="21"/>
              </w:rPr>
            </w:pPr>
            <w:r>
              <w:rPr>
                <w:rFonts w:hint="eastAsia"/>
                <w:szCs w:val="21"/>
              </w:rPr>
              <w:t>沈</w:t>
            </w:r>
          </w:p>
        </w:tc>
        <w:tc>
          <w:tcPr>
            <w:tcW w:w="1037" w:type="dxa"/>
          </w:tcPr>
          <w:p w14:paraId="4716D3B1" w14:textId="6F3132E1" w:rsidR="008E7C49" w:rsidRDefault="00302D82">
            <w:pPr>
              <w:spacing w:line="360" w:lineRule="auto"/>
              <w:rPr>
                <w:szCs w:val="21"/>
              </w:rPr>
            </w:pPr>
            <w:ins w:id="116" w:author="Administrator" w:date="2018-11-04T20:31:00Z">
              <w:r>
                <w:rPr>
                  <w:rFonts w:hint="eastAsia"/>
                  <w:szCs w:val="21"/>
                </w:rPr>
                <w:t>沈</w:t>
              </w:r>
            </w:ins>
            <w:ins w:id="117" w:author="Administrator" w:date="2018-11-04T20:32:00Z">
              <w:r w:rsidR="0055660F">
                <w:rPr>
                  <w:rFonts w:hint="eastAsia"/>
                  <w:szCs w:val="21"/>
                </w:rPr>
                <w:t>、</w:t>
              </w:r>
              <w:r w:rsidR="0055660F">
                <w:rPr>
                  <w:szCs w:val="21"/>
                </w:rPr>
                <w:t>杨</w:t>
              </w:r>
            </w:ins>
            <w:ins w:id="118" w:author="Administrator" w:date="2018-11-04T20:33:00Z">
              <w:r w:rsidR="0055660F">
                <w:rPr>
                  <w:rFonts w:hint="eastAsia"/>
                  <w:szCs w:val="21"/>
                </w:rPr>
                <w:t>、</w:t>
              </w:r>
              <w:r w:rsidR="0055660F">
                <w:rPr>
                  <w:szCs w:val="21"/>
                </w:rPr>
                <w:t>徐</w:t>
              </w:r>
            </w:ins>
          </w:p>
        </w:tc>
      </w:tr>
      <w:tr w:rsidR="008E7C49" w14:paraId="1F82E52B" w14:textId="77777777">
        <w:tc>
          <w:tcPr>
            <w:tcW w:w="1037" w:type="dxa"/>
          </w:tcPr>
          <w:p w14:paraId="69AE9219" w14:textId="77777777" w:rsidR="008E7C49" w:rsidRDefault="00E53FE3">
            <w:pPr>
              <w:spacing w:line="360" w:lineRule="auto"/>
              <w:rPr>
                <w:szCs w:val="21"/>
              </w:rPr>
            </w:pPr>
            <w:r>
              <w:rPr>
                <w:rFonts w:hint="eastAsia"/>
                <w:szCs w:val="21"/>
              </w:rPr>
              <w:t>上午</w:t>
            </w:r>
            <w:r>
              <w:rPr>
                <w:rFonts w:hint="eastAsia"/>
                <w:szCs w:val="21"/>
              </w:rPr>
              <w:t>2</w:t>
            </w:r>
          </w:p>
        </w:tc>
        <w:tc>
          <w:tcPr>
            <w:tcW w:w="1037" w:type="dxa"/>
          </w:tcPr>
          <w:p w14:paraId="6927C8E8" w14:textId="61C7AAAF" w:rsidR="008E7C49" w:rsidRDefault="00302D82">
            <w:pPr>
              <w:spacing w:line="360" w:lineRule="auto"/>
              <w:rPr>
                <w:szCs w:val="21"/>
              </w:rPr>
            </w:pPr>
            <w:ins w:id="119"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365367D7" w14:textId="77777777" w:rsidR="008E7C49" w:rsidRDefault="008E7C49">
            <w:pPr>
              <w:spacing w:line="360" w:lineRule="auto"/>
              <w:rPr>
                <w:szCs w:val="21"/>
              </w:rPr>
            </w:pPr>
          </w:p>
        </w:tc>
        <w:tc>
          <w:tcPr>
            <w:tcW w:w="1037" w:type="dxa"/>
          </w:tcPr>
          <w:p w14:paraId="38C36ABD" w14:textId="77777777" w:rsidR="008E7C49" w:rsidRDefault="008E7C49">
            <w:pPr>
              <w:spacing w:line="360" w:lineRule="auto"/>
              <w:rPr>
                <w:szCs w:val="21"/>
              </w:rPr>
            </w:pPr>
          </w:p>
        </w:tc>
        <w:tc>
          <w:tcPr>
            <w:tcW w:w="1037" w:type="dxa"/>
          </w:tcPr>
          <w:p w14:paraId="3BE2A103" w14:textId="77777777" w:rsidR="008E7C49" w:rsidRDefault="008E7C49">
            <w:pPr>
              <w:spacing w:line="360" w:lineRule="auto"/>
              <w:rPr>
                <w:szCs w:val="21"/>
              </w:rPr>
            </w:pPr>
          </w:p>
        </w:tc>
        <w:tc>
          <w:tcPr>
            <w:tcW w:w="1037" w:type="dxa"/>
          </w:tcPr>
          <w:p w14:paraId="0047CD74" w14:textId="77777777" w:rsidR="008E7C49" w:rsidRDefault="00E53FE3">
            <w:pPr>
              <w:spacing w:line="360" w:lineRule="auto"/>
              <w:rPr>
                <w:szCs w:val="21"/>
              </w:rPr>
            </w:pPr>
            <w:r>
              <w:rPr>
                <w:rFonts w:hint="eastAsia"/>
                <w:szCs w:val="21"/>
              </w:rPr>
              <w:t>杨</w:t>
            </w:r>
            <w:r>
              <w:rPr>
                <w:szCs w:val="21"/>
              </w:rPr>
              <w:t>、</w:t>
            </w:r>
            <w:r>
              <w:rPr>
                <w:rFonts w:hint="eastAsia"/>
                <w:szCs w:val="21"/>
              </w:rPr>
              <w:t>徐</w:t>
            </w:r>
          </w:p>
        </w:tc>
        <w:tc>
          <w:tcPr>
            <w:tcW w:w="1037" w:type="dxa"/>
          </w:tcPr>
          <w:p w14:paraId="5DA19B0E" w14:textId="77777777" w:rsidR="008E7C49" w:rsidRDefault="008E7C49">
            <w:pPr>
              <w:spacing w:line="360" w:lineRule="auto"/>
              <w:rPr>
                <w:szCs w:val="21"/>
              </w:rPr>
            </w:pPr>
          </w:p>
        </w:tc>
        <w:tc>
          <w:tcPr>
            <w:tcW w:w="1037" w:type="dxa"/>
          </w:tcPr>
          <w:p w14:paraId="1BC63F9B" w14:textId="4D79D713" w:rsidR="008E7C49" w:rsidRDefault="00302D82">
            <w:pPr>
              <w:spacing w:line="360" w:lineRule="auto"/>
              <w:rPr>
                <w:szCs w:val="21"/>
              </w:rPr>
            </w:pPr>
            <w:ins w:id="120" w:author="Administrator" w:date="2018-11-04T20:31:00Z">
              <w:r>
                <w:rPr>
                  <w:rFonts w:hint="eastAsia"/>
                  <w:szCs w:val="21"/>
                </w:rPr>
                <w:t>沈</w:t>
              </w:r>
            </w:ins>
            <w:ins w:id="121" w:author="Administrator" w:date="2018-11-04T20:32:00Z">
              <w:r w:rsidR="0055660F">
                <w:rPr>
                  <w:rFonts w:hint="eastAsia"/>
                  <w:szCs w:val="21"/>
                </w:rPr>
                <w:t>、</w:t>
              </w:r>
              <w:r w:rsidR="0055660F">
                <w:rPr>
                  <w:szCs w:val="21"/>
                </w:rPr>
                <w:t>杨</w:t>
              </w:r>
            </w:ins>
            <w:ins w:id="122" w:author="Administrator" w:date="2018-11-04T20:33:00Z">
              <w:r w:rsidR="0055660F">
                <w:rPr>
                  <w:rFonts w:hint="eastAsia"/>
                  <w:szCs w:val="21"/>
                </w:rPr>
                <w:t>、</w:t>
              </w:r>
              <w:r w:rsidR="0055660F">
                <w:rPr>
                  <w:szCs w:val="21"/>
                </w:rPr>
                <w:t>徐</w:t>
              </w:r>
            </w:ins>
          </w:p>
        </w:tc>
      </w:tr>
      <w:tr w:rsidR="008E7C49" w14:paraId="21F98029" w14:textId="77777777">
        <w:tc>
          <w:tcPr>
            <w:tcW w:w="1037" w:type="dxa"/>
          </w:tcPr>
          <w:p w14:paraId="7B9E5D83" w14:textId="77777777" w:rsidR="008E7C49" w:rsidRDefault="00E53FE3">
            <w:pPr>
              <w:spacing w:line="360" w:lineRule="auto"/>
              <w:rPr>
                <w:szCs w:val="21"/>
              </w:rPr>
            </w:pPr>
            <w:r>
              <w:rPr>
                <w:rFonts w:hint="eastAsia"/>
                <w:szCs w:val="21"/>
              </w:rPr>
              <w:t>下午</w:t>
            </w:r>
            <w:r>
              <w:rPr>
                <w:rFonts w:hint="eastAsia"/>
                <w:szCs w:val="21"/>
              </w:rPr>
              <w:t>1</w:t>
            </w:r>
          </w:p>
        </w:tc>
        <w:tc>
          <w:tcPr>
            <w:tcW w:w="1037" w:type="dxa"/>
          </w:tcPr>
          <w:p w14:paraId="057661F4" w14:textId="43EBD590" w:rsidR="008E7C49" w:rsidRDefault="00302D82">
            <w:pPr>
              <w:spacing w:line="360" w:lineRule="auto"/>
              <w:rPr>
                <w:szCs w:val="21"/>
              </w:rPr>
            </w:pPr>
            <w:ins w:id="123"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29988EC1" w14:textId="77777777" w:rsidR="008E7C49" w:rsidRDefault="00E53FE3">
            <w:pPr>
              <w:spacing w:line="360" w:lineRule="auto"/>
              <w:rPr>
                <w:szCs w:val="21"/>
              </w:rPr>
            </w:pPr>
            <w:r>
              <w:rPr>
                <w:rFonts w:hint="eastAsia"/>
                <w:szCs w:val="21"/>
              </w:rPr>
              <w:t>杨、</w:t>
            </w:r>
            <w:r>
              <w:rPr>
                <w:szCs w:val="21"/>
              </w:rPr>
              <w:t>徐</w:t>
            </w:r>
          </w:p>
        </w:tc>
        <w:tc>
          <w:tcPr>
            <w:tcW w:w="1037" w:type="dxa"/>
          </w:tcPr>
          <w:p w14:paraId="5CA95608" w14:textId="77777777" w:rsidR="008E7C49" w:rsidRDefault="008E7C49">
            <w:pPr>
              <w:spacing w:line="360" w:lineRule="auto"/>
              <w:rPr>
                <w:szCs w:val="21"/>
              </w:rPr>
            </w:pPr>
          </w:p>
        </w:tc>
        <w:tc>
          <w:tcPr>
            <w:tcW w:w="1037" w:type="dxa"/>
          </w:tcPr>
          <w:p w14:paraId="67565B87" w14:textId="77777777" w:rsidR="008E7C49" w:rsidRDefault="00E53FE3">
            <w:pPr>
              <w:spacing w:line="360" w:lineRule="auto"/>
              <w:rPr>
                <w:szCs w:val="21"/>
              </w:rPr>
            </w:pPr>
            <w:r>
              <w:rPr>
                <w:rFonts w:hint="eastAsia"/>
                <w:szCs w:val="21"/>
              </w:rPr>
              <w:t>叶</w:t>
            </w:r>
          </w:p>
        </w:tc>
        <w:tc>
          <w:tcPr>
            <w:tcW w:w="1037" w:type="dxa"/>
          </w:tcPr>
          <w:p w14:paraId="77023616" w14:textId="77777777" w:rsidR="008E7C49" w:rsidRDefault="008E7C49">
            <w:pPr>
              <w:spacing w:line="360" w:lineRule="auto"/>
              <w:rPr>
                <w:szCs w:val="21"/>
              </w:rPr>
            </w:pPr>
          </w:p>
        </w:tc>
        <w:tc>
          <w:tcPr>
            <w:tcW w:w="1037" w:type="dxa"/>
          </w:tcPr>
          <w:p w14:paraId="2AE1E759"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377516D3" w14:textId="563CDF20" w:rsidR="008E7C49" w:rsidRDefault="00302D82">
            <w:pPr>
              <w:spacing w:line="360" w:lineRule="auto"/>
              <w:rPr>
                <w:szCs w:val="21"/>
              </w:rPr>
            </w:pPr>
            <w:ins w:id="124" w:author="Administrator" w:date="2018-11-04T20:31:00Z">
              <w:r>
                <w:rPr>
                  <w:rFonts w:hint="eastAsia"/>
                  <w:szCs w:val="21"/>
                </w:rPr>
                <w:t>沈</w:t>
              </w:r>
            </w:ins>
            <w:ins w:id="125" w:author="Administrator" w:date="2018-11-04T20:32:00Z">
              <w:r w:rsidR="0055660F">
                <w:rPr>
                  <w:rFonts w:hint="eastAsia"/>
                  <w:szCs w:val="21"/>
                </w:rPr>
                <w:t>、</w:t>
              </w:r>
              <w:r w:rsidR="0055660F">
                <w:rPr>
                  <w:szCs w:val="21"/>
                </w:rPr>
                <w:t>杨</w:t>
              </w:r>
            </w:ins>
            <w:ins w:id="126" w:author="Administrator" w:date="2018-11-04T20:33:00Z">
              <w:r w:rsidR="0055660F">
                <w:rPr>
                  <w:rFonts w:hint="eastAsia"/>
                  <w:szCs w:val="21"/>
                </w:rPr>
                <w:t>、</w:t>
              </w:r>
              <w:r w:rsidR="0055660F">
                <w:rPr>
                  <w:szCs w:val="21"/>
                </w:rPr>
                <w:t>徐</w:t>
              </w:r>
            </w:ins>
          </w:p>
        </w:tc>
      </w:tr>
      <w:tr w:rsidR="008E7C49" w14:paraId="7269DA1C" w14:textId="77777777">
        <w:tc>
          <w:tcPr>
            <w:tcW w:w="1037" w:type="dxa"/>
          </w:tcPr>
          <w:p w14:paraId="7BB660C2" w14:textId="77777777" w:rsidR="008E7C49" w:rsidRDefault="00E53FE3">
            <w:pPr>
              <w:spacing w:line="360" w:lineRule="auto"/>
              <w:rPr>
                <w:szCs w:val="21"/>
              </w:rPr>
            </w:pPr>
            <w:r>
              <w:rPr>
                <w:rFonts w:hint="eastAsia"/>
                <w:szCs w:val="21"/>
              </w:rPr>
              <w:t>下午</w:t>
            </w:r>
            <w:r>
              <w:rPr>
                <w:rFonts w:hint="eastAsia"/>
                <w:szCs w:val="21"/>
              </w:rPr>
              <w:t>2</w:t>
            </w:r>
          </w:p>
        </w:tc>
        <w:tc>
          <w:tcPr>
            <w:tcW w:w="1037" w:type="dxa"/>
          </w:tcPr>
          <w:p w14:paraId="1EAAF7B4" w14:textId="496CD4EC" w:rsidR="008E7C49" w:rsidRDefault="00302D82">
            <w:pPr>
              <w:spacing w:line="360" w:lineRule="auto"/>
              <w:rPr>
                <w:szCs w:val="21"/>
              </w:rPr>
            </w:pPr>
            <w:ins w:id="127"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lastRenderedPageBreak/>
                <w:t>徐</w:t>
              </w:r>
            </w:ins>
          </w:p>
        </w:tc>
        <w:tc>
          <w:tcPr>
            <w:tcW w:w="1037" w:type="dxa"/>
          </w:tcPr>
          <w:p w14:paraId="1FED665F" w14:textId="77777777" w:rsidR="008E7C49" w:rsidRDefault="00E53FE3">
            <w:pPr>
              <w:spacing w:line="360" w:lineRule="auto"/>
              <w:rPr>
                <w:szCs w:val="21"/>
              </w:rPr>
            </w:pPr>
            <w:r>
              <w:rPr>
                <w:rFonts w:hint="eastAsia"/>
                <w:szCs w:val="21"/>
              </w:rPr>
              <w:lastRenderedPageBreak/>
              <w:t>杨、</w:t>
            </w:r>
            <w:r>
              <w:rPr>
                <w:szCs w:val="21"/>
              </w:rPr>
              <w:t>徐</w:t>
            </w:r>
          </w:p>
        </w:tc>
        <w:tc>
          <w:tcPr>
            <w:tcW w:w="1037" w:type="dxa"/>
          </w:tcPr>
          <w:p w14:paraId="717D03E7" w14:textId="77777777" w:rsidR="008E7C49" w:rsidRDefault="008E7C49">
            <w:pPr>
              <w:spacing w:line="360" w:lineRule="auto"/>
              <w:rPr>
                <w:szCs w:val="21"/>
              </w:rPr>
            </w:pPr>
          </w:p>
        </w:tc>
        <w:tc>
          <w:tcPr>
            <w:tcW w:w="1037" w:type="dxa"/>
          </w:tcPr>
          <w:p w14:paraId="640BBA5D" w14:textId="77777777" w:rsidR="008E7C49" w:rsidRDefault="00E53FE3">
            <w:pPr>
              <w:spacing w:line="360" w:lineRule="auto"/>
              <w:rPr>
                <w:szCs w:val="21"/>
              </w:rPr>
            </w:pPr>
            <w:r>
              <w:rPr>
                <w:rFonts w:hint="eastAsia"/>
                <w:szCs w:val="21"/>
              </w:rPr>
              <w:t>沈、叶、</w:t>
            </w:r>
            <w:proofErr w:type="gramStart"/>
            <w:r>
              <w:rPr>
                <w:szCs w:val="21"/>
              </w:rPr>
              <w:lastRenderedPageBreak/>
              <w:t>骆</w:t>
            </w:r>
            <w:proofErr w:type="gramEnd"/>
          </w:p>
        </w:tc>
        <w:tc>
          <w:tcPr>
            <w:tcW w:w="1037" w:type="dxa"/>
          </w:tcPr>
          <w:p w14:paraId="30F96EF5" w14:textId="77777777" w:rsidR="008E7C49" w:rsidRDefault="008E7C49">
            <w:pPr>
              <w:spacing w:line="360" w:lineRule="auto"/>
              <w:rPr>
                <w:szCs w:val="21"/>
              </w:rPr>
            </w:pPr>
          </w:p>
        </w:tc>
        <w:tc>
          <w:tcPr>
            <w:tcW w:w="1037" w:type="dxa"/>
          </w:tcPr>
          <w:p w14:paraId="6C22796E"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lastRenderedPageBreak/>
              <w:t>徐</w:t>
            </w:r>
          </w:p>
        </w:tc>
        <w:tc>
          <w:tcPr>
            <w:tcW w:w="1037" w:type="dxa"/>
          </w:tcPr>
          <w:p w14:paraId="0199554B" w14:textId="7848A5B0" w:rsidR="008E7C49" w:rsidRDefault="00302D82">
            <w:pPr>
              <w:spacing w:line="360" w:lineRule="auto"/>
              <w:rPr>
                <w:szCs w:val="21"/>
              </w:rPr>
            </w:pPr>
            <w:ins w:id="128" w:author="Administrator" w:date="2018-11-04T20:31:00Z">
              <w:r>
                <w:rPr>
                  <w:rFonts w:hint="eastAsia"/>
                  <w:szCs w:val="21"/>
                </w:rPr>
                <w:lastRenderedPageBreak/>
                <w:t>沈</w:t>
              </w:r>
            </w:ins>
            <w:ins w:id="129" w:author="Administrator" w:date="2018-11-04T20:32:00Z">
              <w:r w:rsidR="0055660F">
                <w:rPr>
                  <w:rFonts w:hint="eastAsia"/>
                  <w:szCs w:val="21"/>
                </w:rPr>
                <w:t>、</w:t>
              </w:r>
              <w:r w:rsidR="0055660F">
                <w:rPr>
                  <w:szCs w:val="21"/>
                </w:rPr>
                <w:t>杨</w:t>
              </w:r>
            </w:ins>
            <w:ins w:id="130" w:author="Administrator" w:date="2018-11-04T20:33:00Z">
              <w:r w:rsidR="0055660F">
                <w:rPr>
                  <w:rFonts w:hint="eastAsia"/>
                  <w:szCs w:val="21"/>
                </w:rPr>
                <w:t>、</w:t>
              </w:r>
              <w:r w:rsidR="0055660F">
                <w:rPr>
                  <w:szCs w:val="21"/>
                </w:rPr>
                <w:lastRenderedPageBreak/>
                <w:t>徐</w:t>
              </w:r>
            </w:ins>
          </w:p>
        </w:tc>
      </w:tr>
      <w:tr w:rsidR="0055660F" w14:paraId="369A0F6A" w14:textId="77777777">
        <w:tc>
          <w:tcPr>
            <w:tcW w:w="1037" w:type="dxa"/>
          </w:tcPr>
          <w:p w14:paraId="61E16965" w14:textId="77777777" w:rsidR="0055660F" w:rsidRDefault="0055660F" w:rsidP="0055660F">
            <w:pPr>
              <w:spacing w:line="360" w:lineRule="auto"/>
              <w:rPr>
                <w:szCs w:val="21"/>
              </w:rPr>
            </w:pPr>
            <w:r>
              <w:rPr>
                <w:rFonts w:hint="eastAsia"/>
                <w:szCs w:val="21"/>
              </w:rPr>
              <w:lastRenderedPageBreak/>
              <w:t>晚上</w:t>
            </w:r>
          </w:p>
        </w:tc>
        <w:tc>
          <w:tcPr>
            <w:tcW w:w="1037" w:type="dxa"/>
          </w:tcPr>
          <w:p w14:paraId="1F952B6C" w14:textId="419A2636" w:rsidR="0055660F" w:rsidRDefault="0055660F" w:rsidP="0055660F">
            <w:pPr>
              <w:spacing w:line="360" w:lineRule="auto"/>
              <w:rPr>
                <w:szCs w:val="21"/>
              </w:rPr>
            </w:pPr>
            <w:ins w:id="131" w:author="Administrator" w:date="2018-11-04T20:33:00Z">
              <w:r>
                <w:rPr>
                  <w:rFonts w:hint="eastAsia"/>
                  <w:szCs w:val="21"/>
                </w:rPr>
                <w:t>沈、</w:t>
              </w:r>
              <w:r>
                <w:rPr>
                  <w:szCs w:val="21"/>
                </w:rPr>
                <w:t>杨</w:t>
              </w:r>
              <w:r>
                <w:rPr>
                  <w:rFonts w:hint="eastAsia"/>
                  <w:szCs w:val="21"/>
                </w:rPr>
                <w:t>、</w:t>
              </w:r>
              <w:r>
                <w:rPr>
                  <w:szCs w:val="21"/>
                </w:rPr>
                <w:t>徐</w:t>
              </w:r>
            </w:ins>
          </w:p>
        </w:tc>
        <w:tc>
          <w:tcPr>
            <w:tcW w:w="1037" w:type="dxa"/>
          </w:tcPr>
          <w:p w14:paraId="38AF9F02"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4473E239"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2CBA7E06" w14:textId="77777777" w:rsidR="0055660F" w:rsidRDefault="0055660F" w:rsidP="0055660F">
            <w:pPr>
              <w:spacing w:line="360" w:lineRule="auto"/>
              <w:rPr>
                <w:szCs w:val="21"/>
              </w:rPr>
            </w:pPr>
            <w:proofErr w:type="gramStart"/>
            <w:r>
              <w:rPr>
                <w:rFonts w:hint="eastAsia"/>
                <w:szCs w:val="21"/>
              </w:rPr>
              <w:t>骆</w:t>
            </w:r>
            <w:proofErr w:type="gramEnd"/>
          </w:p>
        </w:tc>
        <w:tc>
          <w:tcPr>
            <w:tcW w:w="1037" w:type="dxa"/>
          </w:tcPr>
          <w:p w14:paraId="09817371" w14:textId="77777777" w:rsidR="0055660F" w:rsidRDefault="0055660F" w:rsidP="0055660F">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46365F90" w14:textId="77777777" w:rsidR="0055660F" w:rsidRDefault="0055660F" w:rsidP="0055660F">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2EFCE2EB" w14:textId="45DFFE85" w:rsidR="0055660F" w:rsidRDefault="0055660F" w:rsidP="0055660F">
            <w:pPr>
              <w:spacing w:line="360" w:lineRule="auto"/>
              <w:rPr>
                <w:szCs w:val="21"/>
              </w:rPr>
            </w:pPr>
            <w:ins w:id="132" w:author="Administrator" w:date="2018-11-04T20:33:00Z">
              <w:r>
                <w:rPr>
                  <w:rFonts w:hint="eastAsia"/>
                  <w:szCs w:val="21"/>
                </w:rPr>
                <w:t>沈、</w:t>
              </w:r>
              <w:r>
                <w:rPr>
                  <w:szCs w:val="21"/>
                </w:rPr>
                <w:t>杨</w:t>
              </w:r>
              <w:r>
                <w:rPr>
                  <w:rFonts w:hint="eastAsia"/>
                  <w:szCs w:val="21"/>
                </w:rPr>
                <w:t>、</w:t>
              </w:r>
              <w:r>
                <w:rPr>
                  <w:szCs w:val="21"/>
                </w:rPr>
                <w:t>徐</w:t>
              </w:r>
            </w:ins>
          </w:p>
        </w:tc>
      </w:tr>
      <w:tr w:rsidR="0055660F" w14:paraId="0205E2D7" w14:textId="77777777">
        <w:tc>
          <w:tcPr>
            <w:tcW w:w="8296" w:type="dxa"/>
            <w:gridSpan w:val="8"/>
          </w:tcPr>
          <w:p w14:paraId="4F4E1845" w14:textId="77777777" w:rsidR="0055660F" w:rsidRDefault="0055660F" w:rsidP="0055660F">
            <w:pPr>
              <w:spacing w:line="360" w:lineRule="auto"/>
            </w:pPr>
            <w:r>
              <w:rPr>
                <w:rFonts w:hint="eastAsia"/>
              </w:rPr>
              <w:t>场地资源</w:t>
            </w:r>
          </w:p>
        </w:tc>
      </w:tr>
      <w:tr w:rsidR="0055660F" w14:paraId="4A52BEB6" w14:textId="77777777">
        <w:tc>
          <w:tcPr>
            <w:tcW w:w="4148" w:type="dxa"/>
            <w:gridSpan w:val="4"/>
          </w:tcPr>
          <w:p w14:paraId="36DC086E" w14:textId="77777777" w:rsidR="0055660F" w:rsidRDefault="0055660F" w:rsidP="0055660F">
            <w:pPr>
              <w:spacing w:line="360" w:lineRule="auto"/>
            </w:pPr>
            <w:r>
              <w:rPr>
                <w:rFonts w:hint="eastAsia"/>
              </w:rPr>
              <w:t>会议室</w:t>
            </w:r>
          </w:p>
        </w:tc>
        <w:tc>
          <w:tcPr>
            <w:tcW w:w="4148" w:type="dxa"/>
            <w:gridSpan w:val="4"/>
          </w:tcPr>
          <w:p w14:paraId="323C31E4" w14:textId="77777777" w:rsidR="0055660F" w:rsidRDefault="0055660F" w:rsidP="0055660F">
            <w:pPr>
              <w:spacing w:line="360" w:lineRule="auto"/>
            </w:pPr>
            <w:r>
              <w:rPr>
                <w:rFonts w:hint="eastAsia"/>
              </w:rPr>
              <w:t>周二</w:t>
            </w:r>
            <w:r>
              <w:t>晚，周五晚</w:t>
            </w:r>
          </w:p>
        </w:tc>
      </w:tr>
    </w:tbl>
    <w:p w14:paraId="636B1F83" w14:textId="77777777" w:rsidR="008E7C49" w:rsidRDefault="00E53FE3">
      <w:pPr>
        <w:pStyle w:val="3"/>
        <w:spacing w:line="360" w:lineRule="auto"/>
      </w:pPr>
      <w:bookmarkStart w:id="133" w:name="_Toc528697475"/>
      <w:r>
        <w:rPr>
          <w:rFonts w:hint="eastAsia"/>
        </w:rPr>
        <w:t>5.3.3</w:t>
      </w:r>
      <w:r>
        <w:t xml:space="preserve"> </w:t>
      </w:r>
      <w:r>
        <w:rPr>
          <w:rFonts w:hint="eastAsia"/>
        </w:rPr>
        <w:t>人员遣散计划</w:t>
      </w:r>
      <w:bookmarkEnd w:id="133"/>
    </w:p>
    <w:p w14:paraId="1FA4C4CD" w14:textId="77777777" w:rsidR="008E7C49" w:rsidRDefault="00E53FE3">
      <w:pPr>
        <w:spacing w:line="360" w:lineRule="auto"/>
      </w:pPr>
      <w:r>
        <w:rPr>
          <w:rFonts w:hint="eastAsia"/>
        </w:rPr>
        <w:t>TBD</w:t>
      </w:r>
      <w:r>
        <w:rPr>
          <w:rFonts w:hint="eastAsia"/>
        </w:rPr>
        <w:t>（待定）</w:t>
      </w:r>
    </w:p>
    <w:p w14:paraId="0F1EA8A5" w14:textId="77777777" w:rsidR="008E7C49" w:rsidRDefault="00E53FE3">
      <w:pPr>
        <w:pStyle w:val="3"/>
        <w:spacing w:line="360" w:lineRule="auto"/>
      </w:pPr>
      <w:bookmarkStart w:id="134" w:name="_Toc528697476"/>
      <w:r>
        <w:rPr>
          <w:rFonts w:hint="eastAsia"/>
        </w:rPr>
        <w:t>5.3.4</w:t>
      </w:r>
      <w:r>
        <w:t xml:space="preserve"> </w:t>
      </w:r>
      <w:r>
        <w:rPr>
          <w:rFonts w:hint="eastAsia"/>
        </w:rPr>
        <w:t>人员技能</w:t>
      </w:r>
      <w:bookmarkEnd w:id="13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8E7C49" w14:paraId="46998ADE" w14:textId="77777777">
        <w:tc>
          <w:tcPr>
            <w:tcW w:w="1413" w:type="dxa"/>
          </w:tcPr>
          <w:p w14:paraId="26386FF3" w14:textId="77777777" w:rsidR="008E7C49" w:rsidRDefault="00E53FE3">
            <w:pPr>
              <w:spacing w:line="360" w:lineRule="auto"/>
              <w:jc w:val="center"/>
              <w:rPr>
                <w:b/>
                <w:bCs/>
                <w:color w:val="000000"/>
                <w:sz w:val="24"/>
                <w:szCs w:val="21"/>
              </w:rPr>
            </w:pPr>
            <w:r>
              <w:rPr>
                <w:rFonts w:hint="eastAsia"/>
                <w:b/>
                <w:bCs/>
                <w:color w:val="000000"/>
                <w:sz w:val="24"/>
                <w:szCs w:val="21"/>
              </w:rPr>
              <w:t>人员</w:t>
            </w:r>
          </w:p>
        </w:tc>
        <w:tc>
          <w:tcPr>
            <w:tcW w:w="6883" w:type="dxa"/>
          </w:tcPr>
          <w:p w14:paraId="5E2B84FB" w14:textId="77777777" w:rsidR="008E7C49" w:rsidRDefault="00E53FE3">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8E7C49" w14:paraId="59D584CC" w14:textId="77777777">
        <w:tc>
          <w:tcPr>
            <w:tcW w:w="1413" w:type="dxa"/>
          </w:tcPr>
          <w:p w14:paraId="0B713FE4" w14:textId="77777777" w:rsidR="008E7C49" w:rsidRDefault="00E53FE3">
            <w:pPr>
              <w:spacing w:line="360" w:lineRule="auto"/>
            </w:pPr>
            <w:r>
              <w:rPr>
                <w:rFonts w:hint="eastAsia"/>
              </w:rPr>
              <w:t>沈启航</w:t>
            </w:r>
          </w:p>
        </w:tc>
        <w:tc>
          <w:tcPr>
            <w:tcW w:w="6883" w:type="dxa"/>
          </w:tcPr>
          <w:p w14:paraId="12ACCE1F" w14:textId="77777777" w:rsidR="008E7C49" w:rsidRDefault="00E53FE3">
            <w:pPr>
              <w:spacing w:line="360" w:lineRule="auto"/>
            </w:pPr>
            <w:r>
              <w:rPr>
                <w:rFonts w:hint="eastAsia"/>
              </w:rPr>
              <w:t>具有</w:t>
            </w:r>
            <w:r>
              <w:t>良好的沟通能力与组织能力</w:t>
            </w:r>
            <w:r>
              <w:rPr>
                <w:rFonts w:hint="eastAsia"/>
              </w:rPr>
              <w:t>；</w:t>
            </w:r>
          </w:p>
          <w:p w14:paraId="0A6C28E6" w14:textId="77777777" w:rsidR="008E7C49" w:rsidRDefault="00E53FE3">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7269A46B" w14:textId="77777777" w:rsidR="008E7C49" w:rsidRDefault="00E53FE3">
            <w:pPr>
              <w:spacing w:line="360" w:lineRule="auto"/>
            </w:pPr>
            <w:r>
              <w:rPr>
                <w:rFonts w:hint="eastAsia"/>
              </w:rPr>
              <w:t>了解</w:t>
            </w:r>
            <w:r>
              <w:t>瀑布模型</w:t>
            </w:r>
            <w:r>
              <w:rPr>
                <w:rFonts w:hint="eastAsia"/>
              </w:rPr>
              <w:t>的</w:t>
            </w:r>
            <w:r>
              <w:t>开发过程；</w:t>
            </w:r>
          </w:p>
        </w:tc>
      </w:tr>
      <w:tr w:rsidR="008E7C49" w14:paraId="3F23510F" w14:textId="77777777">
        <w:tc>
          <w:tcPr>
            <w:tcW w:w="1413" w:type="dxa"/>
          </w:tcPr>
          <w:p w14:paraId="6F545D8C" w14:textId="77777777" w:rsidR="008E7C49" w:rsidRDefault="00E53FE3">
            <w:pPr>
              <w:spacing w:line="360" w:lineRule="auto"/>
            </w:pPr>
            <w:r>
              <w:rPr>
                <w:rFonts w:hint="eastAsia"/>
              </w:rPr>
              <w:t>叶柏成</w:t>
            </w:r>
          </w:p>
        </w:tc>
        <w:tc>
          <w:tcPr>
            <w:tcW w:w="6883" w:type="dxa"/>
          </w:tcPr>
          <w:p w14:paraId="1295C317" w14:textId="77777777" w:rsidR="008E7C49" w:rsidRDefault="00E53FE3">
            <w:pPr>
              <w:spacing w:line="360" w:lineRule="auto"/>
            </w:pPr>
            <w:r>
              <w:rPr>
                <w:rFonts w:hint="eastAsia"/>
              </w:rPr>
              <w:t>有一定的开发</w:t>
            </w:r>
            <w:r>
              <w:t>经验</w:t>
            </w:r>
            <w:r>
              <w:rPr>
                <w:rFonts w:hint="eastAsia"/>
              </w:rPr>
              <w:t>；</w:t>
            </w:r>
          </w:p>
          <w:p w14:paraId="166A0D51" w14:textId="77777777" w:rsidR="008E7C49" w:rsidRDefault="00E53FE3">
            <w:pPr>
              <w:spacing w:line="360" w:lineRule="auto"/>
            </w:pPr>
            <w:r>
              <w:rPr>
                <w:rFonts w:hint="eastAsia"/>
              </w:rPr>
              <w:t>了解</w:t>
            </w:r>
            <w:r>
              <w:t>Git</w:t>
            </w:r>
            <w:r>
              <w:t>版本控制工具使用，</w:t>
            </w:r>
            <w:r>
              <w:rPr>
                <w:rFonts w:hint="eastAsia"/>
              </w:rPr>
              <w:t>了解</w:t>
            </w:r>
            <w:r>
              <w:t>文档工具使用，有一定软件开发能力；</w:t>
            </w:r>
          </w:p>
          <w:p w14:paraId="7D8DAC98" w14:textId="77777777" w:rsidR="008E7C49" w:rsidRDefault="00E53FE3">
            <w:pPr>
              <w:spacing w:line="360" w:lineRule="auto"/>
            </w:pPr>
            <w:r>
              <w:rPr>
                <w:rFonts w:hint="eastAsia"/>
              </w:rPr>
              <w:t>了解</w:t>
            </w:r>
            <w:r>
              <w:t>瀑布模型</w:t>
            </w:r>
            <w:r>
              <w:rPr>
                <w:rFonts w:hint="eastAsia"/>
              </w:rPr>
              <w:t>的</w:t>
            </w:r>
            <w:r>
              <w:t>开发过程；</w:t>
            </w:r>
          </w:p>
        </w:tc>
      </w:tr>
      <w:tr w:rsidR="008E7C49" w14:paraId="75411854" w14:textId="77777777">
        <w:tc>
          <w:tcPr>
            <w:tcW w:w="1413" w:type="dxa"/>
          </w:tcPr>
          <w:p w14:paraId="48E98072" w14:textId="77777777" w:rsidR="008E7C49" w:rsidRDefault="00E53FE3">
            <w:pPr>
              <w:spacing w:line="360" w:lineRule="auto"/>
            </w:pPr>
            <w:r>
              <w:rPr>
                <w:rFonts w:hint="eastAsia"/>
              </w:rPr>
              <w:t>杨以恒</w:t>
            </w:r>
          </w:p>
        </w:tc>
        <w:tc>
          <w:tcPr>
            <w:tcW w:w="6883" w:type="dxa"/>
          </w:tcPr>
          <w:p w14:paraId="40F160A4" w14:textId="77777777" w:rsidR="008E7C49" w:rsidRDefault="00E53FE3">
            <w:pPr>
              <w:spacing w:line="360" w:lineRule="auto"/>
            </w:pPr>
            <w:r>
              <w:rPr>
                <w:rFonts w:hint="eastAsia"/>
              </w:rPr>
              <w:t>有一定</w:t>
            </w:r>
            <w:r>
              <w:t>的开发经验；</w:t>
            </w:r>
          </w:p>
          <w:p w14:paraId="07155B82" w14:textId="77777777" w:rsidR="008E7C49" w:rsidRDefault="00E53FE3">
            <w:pPr>
              <w:spacing w:line="360" w:lineRule="auto"/>
            </w:pPr>
            <w:r>
              <w:rPr>
                <w:rFonts w:hint="eastAsia"/>
              </w:rPr>
              <w:t>有一定</w:t>
            </w:r>
            <w:r>
              <w:t>的美工设计经验，</w:t>
            </w:r>
            <w:r>
              <w:rPr>
                <w:rFonts w:hint="eastAsia"/>
              </w:rPr>
              <w:t>熟悉</w:t>
            </w:r>
            <w:r>
              <w:t>Photoshop</w:t>
            </w:r>
            <w:r>
              <w:t>及类似工具使用；</w:t>
            </w:r>
          </w:p>
          <w:p w14:paraId="59643B3A" w14:textId="77777777" w:rsidR="008E7C49" w:rsidRDefault="00E53FE3">
            <w:pPr>
              <w:spacing w:line="360" w:lineRule="auto"/>
            </w:pPr>
            <w:r>
              <w:rPr>
                <w:rFonts w:hint="eastAsia"/>
              </w:rPr>
              <w:t>了解</w:t>
            </w:r>
            <w:r>
              <w:t>瀑布模型</w:t>
            </w:r>
            <w:r>
              <w:rPr>
                <w:rFonts w:hint="eastAsia"/>
              </w:rPr>
              <w:t>的</w:t>
            </w:r>
            <w:r>
              <w:t>开发过程；</w:t>
            </w:r>
          </w:p>
        </w:tc>
      </w:tr>
      <w:tr w:rsidR="008E7C49" w14:paraId="0BA2A4BC" w14:textId="77777777">
        <w:tc>
          <w:tcPr>
            <w:tcW w:w="1413" w:type="dxa"/>
          </w:tcPr>
          <w:p w14:paraId="5D4F3CCF" w14:textId="77777777" w:rsidR="008E7C49" w:rsidRDefault="00E53FE3">
            <w:pPr>
              <w:spacing w:line="360" w:lineRule="auto"/>
            </w:pPr>
            <w:r>
              <w:rPr>
                <w:rFonts w:hint="eastAsia"/>
              </w:rPr>
              <w:t>徐哲远</w:t>
            </w:r>
          </w:p>
        </w:tc>
        <w:tc>
          <w:tcPr>
            <w:tcW w:w="6883" w:type="dxa"/>
          </w:tcPr>
          <w:p w14:paraId="43DCB96D" w14:textId="77777777" w:rsidR="008E7C49" w:rsidRDefault="00E53FE3">
            <w:pPr>
              <w:spacing w:line="360" w:lineRule="auto"/>
            </w:pPr>
            <w:r>
              <w:rPr>
                <w:rFonts w:hint="eastAsia"/>
              </w:rPr>
              <w:t>有一定</w:t>
            </w:r>
            <w:r>
              <w:t>的开发经验；</w:t>
            </w:r>
          </w:p>
          <w:p w14:paraId="05C2577A" w14:textId="77777777" w:rsidR="008E7C49" w:rsidRDefault="00E53FE3">
            <w:pPr>
              <w:spacing w:line="360" w:lineRule="auto"/>
            </w:pPr>
            <w:r>
              <w:rPr>
                <w:rFonts w:hint="eastAsia"/>
              </w:rPr>
              <w:t>了解</w:t>
            </w:r>
            <w:r>
              <w:t>瀑布模型</w:t>
            </w:r>
            <w:r>
              <w:rPr>
                <w:rFonts w:hint="eastAsia"/>
              </w:rPr>
              <w:t>的</w:t>
            </w:r>
            <w:r>
              <w:t>开发过程；</w:t>
            </w:r>
          </w:p>
        </w:tc>
      </w:tr>
      <w:tr w:rsidR="008E7C49" w14:paraId="5CDA665A" w14:textId="77777777">
        <w:tc>
          <w:tcPr>
            <w:tcW w:w="1413" w:type="dxa"/>
          </w:tcPr>
          <w:p w14:paraId="799689B9" w14:textId="77777777" w:rsidR="008E7C49" w:rsidRDefault="00E53FE3">
            <w:pPr>
              <w:spacing w:line="360" w:lineRule="auto"/>
            </w:pPr>
            <w:r>
              <w:rPr>
                <w:rFonts w:hint="eastAsia"/>
              </w:rPr>
              <w:t>骆佳俊</w:t>
            </w:r>
          </w:p>
        </w:tc>
        <w:tc>
          <w:tcPr>
            <w:tcW w:w="6883" w:type="dxa"/>
          </w:tcPr>
          <w:p w14:paraId="1F2E7EB6" w14:textId="77777777" w:rsidR="008E7C49" w:rsidRDefault="00E53FE3">
            <w:pPr>
              <w:spacing w:line="360" w:lineRule="auto"/>
            </w:pPr>
            <w:r>
              <w:rPr>
                <w:rFonts w:hint="eastAsia"/>
              </w:rPr>
              <w:t>有一定</w:t>
            </w:r>
            <w:r>
              <w:t>的开发经验；</w:t>
            </w:r>
          </w:p>
          <w:p w14:paraId="55BFD35F" w14:textId="77777777" w:rsidR="008E7C49" w:rsidRDefault="00E53FE3">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3B1CD9C0" w14:textId="77777777" w:rsidR="008E7C49" w:rsidRDefault="00E53FE3">
            <w:pPr>
              <w:spacing w:line="360" w:lineRule="auto"/>
            </w:pPr>
            <w:r>
              <w:rPr>
                <w:rFonts w:hint="eastAsia"/>
              </w:rPr>
              <w:t>了解</w:t>
            </w:r>
            <w:r>
              <w:t>瀑布模型</w:t>
            </w:r>
            <w:r>
              <w:rPr>
                <w:rFonts w:hint="eastAsia"/>
              </w:rPr>
              <w:t>的</w:t>
            </w:r>
            <w:r>
              <w:t>开发过程；</w:t>
            </w:r>
          </w:p>
        </w:tc>
      </w:tr>
    </w:tbl>
    <w:p w14:paraId="41956F19" w14:textId="77777777" w:rsidR="008E7C49" w:rsidRDefault="00E53FE3">
      <w:pPr>
        <w:pStyle w:val="3"/>
        <w:spacing w:line="360" w:lineRule="auto"/>
      </w:pPr>
      <w:bookmarkStart w:id="135" w:name="_Toc528697477"/>
      <w:r>
        <w:rPr>
          <w:rFonts w:hint="eastAsia"/>
        </w:rPr>
        <w:t>5.3.5</w:t>
      </w:r>
      <w:r>
        <w:t xml:space="preserve"> </w:t>
      </w:r>
      <w:r>
        <w:rPr>
          <w:rFonts w:hint="eastAsia"/>
        </w:rPr>
        <w:t>培训需要</w:t>
      </w:r>
      <w:bookmarkEnd w:id="135"/>
    </w:p>
    <w:tbl>
      <w:tblPr>
        <w:tblStyle w:val="af3"/>
        <w:tblW w:w="8296" w:type="dxa"/>
        <w:tblLayout w:type="fixed"/>
        <w:tblLook w:val="04A0" w:firstRow="1" w:lastRow="0" w:firstColumn="1" w:lastColumn="0" w:noHBand="0" w:noVBand="1"/>
      </w:tblPr>
      <w:tblGrid>
        <w:gridCol w:w="2765"/>
        <w:gridCol w:w="1625"/>
        <w:gridCol w:w="3906"/>
      </w:tblGrid>
      <w:tr w:rsidR="008E7C49" w14:paraId="1AF52094" w14:textId="77777777">
        <w:tc>
          <w:tcPr>
            <w:tcW w:w="2765" w:type="dxa"/>
          </w:tcPr>
          <w:p w14:paraId="1CD3FB35" w14:textId="77777777" w:rsidR="008E7C49" w:rsidRDefault="00E53FE3">
            <w:pPr>
              <w:rPr>
                <w:b/>
                <w:szCs w:val="21"/>
              </w:rPr>
            </w:pPr>
            <w:r>
              <w:rPr>
                <w:rFonts w:hint="eastAsia"/>
                <w:b/>
                <w:szCs w:val="21"/>
              </w:rPr>
              <w:t>培训内容</w:t>
            </w:r>
          </w:p>
        </w:tc>
        <w:tc>
          <w:tcPr>
            <w:tcW w:w="1625" w:type="dxa"/>
          </w:tcPr>
          <w:p w14:paraId="0B58F407" w14:textId="77777777" w:rsidR="008E7C49" w:rsidRDefault="00E53FE3">
            <w:pPr>
              <w:rPr>
                <w:b/>
                <w:szCs w:val="21"/>
              </w:rPr>
            </w:pPr>
            <w:r>
              <w:rPr>
                <w:rFonts w:hint="eastAsia"/>
                <w:b/>
                <w:szCs w:val="21"/>
              </w:rPr>
              <w:t>培训时间</w:t>
            </w:r>
          </w:p>
        </w:tc>
        <w:tc>
          <w:tcPr>
            <w:tcW w:w="3906" w:type="dxa"/>
          </w:tcPr>
          <w:p w14:paraId="6E9666DD" w14:textId="77777777" w:rsidR="008E7C49" w:rsidRDefault="00E53FE3">
            <w:pPr>
              <w:rPr>
                <w:b/>
                <w:szCs w:val="21"/>
              </w:rPr>
            </w:pPr>
            <w:r>
              <w:rPr>
                <w:rFonts w:hint="eastAsia"/>
                <w:b/>
                <w:szCs w:val="21"/>
              </w:rPr>
              <w:t>参加人员</w:t>
            </w:r>
          </w:p>
        </w:tc>
      </w:tr>
      <w:tr w:rsidR="008E7C49" w14:paraId="2F9E2814" w14:textId="77777777">
        <w:tc>
          <w:tcPr>
            <w:tcW w:w="2765" w:type="dxa"/>
          </w:tcPr>
          <w:p w14:paraId="48EF7DA5" w14:textId="77777777" w:rsidR="008E7C49" w:rsidRDefault="00E53FE3">
            <w:pPr>
              <w:rPr>
                <w:szCs w:val="21"/>
              </w:rPr>
            </w:pPr>
            <w:proofErr w:type="spellStart"/>
            <w:r>
              <w:rPr>
                <w:rFonts w:hint="eastAsia"/>
                <w:szCs w:val="21"/>
              </w:rPr>
              <w:lastRenderedPageBreak/>
              <w:t>Gith</w:t>
            </w:r>
            <w:r>
              <w:rPr>
                <w:szCs w:val="21"/>
              </w:rPr>
              <w:t>ub</w:t>
            </w:r>
            <w:proofErr w:type="spellEnd"/>
            <w:r>
              <w:rPr>
                <w:rFonts w:hint="eastAsia"/>
                <w:szCs w:val="21"/>
              </w:rPr>
              <w:t>的使用</w:t>
            </w:r>
          </w:p>
        </w:tc>
        <w:tc>
          <w:tcPr>
            <w:tcW w:w="1625" w:type="dxa"/>
          </w:tcPr>
          <w:p w14:paraId="26B3FF68" w14:textId="77777777" w:rsidR="008E7C49" w:rsidRDefault="00E53FE3">
            <w:pPr>
              <w:rPr>
                <w:szCs w:val="21"/>
              </w:rPr>
            </w:pPr>
            <w:r>
              <w:rPr>
                <w:rFonts w:hint="eastAsia"/>
                <w:szCs w:val="21"/>
              </w:rPr>
              <w:t>第二周会议</w:t>
            </w:r>
          </w:p>
        </w:tc>
        <w:tc>
          <w:tcPr>
            <w:tcW w:w="3906" w:type="dxa"/>
          </w:tcPr>
          <w:p w14:paraId="6259F1CD" w14:textId="77777777" w:rsidR="008E7C49" w:rsidRDefault="00E53FE3">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8E7C49" w14:paraId="38877D2F" w14:textId="77777777">
        <w:tc>
          <w:tcPr>
            <w:tcW w:w="2765" w:type="dxa"/>
          </w:tcPr>
          <w:p w14:paraId="6174629A" w14:textId="77777777" w:rsidR="008E7C49" w:rsidRDefault="00E53FE3">
            <w:pPr>
              <w:rPr>
                <w:szCs w:val="21"/>
              </w:rPr>
            </w:pPr>
            <w:r>
              <w:rPr>
                <w:rFonts w:hint="eastAsia"/>
                <w:szCs w:val="21"/>
              </w:rPr>
              <w:t>Pro</w:t>
            </w:r>
            <w:r>
              <w:rPr>
                <w:szCs w:val="21"/>
              </w:rPr>
              <w:t>ject</w:t>
            </w:r>
            <w:r>
              <w:rPr>
                <w:rFonts w:hint="eastAsia"/>
                <w:szCs w:val="21"/>
              </w:rPr>
              <w:t>的使用</w:t>
            </w:r>
          </w:p>
        </w:tc>
        <w:tc>
          <w:tcPr>
            <w:tcW w:w="1625" w:type="dxa"/>
          </w:tcPr>
          <w:p w14:paraId="48F797E5" w14:textId="77777777" w:rsidR="008E7C49" w:rsidRDefault="00E53FE3">
            <w:pPr>
              <w:rPr>
                <w:szCs w:val="21"/>
              </w:rPr>
            </w:pPr>
            <w:r>
              <w:rPr>
                <w:rFonts w:hint="eastAsia"/>
                <w:szCs w:val="21"/>
              </w:rPr>
              <w:t>第三周会议</w:t>
            </w:r>
          </w:p>
        </w:tc>
        <w:tc>
          <w:tcPr>
            <w:tcW w:w="3906" w:type="dxa"/>
          </w:tcPr>
          <w:p w14:paraId="5D8AFFE3"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002CFC16" w14:textId="77777777">
        <w:tc>
          <w:tcPr>
            <w:tcW w:w="2765" w:type="dxa"/>
          </w:tcPr>
          <w:p w14:paraId="40DA461F" w14:textId="77777777" w:rsidR="008E7C49" w:rsidRDefault="00E53FE3">
            <w:pPr>
              <w:rPr>
                <w:szCs w:val="21"/>
              </w:rPr>
            </w:pPr>
            <w:r>
              <w:rPr>
                <w:rFonts w:hint="eastAsia"/>
                <w:szCs w:val="21"/>
              </w:rPr>
              <w:t>I</w:t>
            </w:r>
            <w:r>
              <w:rPr>
                <w:szCs w:val="21"/>
              </w:rPr>
              <w:t>BM RSA</w:t>
            </w:r>
            <w:r>
              <w:rPr>
                <w:rFonts w:hint="eastAsia"/>
                <w:szCs w:val="21"/>
              </w:rPr>
              <w:t>的使用</w:t>
            </w:r>
          </w:p>
        </w:tc>
        <w:tc>
          <w:tcPr>
            <w:tcW w:w="1625" w:type="dxa"/>
          </w:tcPr>
          <w:p w14:paraId="10C0E922" w14:textId="77777777" w:rsidR="008E7C49" w:rsidRDefault="00E53FE3">
            <w:pPr>
              <w:rPr>
                <w:szCs w:val="21"/>
              </w:rPr>
            </w:pPr>
            <w:r>
              <w:rPr>
                <w:rFonts w:hint="eastAsia"/>
                <w:szCs w:val="21"/>
              </w:rPr>
              <w:t>第三周会议</w:t>
            </w:r>
          </w:p>
        </w:tc>
        <w:tc>
          <w:tcPr>
            <w:tcW w:w="3906" w:type="dxa"/>
          </w:tcPr>
          <w:p w14:paraId="53BC76F8"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7CAD6EC4" w14:textId="77777777">
        <w:tc>
          <w:tcPr>
            <w:tcW w:w="2765" w:type="dxa"/>
          </w:tcPr>
          <w:p w14:paraId="58CF925C" w14:textId="77777777" w:rsidR="008E7C49" w:rsidRDefault="00E53FE3">
            <w:pPr>
              <w:rPr>
                <w:szCs w:val="21"/>
              </w:rPr>
            </w:pPr>
            <w:r>
              <w:rPr>
                <w:rFonts w:hint="eastAsia"/>
                <w:szCs w:val="21"/>
              </w:rPr>
              <w:t>Axure</w:t>
            </w:r>
            <w:r>
              <w:rPr>
                <w:szCs w:val="21"/>
              </w:rPr>
              <w:t xml:space="preserve"> RP</w:t>
            </w:r>
            <w:r>
              <w:rPr>
                <w:rFonts w:hint="eastAsia"/>
                <w:szCs w:val="21"/>
              </w:rPr>
              <w:t>的使用</w:t>
            </w:r>
          </w:p>
        </w:tc>
        <w:tc>
          <w:tcPr>
            <w:tcW w:w="1625" w:type="dxa"/>
          </w:tcPr>
          <w:p w14:paraId="2E2EC05F" w14:textId="77777777" w:rsidR="008E7C49" w:rsidRDefault="00E53FE3">
            <w:pPr>
              <w:rPr>
                <w:szCs w:val="21"/>
              </w:rPr>
            </w:pPr>
            <w:r>
              <w:rPr>
                <w:rFonts w:hint="eastAsia"/>
                <w:szCs w:val="21"/>
              </w:rPr>
              <w:t>第三周会议</w:t>
            </w:r>
          </w:p>
        </w:tc>
        <w:tc>
          <w:tcPr>
            <w:tcW w:w="3906" w:type="dxa"/>
          </w:tcPr>
          <w:p w14:paraId="5296C26B"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579B631A" w14:textId="77777777">
        <w:tc>
          <w:tcPr>
            <w:tcW w:w="2765" w:type="dxa"/>
          </w:tcPr>
          <w:p w14:paraId="247F44A0" w14:textId="77777777" w:rsidR="008E7C49" w:rsidRDefault="00E53FE3">
            <w:pPr>
              <w:rPr>
                <w:szCs w:val="21"/>
              </w:rPr>
            </w:pPr>
            <w:r>
              <w:rPr>
                <w:rFonts w:hint="eastAsia"/>
                <w:szCs w:val="21"/>
              </w:rPr>
              <w:t>需求管理工具的使用</w:t>
            </w:r>
          </w:p>
        </w:tc>
        <w:tc>
          <w:tcPr>
            <w:tcW w:w="1625" w:type="dxa"/>
          </w:tcPr>
          <w:p w14:paraId="4178657F" w14:textId="77777777" w:rsidR="008E7C49" w:rsidRDefault="00E53FE3">
            <w:pPr>
              <w:rPr>
                <w:szCs w:val="21"/>
              </w:rPr>
            </w:pPr>
            <w:r>
              <w:rPr>
                <w:rFonts w:hint="eastAsia"/>
                <w:szCs w:val="21"/>
              </w:rPr>
              <w:t>第三周会议</w:t>
            </w:r>
          </w:p>
        </w:tc>
        <w:tc>
          <w:tcPr>
            <w:tcW w:w="3906" w:type="dxa"/>
          </w:tcPr>
          <w:p w14:paraId="42DA9BE4"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D1D9830" w14:textId="77777777">
        <w:tc>
          <w:tcPr>
            <w:tcW w:w="2765" w:type="dxa"/>
          </w:tcPr>
          <w:p w14:paraId="7F35BE26" w14:textId="77777777" w:rsidR="008E7C49" w:rsidRDefault="00E53FE3">
            <w:pPr>
              <w:rPr>
                <w:szCs w:val="21"/>
              </w:rPr>
            </w:pPr>
            <w:r>
              <w:rPr>
                <w:rFonts w:hint="eastAsia"/>
                <w:szCs w:val="21"/>
              </w:rPr>
              <w:t>U</w:t>
            </w:r>
            <w:r>
              <w:rPr>
                <w:szCs w:val="21"/>
              </w:rPr>
              <w:t>ML</w:t>
            </w:r>
            <w:r>
              <w:rPr>
                <w:rFonts w:hint="eastAsia"/>
                <w:szCs w:val="21"/>
              </w:rPr>
              <w:t>工具的使用</w:t>
            </w:r>
          </w:p>
        </w:tc>
        <w:tc>
          <w:tcPr>
            <w:tcW w:w="1625" w:type="dxa"/>
          </w:tcPr>
          <w:p w14:paraId="4BCCB29D" w14:textId="77777777" w:rsidR="008E7C49" w:rsidRDefault="00E53FE3">
            <w:pPr>
              <w:rPr>
                <w:szCs w:val="21"/>
              </w:rPr>
            </w:pPr>
            <w:r>
              <w:rPr>
                <w:rFonts w:hint="eastAsia"/>
                <w:szCs w:val="21"/>
              </w:rPr>
              <w:t>第三周会议</w:t>
            </w:r>
          </w:p>
        </w:tc>
        <w:tc>
          <w:tcPr>
            <w:tcW w:w="3906" w:type="dxa"/>
          </w:tcPr>
          <w:p w14:paraId="06ECFFCA"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3ECD83A" w14:textId="77777777">
        <w:tc>
          <w:tcPr>
            <w:tcW w:w="2765" w:type="dxa"/>
          </w:tcPr>
          <w:p w14:paraId="03643EEF" w14:textId="77777777" w:rsidR="008E7C49" w:rsidRDefault="008E7C49">
            <w:pPr>
              <w:rPr>
                <w:szCs w:val="21"/>
              </w:rPr>
            </w:pPr>
          </w:p>
        </w:tc>
        <w:tc>
          <w:tcPr>
            <w:tcW w:w="1625" w:type="dxa"/>
          </w:tcPr>
          <w:p w14:paraId="37CF13F7" w14:textId="77777777" w:rsidR="008E7C49" w:rsidRDefault="008E7C49">
            <w:pPr>
              <w:rPr>
                <w:szCs w:val="21"/>
              </w:rPr>
            </w:pPr>
          </w:p>
        </w:tc>
        <w:tc>
          <w:tcPr>
            <w:tcW w:w="3906" w:type="dxa"/>
          </w:tcPr>
          <w:p w14:paraId="1E3DCCF7" w14:textId="77777777" w:rsidR="008E7C49" w:rsidRDefault="008E7C49">
            <w:pPr>
              <w:rPr>
                <w:szCs w:val="21"/>
              </w:rPr>
            </w:pPr>
          </w:p>
        </w:tc>
      </w:tr>
    </w:tbl>
    <w:p w14:paraId="70300142" w14:textId="77777777" w:rsidR="008E7C49" w:rsidRDefault="008E7C49">
      <w:pPr>
        <w:rPr>
          <w:szCs w:val="21"/>
        </w:rPr>
      </w:pPr>
    </w:p>
    <w:p w14:paraId="7CAD3928" w14:textId="77777777" w:rsidR="008E7C49" w:rsidRDefault="00E53FE3">
      <w:pPr>
        <w:pStyle w:val="3"/>
        <w:spacing w:line="360" w:lineRule="auto"/>
      </w:pPr>
      <w:bookmarkStart w:id="136" w:name="_Toc528697478"/>
      <w:r>
        <w:rPr>
          <w:rFonts w:hint="eastAsia"/>
        </w:rPr>
        <w:t>5.3.6</w:t>
      </w:r>
      <w:r>
        <w:t xml:space="preserve"> </w:t>
      </w:r>
      <w:r>
        <w:rPr>
          <w:rFonts w:hint="eastAsia"/>
        </w:rPr>
        <w:t>认可与奖励</w:t>
      </w:r>
      <w:bookmarkEnd w:id="13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8E7C49" w14:paraId="54CC6CA9" w14:textId="77777777">
        <w:tc>
          <w:tcPr>
            <w:tcW w:w="2765" w:type="dxa"/>
          </w:tcPr>
          <w:p w14:paraId="1C76C139" w14:textId="77777777" w:rsidR="008E7C49" w:rsidRDefault="00E53FE3">
            <w:pPr>
              <w:spacing w:line="360" w:lineRule="auto"/>
              <w:jc w:val="center"/>
              <w:rPr>
                <w:b/>
                <w:bCs/>
                <w:color w:val="000000"/>
                <w:sz w:val="24"/>
                <w:szCs w:val="21"/>
              </w:rPr>
            </w:pPr>
            <w:r>
              <w:rPr>
                <w:rFonts w:hint="eastAsia"/>
                <w:b/>
                <w:bCs/>
                <w:color w:val="000000"/>
                <w:sz w:val="24"/>
                <w:szCs w:val="21"/>
              </w:rPr>
              <w:t>等级</w:t>
            </w:r>
          </w:p>
        </w:tc>
        <w:tc>
          <w:tcPr>
            <w:tcW w:w="2765" w:type="dxa"/>
          </w:tcPr>
          <w:p w14:paraId="12DF6DC5"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c>
          <w:tcPr>
            <w:tcW w:w="2766" w:type="dxa"/>
          </w:tcPr>
          <w:p w14:paraId="2082CBAD" w14:textId="77777777" w:rsidR="008E7C49" w:rsidRDefault="00E53FE3">
            <w:pPr>
              <w:spacing w:line="360" w:lineRule="auto"/>
              <w:jc w:val="center"/>
              <w:rPr>
                <w:b/>
                <w:bCs/>
                <w:color w:val="000000"/>
                <w:sz w:val="24"/>
                <w:szCs w:val="21"/>
              </w:rPr>
            </w:pPr>
            <w:r>
              <w:rPr>
                <w:rFonts w:hint="eastAsia"/>
                <w:b/>
                <w:bCs/>
                <w:color w:val="000000"/>
                <w:sz w:val="24"/>
                <w:szCs w:val="21"/>
              </w:rPr>
              <w:t>操作</w:t>
            </w:r>
          </w:p>
        </w:tc>
      </w:tr>
      <w:tr w:rsidR="008E7C49" w14:paraId="0D3E4625" w14:textId="77777777">
        <w:tc>
          <w:tcPr>
            <w:tcW w:w="2765" w:type="dxa"/>
          </w:tcPr>
          <w:p w14:paraId="41716DCE" w14:textId="77777777" w:rsidR="008E7C49" w:rsidRDefault="00E53FE3">
            <w:pPr>
              <w:spacing w:line="360" w:lineRule="auto"/>
            </w:pPr>
            <w:r>
              <w:rPr>
                <w:rFonts w:hint="eastAsia"/>
              </w:rPr>
              <w:t>优秀</w:t>
            </w:r>
          </w:p>
        </w:tc>
        <w:tc>
          <w:tcPr>
            <w:tcW w:w="2765" w:type="dxa"/>
          </w:tcPr>
          <w:p w14:paraId="378E4C95" w14:textId="77777777" w:rsidR="008E7C49" w:rsidRDefault="00E53FE3">
            <w:pPr>
              <w:spacing w:line="360" w:lineRule="auto"/>
            </w:pPr>
            <w:r>
              <w:rPr>
                <w:rFonts w:hint="eastAsia"/>
              </w:rPr>
              <w:t>工作</w:t>
            </w:r>
            <w:r>
              <w:t>完成顾客需求，顾客对工作成果表示</w:t>
            </w:r>
            <w:r>
              <w:rPr>
                <w:rFonts w:hint="eastAsia"/>
              </w:rPr>
              <w:t>表扬；</w:t>
            </w:r>
          </w:p>
        </w:tc>
        <w:tc>
          <w:tcPr>
            <w:tcW w:w="2766" w:type="dxa"/>
          </w:tcPr>
          <w:p w14:paraId="691CB450" w14:textId="77777777" w:rsidR="008E7C49" w:rsidRDefault="00E53FE3">
            <w:pPr>
              <w:spacing w:line="360" w:lineRule="auto"/>
            </w:pPr>
            <w:r>
              <w:rPr>
                <w:rFonts w:hint="eastAsia"/>
              </w:rPr>
              <w:t>项目</w:t>
            </w:r>
            <w:r>
              <w:t>经理请全组吃饭</w:t>
            </w:r>
          </w:p>
        </w:tc>
      </w:tr>
      <w:tr w:rsidR="008E7C49" w14:paraId="547387A3" w14:textId="77777777">
        <w:tc>
          <w:tcPr>
            <w:tcW w:w="2765" w:type="dxa"/>
          </w:tcPr>
          <w:p w14:paraId="2915AE31" w14:textId="77777777" w:rsidR="008E7C49" w:rsidRDefault="00E53FE3">
            <w:pPr>
              <w:spacing w:line="360" w:lineRule="auto"/>
            </w:pPr>
            <w:r>
              <w:rPr>
                <w:rFonts w:hint="eastAsia"/>
              </w:rPr>
              <w:t>良好</w:t>
            </w:r>
          </w:p>
        </w:tc>
        <w:tc>
          <w:tcPr>
            <w:tcW w:w="2765" w:type="dxa"/>
          </w:tcPr>
          <w:p w14:paraId="3FC862D8" w14:textId="77777777" w:rsidR="008E7C49" w:rsidRDefault="00E53FE3">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0584D888" w14:textId="77777777" w:rsidR="008E7C49" w:rsidRDefault="00E53FE3">
            <w:pPr>
              <w:spacing w:line="360" w:lineRule="auto"/>
            </w:pPr>
            <w:r>
              <w:rPr>
                <w:rFonts w:hint="eastAsia"/>
              </w:rPr>
              <w:t>无</w:t>
            </w:r>
          </w:p>
        </w:tc>
      </w:tr>
      <w:tr w:rsidR="008E7C49" w14:paraId="2DB778AC" w14:textId="77777777">
        <w:tc>
          <w:tcPr>
            <w:tcW w:w="2765" w:type="dxa"/>
          </w:tcPr>
          <w:p w14:paraId="6F2754D3" w14:textId="77777777" w:rsidR="008E7C49" w:rsidRDefault="00E53FE3">
            <w:pPr>
              <w:spacing w:line="360" w:lineRule="auto"/>
            </w:pPr>
            <w:r>
              <w:rPr>
                <w:rFonts w:hint="eastAsia"/>
              </w:rPr>
              <w:t>合格</w:t>
            </w:r>
          </w:p>
        </w:tc>
        <w:tc>
          <w:tcPr>
            <w:tcW w:w="2765" w:type="dxa"/>
          </w:tcPr>
          <w:p w14:paraId="52EE0FF9" w14:textId="77777777" w:rsidR="008E7C49" w:rsidRDefault="00E53FE3">
            <w:pPr>
              <w:spacing w:line="360" w:lineRule="auto"/>
            </w:pPr>
            <w:r>
              <w:rPr>
                <w:rFonts w:hint="eastAsia"/>
              </w:rPr>
              <w:t>顾客</w:t>
            </w:r>
            <w:r>
              <w:t>对整体项目表示认同，受批评的点较少；</w:t>
            </w:r>
          </w:p>
          <w:p w14:paraId="11E79DE6" w14:textId="77777777" w:rsidR="008E7C49" w:rsidRDefault="00E53FE3">
            <w:pPr>
              <w:spacing w:line="360" w:lineRule="auto"/>
            </w:pPr>
            <w:r>
              <w:rPr>
                <w:rFonts w:hint="eastAsia"/>
              </w:rPr>
              <w:t>组员</w:t>
            </w:r>
            <w:r>
              <w:t>个人部分完成优秀，符号项目经理期望；</w:t>
            </w:r>
          </w:p>
        </w:tc>
        <w:tc>
          <w:tcPr>
            <w:tcW w:w="2766" w:type="dxa"/>
          </w:tcPr>
          <w:p w14:paraId="7DA13D3E" w14:textId="77777777" w:rsidR="008E7C49" w:rsidRDefault="00E53FE3">
            <w:pPr>
              <w:spacing w:line="360" w:lineRule="auto"/>
            </w:pPr>
            <w:r>
              <w:rPr>
                <w:rFonts w:hint="eastAsia"/>
              </w:rPr>
              <w:t>组内</w:t>
            </w:r>
            <w:r>
              <w:t>通报表扬</w:t>
            </w:r>
          </w:p>
        </w:tc>
      </w:tr>
      <w:tr w:rsidR="008E7C49" w14:paraId="7C98C78A" w14:textId="77777777">
        <w:tc>
          <w:tcPr>
            <w:tcW w:w="2765" w:type="dxa"/>
          </w:tcPr>
          <w:p w14:paraId="729D2FC7" w14:textId="77777777" w:rsidR="008E7C49" w:rsidRDefault="00E53FE3">
            <w:pPr>
              <w:spacing w:line="360" w:lineRule="auto"/>
            </w:pPr>
            <w:r>
              <w:rPr>
                <w:rFonts w:hint="eastAsia"/>
              </w:rPr>
              <w:t>不合格</w:t>
            </w:r>
          </w:p>
        </w:tc>
        <w:tc>
          <w:tcPr>
            <w:tcW w:w="2765" w:type="dxa"/>
          </w:tcPr>
          <w:p w14:paraId="133EE892" w14:textId="77777777" w:rsidR="008E7C49" w:rsidRDefault="00E53FE3">
            <w:pPr>
              <w:spacing w:line="360" w:lineRule="auto"/>
            </w:pPr>
            <w:r>
              <w:rPr>
                <w:rFonts w:hint="eastAsia"/>
              </w:rPr>
              <w:t>顾客</w:t>
            </w:r>
            <w:r>
              <w:t>对该部分表示明显不满；</w:t>
            </w:r>
          </w:p>
          <w:p w14:paraId="6F6CE581" w14:textId="77777777" w:rsidR="008E7C49" w:rsidRDefault="00E53FE3">
            <w:pPr>
              <w:spacing w:line="360" w:lineRule="auto"/>
            </w:pPr>
            <w:r>
              <w:rPr>
                <w:rFonts w:hint="eastAsia"/>
              </w:rPr>
              <w:t>组员</w:t>
            </w:r>
            <w:r>
              <w:t>个人部分完成度不高，敷衍了事</w:t>
            </w:r>
          </w:p>
        </w:tc>
        <w:tc>
          <w:tcPr>
            <w:tcW w:w="2766" w:type="dxa"/>
          </w:tcPr>
          <w:p w14:paraId="3FAD761B" w14:textId="77777777" w:rsidR="008E7C49" w:rsidRDefault="00E53FE3">
            <w:pPr>
              <w:spacing w:line="360" w:lineRule="auto"/>
            </w:pPr>
            <w:r>
              <w:rPr>
                <w:rFonts w:hint="eastAsia"/>
              </w:rPr>
              <w:t>组内</w:t>
            </w:r>
            <w:r>
              <w:t>通报批评</w:t>
            </w:r>
          </w:p>
        </w:tc>
      </w:tr>
      <w:tr w:rsidR="008E7C49" w14:paraId="42A9353A" w14:textId="77777777">
        <w:tc>
          <w:tcPr>
            <w:tcW w:w="2765" w:type="dxa"/>
          </w:tcPr>
          <w:p w14:paraId="0C2C0241" w14:textId="77777777" w:rsidR="008E7C49" w:rsidRDefault="00E53FE3">
            <w:pPr>
              <w:spacing w:line="360" w:lineRule="auto"/>
            </w:pPr>
            <w:r>
              <w:rPr>
                <w:rFonts w:hint="eastAsia"/>
              </w:rPr>
              <w:t>极差</w:t>
            </w:r>
          </w:p>
        </w:tc>
        <w:tc>
          <w:tcPr>
            <w:tcW w:w="2765" w:type="dxa"/>
          </w:tcPr>
          <w:p w14:paraId="0F5F3AAD" w14:textId="77777777" w:rsidR="008E7C49" w:rsidRDefault="00E53FE3">
            <w:pPr>
              <w:spacing w:line="360" w:lineRule="auto"/>
            </w:pPr>
            <w:r>
              <w:rPr>
                <w:rFonts w:hint="eastAsia"/>
              </w:rPr>
              <w:t>顾客</w:t>
            </w:r>
            <w:r>
              <w:t>对该部分极度不满；</w:t>
            </w:r>
          </w:p>
          <w:p w14:paraId="535AC820" w14:textId="77777777" w:rsidR="008E7C49" w:rsidRDefault="00E53FE3">
            <w:pPr>
              <w:spacing w:line="360" w:lineRule="auto"/>
            </w:pPr>
            <w:r>
              <w:rPr>
                <w:rFonts w:hint="eastAsia"/>
              </w:rPr>
              <w:t>组员</w:t>
            </w:r>
            <w:r>
              <w:t>个人部分没有按时完成；</w:t>
            </w:r>
          </w:p>
        </w:tc>
        <w:tc>
          <w:tcPr>
            <w:tcW w:w="2766" w:type="dxa"/>
          </w:tcPr>
          <w:p w14:paraId="5CBC6630" w14:textId="77777777" w:rsidR="008E7C49" w:rsidRDefault="00E53FE3">
            <w:pPr>
              <w:spacing w:line="360" w:lineRule="auto"/>
            </w:pPr>
            <w:r>
              <w:rPr>
                <w:rFonts w:hint="eastAsia"/>
              </w:rPr>
              <w:t>请</w:t>
            </w:r>
            <w:r>
              <w:t>全组吃饭</w:t>
            </w:r>
          </w:p>
        </w:tc>
      </w:tr>
    </w:tbl>
    <w:p w14:paraId="706BBA39" w14:textId="77777777" w:rsidR="008E7C49" w:rsidRDefault="00E53FE3">
      <w:pPr>
        <w:pStyle w:val="3"/>
        <w:spacing w:line="360" w:lineRule="auto"/>
      </w:pPr>
      <w:bookmarkStart w:id="137" w:name="_Toc528697479"/>
      <w:r>
        <w:rPr>
          <w:rFonts w:hint="eastAsia"/>
        </w:rPr>
        <w:t>5.3.7</w:t>
      </w:r>
      <w:r>
        <w:t xml:space="preserve"> </w:t>
      </w:r>
      <w:r>
        <w:rPr>
          <w:rFonts w:hint="eastAsia"/>
        </w:rPr>
        <w:t>合</w:t>
      </w:r>
      <w:proofErr w:type="gramStart"/>
      <w:r>
        <w:rPr>
          <w:rFonts w:hint="eastAsia"/>
        </w:rPr>
        <w:t>规</w:t>
      </w:r>
      <w:proofErr w:type="gramEnd"/>
      <w:r>
        <w:rPr>
          <w:rFonts w:hint="eastAsia"/>
        </w:rPr>
        <w:t>性</w:t>
      </w:r>
      <w:bookmarkEnd w:id="137"/>
    </w:p>
    <w:p w14:paraId="6FD419D6" w14:textId="77777777" w:rsidR="008E7C49" w:rsidRDefault="00E53FE3">
      <w:pPr>
        <w:pStyle w:val="afe"/>
        <w:spacing w:line="360" w:lineRule="auto"/>
        <w:rPr>
          <w:rFonts w:asciiTheme="minorEastAsia" w:hAnsiTheme="minorEastAsia"/>
        </w:rPr>
      </w:pPr>
      <w:r>
        <w:rPr>
          <w:rFonts w:asciiTheme="minorEastAsia" w:hAnsiTheme="minorEastAsia"/>
        </w:rPr>
        <w:t>1.</w:t>
      </w: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36F00DC5" w14:textId="77777777" w:rsidR="008E7C49" w:rsidRDefault="00E53FE3">
      <w:pPr>
        <w:pStyle w:val="afe"/>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324D0F1E" w14:textId="77777777" w:rsidR="008E7C49" w:rsidRDefault="00E53FE3">
      <w:pPr>
        <w:pStyle w:val="afe"/>
        <w:spacing w:line="360" w:lineRule="auto"/>
        <w:rPr>
          <w:rFonts w:asciiTheme="minorEastAsia" w:hAnsiTheme="minorEastAsia"/>
        </w:rPr>
      </w:pPr>
      <w:r>
        <w:rPr>
          <w:rFonts w:asciiTheme="minorEastAsia" w:hAnsiTheme="minorEastAsia"/>
        </w:rPr>
        <w:t>3.</w:t>
      </w: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w:t>
      </w:r>
      <w:r>
        <w:rPr>
          <w:rFonts w:asciiTheme="minorEastAsia" w:hAnsiTheme="minorEastAsia"/>
        </w:rPr>
        <w:lastRenderedPageBreak/>
        <w:t>者权益。</w:t>
      </w:r>
    </w:p>
    <w:p w14:paraId="5149AF7D" w14:textId="77777777" w:rsidR="008E7C49" w:rsidRDefault="00E53FE3">
      <w:pPr>
        <w:pStyle w:val="afe"/>
        <w:spacing w:line="360" w:lineRule="auto"/>
        <w:rPr>
          <w:rFonts w:asciiTheme="minorEastAsia" w:hAnsiTheme="minorEastAsia"/>
        </w:rPr>
      </w:pPr>
      <w:r>
        <w:rPr>
          <w:rFonts w:asciiTheme="minorEastAsia" w:hAnsiTheme="minorEastAsia"/>
        </w:rPr>
        <w:t>4.</w:t>
      </w: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2DE3417" w14:textId="77777777" w:rsidR="008E7C49" w:rsidRDefault="00E53FE3">
      <w:pPr>
        <w:pStyle w:val="afe"/>
        <w:spacing w:line="360" w:lineRule="auto"/>
        <w:rPr>
          <w:rFonts w:asciiTheme="minorEastAsia" w:hAnsiTheme="minorEastAsia"/>
        </w:rPr>
      </w:pPr>
      <w:r>
        <w:rPr>
          <w:rFonts w:asciiTheme="minorEastAsia" w:hAnsiTheme="minorEastAsia"/>
        </w:rPr>
        <w:t>5.</w:t>
      </w:r>
      <w:r>
        <w:rPr>
          <w:rFonts w:asciiTheme="minorEastAsia" w:hAnsiTheme="minorEastAsia" w:hint="eastAsia"/>
        </w:rPr>
        <w:t>适当</w:t>
      </w:r>
      <w:r>
        <w:rPr>
          <w:rFonts w:asciiTheme="minorEastAsia" w:hAnsiTheme="minorEastAsia"/>
        </w:rPr>
        <w:t>的提出工作需求，不得提出不合理的请求。</w:t>
      </w:r>
    </w:p>
    <w:p w14:paraId="71811C7C" w14:textId="77777777" w:rsidR="008E7C49" w:rsidRDefault="00E53FE3">
      <w:pPr>
        <w:pStyle w:val="afe"/>
        <w:spacing w:line="360" w:lineRule="auto"/>
        <w:rPr>
          <w:rFonts w:asciiTheme="minorEastAsia" w:hAnsiTheme="minorEastAsia"/>
        </w:rPr>
      </w:pPr>
      <w:r>
        <w:rPr>
          <w:rFonts w:asciiTheme="minorEastAsia" w:hAnsiTheme="minorEastAsia"/>
        </w:rPr>
        <w:t>6.</w:t>
      </w: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012EC1DA" w14:textId="77777777" w:rsidR="008E7C49" w:rsidRDefault="00E53FE3">
      <w:pPr>
        <w:pStyle w:val="3"/>
        <w:spacing w:line="360" w:lineRule="auto"/>
      </w:pPr>
      <w:bookmarkStart w:id="138" w:name="_Toc528697480"/>
      <w:r>
        <w:rPr>
          <w:rFonts w:hint="eastAsia"/>
        </w:rPr>
        <w:t>5.3.8</w:t>
      </w:r>
      <w:r>
        <w:t xml:space="preserve"> </w:t>
      </w:r>
      <w:r>
        <w:rPr>
          <w:rFonts w:hint="eastAsia"/>
        </w:rPr>
        <w:t>安全</w:t>
      </w:r>
      <w:bookmarkEnd w:id="138"/>
    </w:p>
    <w:p w14:paraId="79CF84F5" w14:textId="77777777" w:rsidR="008E7C49" w:rsidRDefault="00E53FE3">
      <w:pPr>
        <w:pStyle w:val="afe"/>
        <w:spacing w:line="360" w:lineRule="auto"/>
        <w:rPr>
          <w:rFonts w:asciiTheme="minorEastAsia" w:hAnsiTheme="minorEastAsia"/>
        </w:rPr>
      </w:pPr>
      <w:r>
        <w:rPr>
          <w:rFonts w:asciiTheme="minorEastAsia" w:hAnsiTheme="minorEastAsia"/>
        </w:rPr>
        <w:t>1.</w:t>
      </w:r>
      <w:r>
        <w:rPr>
          <w:rFonts w:asciiTheme="minorEastAsia" w:hAnsiTheme="minorEastAsia" w:hint="eastAsia"/>
        </w:rPr>
        <w:t>在</w:t>
      </w:r>
      <w:r>
        <w:rPr>
          <w:rFonts w:asciiTheme="minorEastAsia" w:hAnsiTheme="minorEastAsia"/>
        </w:rPr>
        <w:t>宿舍门禁之前完成一切室外活动。</w:t>
      </w:r>
    </w:p>
    <w:p w14:paraId="292CB71F" w14:textId="77777777" w:rsidR="008E7C49" w:rsidRDefault="00E53FE3">
      <w:pPr>
        <w:pStyle w:val="afe"/>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在自然灾害天气下进行小组室外活动。</w:t>
      </w:r>
    </w:p>
    <w:p w14:paraId="3379F8E7" w14:textId="77777777" w:rsidR="008E7C49" w:rsidRDefault="00E53FE3">
      <w:pPr>
        <w:pStyle w:val="afe"/>
        <w:spacing w:line="360" w:lineRule="auto"/>
        <w:rPr>
          <w:rFonts w:asciiTheme="minorEastAsia" w:hAnsiTheme="minorEastAsia"/>
        </w:rPr>
      </w:pPr>
      <w:r>
        <w:rPr>
          <w:rFonts w:asciiTheme="minorEastAsia" w:hAnsiTheme="minorEastAsia"/>
        </w:rPr>
        <w:t>3.</w:t>
      </w: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694E8B2F" w14:textId="77777777" w:rsidR="008E7C49" w:rsidRDefault="00E53FE3">
      <w:pPr>
        <w:pStyle w:val="afe"/>
        <w:spacing w:line="360" w:lineRule="auto"/>
        <w:rPr>
          <w:rFonts w:asciiTheme="minorEastAsia" w:hAnsiTheme="minorEastAsia"/>
        </w:rPr>
      </w:pPr>
      <w:r>
        <w:rPr>
          <w:rFonts w:asciiTheme="minorEastAsia" w:hAnsiTheme="minorEastAsia"/>
        </w:rPr>
        <w:t>4.</w:t>
      </w:r>
      <w:r>
        <w:rPr>
          <w:rFonts w:asciiTheme="minorEastAsia" w:hAnsiTheme="minorEastAsia" w:hint="eastAsia"/>
        </w:rPr>
        <w:t>组内</w:t>
      </w:r>
      <w:r>
        <w:rPr>
          <w:rFonts w:asciiTheme="minorEastAsia" w:hAnsiTheme="minorEastAsia"/>
        </w:rPr>
        <w:t>矛盾出现时不得动用武力。</w:t>
      </w:r>
    </w:p>
    <w:bookmarkEnd w:id="93"/>
    <w:p w14:paraId="053E7F0B" w14:textId="77777777" w:rsidR="008E7C49" w:rsidRDefault="008E7C49">
      <w:pPr>
        <w:spacing w:line="360" w:lineRule="auto"/>
        <w:rPr>
          <w:sz w:val="28"/>
          <w:szCs w:val="28"/>
        </w:rPr>
      </w:pPr>
    </w:p>
    <w:p w14:paraId="499C6ADD" w14:textId="0265A151" w:rsidR="008E7C49" w:rsidRDefault="00E53FE3">
      <w:pPr>
        <w:pStyle w:val="1"/>
        <w:spacing w:line="360" w:lineRule="auto"/>
        <w:rPr>
          <w:rFonts w:asciiTheme="majorEastAsia" w:hAnsiTheme="majorEastAsia"/>
        </w:rPr>
      </w:pPr>
      <w:bookmarkStart w:id="139" w:name="_Toc528697481"/>
      <w:r>
        <w:rPr>
          <w:rFonts w:asciiTheme="majorEastAsia" w:hAnsiTheme="majorEastAsia" w:hint="eastAsia"/>
        </w:rPr>
        <w:t>6</w:t>
      </w:r>
      <w:r>
        <w:rPr>
          <w:rFonts w:asciiTheme="majorEastAsia" w:hAnsiTheme="majorEastAsia"/>
        </w:rPr>
        <w:t xml:space="preserve"> </w:t>
      </w:r>
      <w:r>
        <w:rPr>
          <w:rFonts w:asciiTheme="majorEastAsia" w:hAnsiTheme="majorEastAsia" w:hint="eastAsia"/>
        </w:rPr>
        <w:t>沟通管理</w:t>
      </w:r>
      <w:bookmarkEnd w:id="139"/>
      <w:r w:rsidR="00CE2959">
        <w:rPr>
          <w:rFonts w:asciiTheme="majorEastAsia" w:hAnsiTheme="majorEastAsia" w:hint="eastAsia"/>
        </w:rPr>
        <w:t>计划</w:t>
      </w:r>
    </w:p>
    <w:p w14:paraId="10BC7E06" w14:textId="77777777" w:rsidR="008E7C49" w:rsidRDefault="00E53FE3">
      <w:pPr>
        <w:pStyle w:val="2"/>
        <w:spacing w:line="360" w:lineRule="auto"/>
      </w:pPr>
      <w:bookmarkStart w:id="140" w:name="_Toc528697482"/>
      <w:r>
        <w:rPr>
          <w:rFonts w:hint="eastAsia"/>
        </w:rPr>
        <w:t>6.1</w:t>
      </w:r>
      <w:r>
        <w:t xml:space="preserve"> </w:t>
      </w:r>
      <w:r>
        <w:rPr>
          <w:rFonts w:hint="eastAsia"/>
        </w:rPr>
        <w:t>干系人手册</w:t>
      </w:r>
      <w:bookmarkEnd w:id="140"/>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396"/>
        <w:gridCol w:w="993"/>
        <w:gridCol w:w="1701"/>
        <w:gridCol w:w="1559"/>
        <w:gridCol w:w="2647"/>
      </w:tblGrid>
      <w:tr w:rsidR="007A2052" w14:paraId="644BFD67" w14:textId="77777777" w:rsidTr="007A2052">
        <w:tc>
          <w:tcPr>
            <w:tcW w:w="980" w:type="dxa"/>
          </w:tcPr>
          <w:p w14:paraId="2A3B6893" w14:textId="602E7A24" w:rsidR="007A2052" w:rsidRDefault="007A2052">
            <w:pPr>
              <w:spacing w:line="360" w:lineRule="auto"/>
              <w:jc w:val="center"/>
              <w:rPr>
                <w:b/>
                <w:bCs/>
                <w:color w:val="000000"/>
                <w:sz w:val="24"/>
                <w:szCs w:val="21"/>
              </w:rPr>
            </w:pPr>
            <w:r>
              <w:rPr>
                <w:rFonts w:hint="eastAsia"/>
                <w:b/>
                <w:bCs/>
                <w:color w:val="000000"/>
                <w:sz w:val="24"/>
                <w:szCs w:val="21"/>
              </w:rPr>
              <w:t>干系人姓名</w:t>
            </w:r>
          </w:p>
        </w:tc>
        <w:tc>
          <w:tcPr>
            <w:tcW w:w="1396" w:type="dxa"/>
          </w:tcPr>
          <w:p w14:paraId="51F87CD5" w14:textId="7EF50FB9" w:rsidR="007A2052" w:rsidRDefault="007A2052">
            <w:pPr>
              <w:spacing w:line="360" w:lineRule="auto"/>
              <w:jc w:val="center"/>
              <w:rPr>
                <w:b/>
                <w:bCs/>
                <w:color w:val="000000"/>
                <w:sz w:val="24"/>
                <w:szCs w:val="21"/>
              </w:rPr>
            </w:pPr>
            <w:r>
              <w:rPr>
                <w:rFonts w:hint="eastAsia"/>
                <w:b/>
                <w:bCs/>
                <w:color w:val="000000"/>
                <w:sz w:val="24"/>
                <w:szCs w:val="21"/>
              </w:rPr>
              <w:t>身份</w:t>
            </w:r>
          </w:p>
        </w:tc>
        <w:tc>
          <w:tcPr>
            <w:tcW w:w="993" w:type="dxa"/>
          </w:tcPr>
          <w:p w14:paraId="44279250" w14:textId="0C9BD9A0" w:rsidR="007A2052" w:rsidRDefault="007A2052">
            <w:pPr>
              <w:spacing w:line="360" w:lineRule="auto"/>
              <w:jc w:val="center"/>
              <w:rPr>
                <w:b/>
                <w:bCs/>
                <w:color w:val="000000"/>
                <w:sz w:val="24"/>
                <w:szCs w:val="21"/>
              </w:rPr>
            </w:pPr>
            <w:r>
              <w:rPr>
                <w:rFonts w:hint="eastAsia"/>
                <w:b/>
                <w:bCs/>
                <w:color w:val="000000"/>
                <w:sz w:val="24"/>
                <w:szCs w:val="21"/>
              </w:rPr>
              <w:t>提出者</w:t>
            </w:r>
          </w:p>
        </w:tc>
        <w:tc>
          <w:tcPr>
            <w:tcW w:w="1701" w:type="dxa"/>
          </w:tcPr>
          <w:p w14:paraId="3D24E8C5" w14:textId="77777777" w:rsidR="007A2052" w:rsidRDefault="007A2052">
            <w:pPr>
              <w:spacing w:line="360" w:lineRule="auto"/>
              <w:jc w:val="center"/>
              <w:rPr>
                <w:b/>
                <w:bCs/>
                <w:color w:val="000000"/>
                <w:sz w:val="24"/>
                <w:szCs w:val="21"/>
              </w:rPr>
            </w:pPr>
            <w:r>
              <w:rPr>
                <w:rFonts w:hint="eastAsia"/>
                <w:b/>
                <w:bCs/>
                <w:color w:val="000000"/>
                <w:sz w:val="24"/>
                <w:szCs w:val="21"/>
              </w:rPr>
              <w:t>联系方式</w:t>
            </w:r>
          </w:p>
        </w:tc>
        <w:tc>
          <w:tcPr>
            <w:tcW w:w="1559" w:type="dxa"/>
          </w:tcPr>
          <w:p w14:paraId="4C02A203" w14:textId="77777777" w:rsidR="007A2052" w:rsidRDefault="007A2052">
            <w:pPr>
              <w:spacing w:line="360" w:lineRule="auto"/>
              <w:jc w:val="center"/>
              <w:rPr>
                <w:b/>
                <w:bCs/>
                <w:color w:val="000000"/>
                <w:sz w:val="24"/>
                <w:szCs w:val="21"/>
              </w:rPr>
            </w:pPr>
            <w:r>
              <w:rPr>
                <w:rFonts w:hint="eastAsia"/>
                <w:b/>
                <w:bCs/>
                <w:color w:val="000000"/>
                <w:sz w:val="24"/>
                <w:szCs w:val="21"/>
              </w:rPr>
              <w:t>地址</w:t>
            </w:r>
          </w:p>
        </w:tc>
        <w:tc>
          <w:tcPr>
            <w:tcW w:w="2647" w:type="dxa"/>
          </w:tcPr>
          <w:p w14:paraId="1C0E1BC4" w14:textId="77777777" w:rsidR="007A2052" w:rsidRDefault="007A2052">
            <w:pPr>
              <w:spacing w:line="360" w:lineRule="auto"/>
              <w:jc w:val="center"/>
              <w:rPr>
                <w:b/>
                <w:bCs/>
                <w:color w:val="000000"/>
                <w:sz w:val="24"/>
                <w:szCs w:val="21"/>
              </w:rPr>
            </w:pPr>
            <w:r>
              <w:rPr>
                <w:rFonts w:hint="eastAsia"/>
                <w:b/>
                <w:bCs/>
                <w:color w:val="000000"/>
                <w:sz w:val="24"/>
                <w:szCs w:val="21"/>
              </w:rPr>
              <w:t>干系人对该项目是否提过有价值的意见或帮助</w:t>
            </w:r>
          </w:p>
        </w:tc>
      </w:tr>
      <w:tr w:rsidR="007A2052" w14:paraId="4AE512C6" w14:textId="77777777" w:rsidTr="007A2052">
        <w:tc>
          <w:tcPr>
            <w:tcW w:w="980" w:type="dxa"/>
          </w:tcPr>
          <w:p w14:paraId="12F3FB2D" w14:textId="77777777" w:rsidR="007A2052" w:rsidRDefault="007A2052">
            <w:pPr>
              <w:spacing w:line="360" w:lineRule="auto"/>
              <w:rPr>
                <w:szCs w:val="21"/>
              </w:rPr>
            </w:pPr>
            <w:r>
              <w:rPr>
                <w:rFonts w:hint="eastAsia"/>
                <w:szCs w:val="21"/>
              </w:rPr>
              <w:t>杨</w:t>
            </w:r>
            <w:proofErr w:type="gramStart"/>
            <w:r>
              <w:rPr>
                <w:rFonts w:hint="eastAsia"/>
                <w:szCs w:val="21"/>
              </w:rPr>
              <w:t>枨</w:t>
            </w:r>
            <w:proofErr w:type="gramEnd"/>
          </w:p>
        </w:tc>
        <w:tc>
          <w:tcPr>
            <w:tcW w:w="1396" w:type="dxa"/>
          </w:tcPr>
          <w:p w14:paraId="1AC4CED9" w14:textId="4BE9AB7F" w:rsidR="007A2052" w:rsidRDefault="007A2052">
            <w:pPr>
              <w:spacing w:line="360" w:lineRule="auto"/>
              <w:rPr>
                <w:szCs w:val="21"/>
              </w:rPr>
            </w:pPr>
            <w:r>
              <w:rPr>
                <w:rFonts w:hint="eastAsia"/>
                <w:szCs w:val="21"/>
              </w:rPr>
              <w:t>客户</w:t>
            </w:r>
          </w:p>
        </w:tc>
        <w:tc>
          <w:tcPr>
            <w:tcW w:w="993" w:type="dxa"/>
          </w:tcPr>
          <w:p w14:paraId="34F7AAF1" w14:textId="44841921" w:rsidR="007A2052" w:rsidRDefault="007A2052">
            <w:pPr>
              <w:spacing w:line="360" w:lineRule="auto"/>
              <w:rPr>
                <w:szCs w:val="21"/>
              </w:rPr>
            </w:pPr>
            <w:r>
              <w:rPr>
                <w:rFonts w:hint="eastAsia"/>
                <w:szCs w:val="21"/>
              </w:rPr>
              <w:t>沈启航</w:t>
            </w:r>
          </w:p>
        </w:tc>
        <w:tc>
          <w:tcPr>
            <w:tcW w:w="1701" w:type="dxa"/>
          </w:tcPr>
          <w:p w14:paraId="1C659EDE" w14:textId="099D3215" w:rsidR="007A2052" w:rsidRDefault="007A2052">
            <w:pPr>
              <w:spacing w:line="360" w:lineRule="auto"/>
              <w:rPr>
                <w:szCs w:val="21"/>
              </w:rPr>
            </w:pPr>
            <w:r w:rsidRPr="007A2052">
              <w:rPr>
                <w:szCs w:val="21"/>
              </w:rPr>
              <w:t>13357102333</w:t>
            </w:r>
          </w:p>
        </w:tc>
        <w:tc>
          <w:tcPr>
            <w:tcW w:w="1559" w:type="dxa"/>
          </w:tcPr>
          <w:p w14:paraId="018C70C9" w14:textId="77777777" w:rsidR="007A2052" w:rsidRDefault="007A2052">
            <w:pPr>
              <w:spacing w:line="360" w:lineRule="auto"/>
              <w:rPr>
                <w:szCs w:val="21"/>
              </w:rPr>
            </w:pPr>
            <w:r>
              <w:rPr>
                <w:rFonts w:hint="eastAsia"/>
                <w:szCs w:val="21"/>
              </w:rPr>
              <w:t>理四</w:t>
            </w:r>
            <w:proofErr w:type="gramStart"/>
            <w:r>
              <w:rPr>
                <w:rFonts w:hint="eastAsia"/>
                <w:szCs w:val="21"/>
              </w:rPr>
              <w:t>504</w:t>
            </w:r>
            <w:proofErr w:type="gramEnd"/>
          </w:p>
        </w:tc>
        <w:tc>
          <w:tcPr>
            <w:tcW w:w="2647" w:type="dxa"/>
          </w:tcPr>
          <w:p w14:paraId="03CF8319" w14:textId="77777777" w:rsidR="007A2052" w:rsidRDefault="007A2052">
            <w:pPr>
              <w:spacing w:line="360" w:lineRule="auto"/>
              <w:rPr>
                <w:szCs w:val="21"/>
              </w:rPr>
            </w:pPr>
            <w:r>
              <w:rPr>
                <w:rFonts w:hint="eastAsia"/>
                <w:szCs w:val="21"/>
              </w:rPr>
              <w:t>待定</w:t>
            </w:r>
          </w:p>
        </w:tc>
      </w:tr>
      <w:tr w:rsidR="007A2052" w14:paraId="2915778C" w14:textId="77777777" w:rsidTr="007A2052">
        <w:tc>
          <w:tcPr>
            <w:tcW w:w="980" w:type="dxa"/>
          </w:tcPr>
          <w:p w14:paraId="510E2036" w14:textId="77777777" w:rsidR="007A2052" w:rsidRDefault="007A2052">
            <w:pPr>
              <w:spacing w:line="360" w:lineRule="auto"/>
              <w:rPr>
                <w:szCs w:val="21"/>
              </w:rPr>
            </w:pPr>
            <w:r>
              <w:rPr>
                <w:rFonts w:hint="eastAsia"/>
                <w:szCs w:val="21"/>
              </w:rPr>
              <w:t>侯宏仑</w:t>
            </w:r>
          </w:p>
        </w:tc>
        <w:tc>
          <w:tcPr>
            <w:tcW w:w="1396" w:type="dxa"/>
          </w:tcPr>
          <w:p w14:paraId="348E5192" w14:textId="5E65022C" w:rsidR="007A2052" w:rsidRDefault="007A2052">
            <w:pPr>
              <w:spacing w:line="360" w:lineRule="auto"/>
              <w:rPr>
                <w:szCs w:val="21"/>
              </w:rPr>
            </w:pPr>
            <w:r>
              <w:rPr>
                <w:rFonts w:hint="eastAsia"/>
                <w:szCs w:val="21"/>
              </w:rPr>
              <w:t>客户</w:t>
            </w:r>
          </w:p>
        </w:tc>
        <w:tc>
          <w:tcPr>
            <w:tcW w:w="993" w:type="dxa"/>
          </w:tcPr>
          <w:p w14:paraId="25F68FE2" w14:textId="0B4015BB" w:rsidR="007A2052" w:rsidRDefault="007A2052">
            <w:pPr>
              <w:spacing w:line="360" w:lineRule="auto"/>
              <w:rPr>
                <w:szCs w:val="21"/>
              </w:rPr>
            </w:pPr>
            <w:r>
              <w:rPr>
                <w:rFonts w:hint="eastAsia"/>
                <w:szCs w:val="21"/>
              </w:rPr>
              <w:t>沈启航</w:t>
            </w:r>
          </w:p>
        </w:tc>
        <w:tc>
          <w:tcPr>
            <w:tcW w:w="1701" w:type="dxa"/>
          </w:tcPr>
          <w:p w14:paraId="7EFAA9E3" w14:textId="3860AFC7" w:rsidR="007A2052" w:rsidRDefault="007A2052">
            <w:pPr>
              <w:spacing w:line="360" w:lineRule="auto"/>
              <w:rPr>
                <w:szCs w:val="21"/>
              </w:rPr>
            </w:pPr>
            <w:r w:rsidRPr="007A2052">
              <w:rPr>
                <w:szCs w:val="21"/>
              </w:rPr>
              <w:t>13071858629</w:t>
            </w:r>
          </w:p>
        </w:tc>
        <w:tc>
          <w:tcPr>
            <w:tcW w:w="1559" w:type="dxa"/>
          </w:tcPr>
          <w:p w14:paraId="71547308" w14:textId="77777777" w:rsidR="007A2052" w:rsidRDefault="007A2052">
            <w:pPr>
              <w:spacing w:line="360" w:lineRule="auto"/>
              <w:rPr>
                <w:szCs w:val="21"/>
              </w:rPr>
            </w:pPr>
            <w:r>
              <w:rPr>
                <w:rFonts w:hint="eastAsia"/>
                <w:szCs w:val="21"/>
              </w:rPr>
              <w:t>理四</w:t>
            </w:r>
            <w:proofErr w:type="gramStart"/>
            <w:r>
              <w:rPr>
                <w:rFonts w:hint="eastAsia"/>
                <w:szCs w:val="21"/>
              </w:rPr>
              <w:t>501</w:t>
            </w:r>
            <w:proofErr w:type="gramEnd"/>
            <w:r>
              <w:rPr>
                <w:rFonts w:hint="eastAsia"/>
                <w:szCs w:val="21"/>
              </w:rPr>
              <w:t xml:space="preserve"> </w:t>
            </w:r>
          </w:p>
        </w:tc>
        <w:tc>
          <w:tcPr>
            <w:tcW w:w="2647" w:type="dxa"/>
          </w:tcPr>
          <w:p w14:paraId="4FCDE6A0" w14:textId="77777777" w:rsidR="007A2052" w:rsidRDefault="007A2052">
            <w:pPr>
              <w:spacing w:line="360" w:lineRule="auto"/>
              <w:rPr>
                <w:szCs w:val="21"/>
              </w:rPr>
            </w:pPr>
            <w:r>
              <w:rPr>
                <w:rFonts w:hint="eastAsia"/>
                <w:szCs w:val="21"/>
              </w:rPr>
              <w:t>待定</w:t>
            </w:r>
          </w:p>
        </w:tc>
      </w:tr>
      <w:tr w:rsidR="007A2052" w14:paraId="3F2D75DA" w14:textId="77777777" w:rsidTr="007A2052">
        <w:tc>
          <w:tcPr>
            <w:tcW w:w="980" w:type="dxa"/>
          </w:tcPr>
          <w:p w14:paraId="3797ED28" w14:textId="6411466C" w:rsidR="007A2052" w:rsidRDefault="007A2052" w:rsidP="007A2052">
            <w:pPr>
              <w:spacing w:line="360" w:lineRule="auto"/>
              <w:rPr>
                <w:szCs w:val="21"/>
              </w:rPr>
            </w:pPr>
            <w:proofErr w:type="gramStart"/>
            <w:r>
              <w:rPr>
                <w:rFonts w:hint="eastAsia"/>
                <w:szCs w:val="21"/>
              </w:rPr>
              <w:t>王飞钢</w:t>
            </w:r>
            <w:proofErr w:type="gramEnd"/>
          </w:p>
        </w:tc>
        <w:tc>
          <w:tcPr>
            <w:tcW w:w="1396" w:type="dxa"/>
          </w:tcPr>
          <w:p w14:paraId="5F3B3F37" w14:textId="4A7C26B4" w:rsidR="007A2052" w:rsidRDefault="007A2052">
            <w:pPr>
              <w:spacing w:line="360" w:lineRule="auto"/>
              <w:rPr>
                <w:szCs w:val="21"/>
              </w:rPr>
            </w:pPr>
            <w:r>
              <w:rPr>
                <w:rFonts w:hint="eastAsia"/>
                <w:szCs w:val="21"/>
              </w:rPr>
              <w:t>学生</w:t>
            </w:r>
            <w:r>
              <w:rPr>
                <w:szCs w:val="21"/>
              </w:rPr>
              <w:t>用户</w:t>
            </w:r>
            <w:proofErr w:type="gramStart"/>
            <w:r>
              <w:rPr>
                <w:szCs w:val="21"/>
              </w:rPr>
              <w:t>群代表</w:t>
            </w:r>
            <w:proofErr w:type="gramEnd"/>
          </w:p>
        </w:tc>
        <w:tc>
          <w:tcPr>
            <w:tcW w:w="993" w:type="dxa"/>
          </w:tcPr>
          <w:p w14:paraId="5A71F351" w14:textId="52DC0F13" w:rsidR="007A2052" w:rsidRDefault="007A2052">
            <w:pPr>
              <w:spacing w:line="360" w:lineRule="auto"/>
              <w:rPr>
                <w:szCs w:val="21"/>
              </w:rPr>
            </w:pPr>
            <w:r>
              <w:rPr>
                <w:rFonts w:hint="eastAsia"/>
                <w:szCs w:val="21"/>
              </w:rPr>
              <w:t>徐哲远</w:t>
            </w:r>
          </w:p>
        </w:tc>
        <w:tc>
          <w:tcPr>
            <w:tcW w:w="1701" w:type="dxa"/>
          </w:tcPr>
          <w:p w14:paraId="609057D2" w14:textId="77777777" w:rsidR="007A2052" w:rsidRDefault="007A2052">
            <w:pPr>
              <w:spacing w:line="360" w:lineRule="auto"/>
              <w:rPr>
                <w:szCs w:val="21"/>
              </w:rPr>
            </w:pPr>
            <w:r>
              <w:rPr>
                <w:rFonts w:hint="eastAsia"/>
                <w:szCs w:val="21"/>
              </w:rPr>
              <w:t>15988139345</w:t>
            </w:r>
          </w:p>
        </w:tc>
        <w:tc>
          <w:tcPr>
            <w:tcW w:w="1559" w:type="dxa"/>
          </w:tcPr>
          <w:p w14:paraId="1C85F4A0" w14:textId="77777777" w:rsidR="007A2052" w:rsidRDefault="007A2052">
            <w:pPr>
              <w:spacing w:line="360" w:lineRule="auto"/>
              <w:rPr>
                <w:szCs w:val="21"/>
              </w:rPr>
            </w:pPr>
            <w:r>
              <w:rPr>
                <w:rFonts w:hint="eastAsia"/>
                <w:szCs w:val="21"/>
              </w:rPr>
              <w:t>弘毅</w:t>
            </w:r>
            <w:r>
              <w:rPr>
                <w:rFonts w:hint="eastAsia"/>
                <w:szCs w:val="21"/>
              </w:rPr>
              <w:t>B1-615</w:t>
            </w:r>
          </w:p>
        </w:tc>
        <w:tc>
          <w:tcPr>
            <w:tcW w:w="2647" w:type="dxa"/>
          </w:tcPr>
          <w:p w14:paraId="5A064FBA" w14:textId="77777777" w:rsidR="007A2052" w:rsidRDefault="007A2052">
            <w:pPr>
              <w:spacing w:line="360" w:lineRule="auto"/>
              <w:rPr>
                <w:szCs w:val="21"/>
              </w:rPr>
            </w:pPr>
            <w:r>
              <w:rPr>
                <w:rFonts w:hint="eastAsia"/>
                <w:szCs w:val="21"/>
              </w:rPr>
              <w:t>待定</w:t>
            </w:r>
          </w:p>
        </w:tc>
      </w:tr>
      <w:tr w:rsidR="007A2052" w14:paraId="5C932AB0" w14:textId="77777777" w:rsidTr="007A2052">
        <w:tc>
          <w:tcPr>
            <w:tcW w:w="980" w:type="dxa"/>
          </w:tcPr>
          <w:p w14:paraId="2DEC079D" w14:textId="77777777" w:rsidR="007A2052" w:rsidRDefault="007A2052">
            <w:pPr>
              <w:spacing w:line="360" w:lineRule="auto"/>
              <w:rPr>
                <w:szCs w:val="21"/>
              </w:rPr>
            </w:pPr>
          </w:p>
        </w:tc>
        <w:tc>
          <w:tcPr>
            <w:tcW w:w="1396" w:type="dxa"/>
          </w:tcPr>
          <w:p w14:paraId="52ECEAD3" w14:textId="242983F6" w:rsidR="007A2052" w:rsidRDefault="007A2052">
            <w:pPr>
              <w:spacing w:line="360" w:lineRule="auto"/>
              <w:rPr>
                <w:szCs w:val="21"/>
              </w:rPr>
            </w:pPr>
            <w:r>
              <w:rPr>
                <w:rFonts w:hint="eastAsia"/>
                <w:szCs w:val="21"/>
              </w:rPr>
              <w:t>游客</w:t>
            </w:r>
            <w:r>
              <w:rPr>
                <w:szCs w:val="21"/>
              </w:rPr>
              <w:t>用户</w:t>
            </w:r>
            <w:proofErr w:type="gramStart"/>
            <w:r>
              <w:rPr>
                <w:szCs w:val="21"/>
              </w:rPr>
              <w:t>群代表</w:t>
            </w:r>
            <w:proofErr w:type="gramEnd"/>
          </w:p>
        </w:tc>
        <w:tc>
          <w:tcPr>
            <w:tcW w:w="993" w:type="dxa"/>
          </w:tcPr>
          <w:p w14:paraId="65F983DB" w14:textId="67B83687" w:rsidR="007A2052" w:rsidRDefault="007A2052">
            <w:pPr>
              <w:spacing w:line="360" w:lineRule="auto"/>
              <w:rPr>
                <w:szCs w:val="21"/>
              </w:rPr>
            </w:pPr>
            <w:r>
              <w:rPr>
                <w:rFonts w:hint="eastAsia"/>
                <w:szCs w:val="21"/>
              </w:rPr>
              <w:t>沈启航</w:t>
            </w:r>
          </w:p>
        </w:tc>
        <w:tc>
          <w:tcPr>
            <w:tcW w:w="1701" w:type="dxa"/>
          </w:tcPr>
          <w:p w14:paraId="30445548" w14:textId="77777777" w:rsidR="007A2052" w:rsidRDefault="007A2052">
            <w:pPr>
              <w:spacing w:line="360" w:lineRule="auto"/>
              <w:rPr>
                <w:szCs w:val="21"/>
              </w:rPr>
            </w:pPr>
          </w:p>
        </w:tc>
        <w:tc>
          <w:tcPr>
            <w:tcW w:w="1559" w:type="dxa"/>
          </w:tcPr>
          <w:p w14:paraId="48887423" w14:textId="77777777" w:rsidR="007A2052" w:rsidRDefault="007A2052">
            <w:pPr>
              <w:spacing w:line="360" w:lineRule="auto"/>
              <w:rPr>
                <w:szCs w:val="21"/>
              </w:rPr>
            </w:pPr>
          </w:p>
        </w:tc>
        <w:tc>
          <w:tcPr>
            <w:tcW w:w="2647" w:type="dxa"/>
          </w:tcPr>
          <w:p w14:paraId="35DC3968" w14:textId="77777777" w:rsidR="007A2052" w:rsidRDefault="007A2052">
            <w:pPr>
              <w:spacing w:line="360" w:lineRule="auto"/>
              <w:rPr>
                <w:szCs w:val="21"/>
              </w:rPr>
            </w:pPr>
          </w:p>
        </w:tc>
      </w:tr>
    </w:tbl>
    <w:p w14:paraId="4E0EF985" w14:textId="77777777" w:rsidR="008E7C49" w:rsidRDefault="00E53FE3">
      <w:pPr>
        <w:pStyle w:val="2"/>
        <w:spacing w:line="360" w:lineRule="auto"/>
      </w:pPr>
      <w:bookmarkStart w:id="141" w:name="_Toc528697483"/>
      <w:r>
        <w:rPr>
          <w:rFonts w:hint="eastAsia"/>
        </w:rPr>
        <w:lastRenderedPageBreak/>
        <w:t>6.2</w:t>
      </w:r>
      <w:r>
        <w:t xml:space="preserve"> </w:t>
      </w:r>
      <w:r>
        <w:rPr>
          <w:rFonts w:hint="eastAsia"/>
        </w:rPr>
        <w:t>对外沟通形式</w:t>
      </w:r>
      <w:bookmarkEnd w:id="141"/>
    </w:p>
    <w:p w14:paraId="2F874E8A" w14:textId="77777777" w:rsidR="008E7C49" w:rsidRDefault="00E53FE3">
      <w:pPr>
        <w:pStyle w:val="3"/>
        <w:spacing w:line="360" w:lineRule="auto"/>
      </w:pPr>
      <w:bookmarkStart w:id="142" w:name="_Toc528697484"/>
      <w:r>
        <w:rPr>
          <w:rFonts w:hint="eastAsia"/>
        </w:rPr>
        <w:t>6.2.1</w:t>
      </w:r>
      <w:r>
        <w:t xml:space="preserve"> </w:t>
      </w:r>
      <w:r>
        <w:rPr>
          <w:rFonts w:hint="eastAsia"/>
        </w:rPr>
        <w:t>正式沟通计划</w:t>
      </w:r>
      <w:bookmarkEnd w:id="14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8E7C49" w14:paraId="04BD175F" w14:textId="77777777">
        <w:tc>
          <w:tcPr>
            <w:tcW w:w="1382" w:type="dxa"/>
          </w:tcPr>
          <w:p w14:paraId="74DCDB32"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82" w:type="dxa"/>
          </w:tcPr>
          <w:p w14:paraId="57D20FEA"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83" w:type="dxa"/>
          </w:tcPr>
          <w:p w14:paraId="30B95C8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83" w:type="dxa"/>
          </w:tcPr>
          <w:p w14:paraId="521E61D5"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83" w:type="dxa"/>
          </w:tcPr>
          <w:p w14:paraId="729BFF38"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83" w:type="dxa"/>
          </w:tcPr>
          <w:p w14:paraId="659AF530"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6A127ABD" w14:textId="77777777">
        <w:tc>
          <w:tcPr>
            <w:tcW w:w="1382" w:type="dxa"/>
          </w:tcPr>
          <w:p w14:paraId="65363E53" w14:textId="77777777" w:rsidR="008E7C49" w:rsidRDefault="00E53FE3">
            <w:pPr>
              <w:spacing w:line="360" w:lineRule="auto"/>
              <w:rPr>
                <w:szCs w:val="21"/>
              </w:rPr>
            </w:pPr>
            <w:r>
              <w:rPr>
                <w:rFonts w:hint="eastAsia"/>
                <w:szCs w:val="21"/>
              </w:rPr>
              <w:t>每周例会</w:t>
            </w:r>
          </w:p>
        </w:tc>
        <w:tc>
          <w:tcPr>
            <w:tcW w:w="1382" w:type="dxa"/>
          </w:tcPr>
          <w:p w14:paraId="6D01D370" w14:textId="77777777" w:rsidR="008E7C49" w:rsidRDefault="00E53FE3">
            <w:pPr>
              <w:spacing w:line="360" w:lineRule="auto"/>
              <w:rPr>
                <w:szCs w:val="21"/>
              </w:rPr>
            </w:pPr>
            <w:r>
              <w:rPr>
                <w:rFonts w:hint="eastAsia"/>
                <w:szCs w:val="21"/>
              </w:rPr>
              <w:t>座谈会</w:t>
            </w:r>
          </w:p>
        </w:tc>
        <w:tc>
          <w:tcPr>
            <w:tcW w:w="1383" w:type="dxa"/>
          </w:tcPr>
          <w:p w14:paraId="7A194EFE" w14:textId="77777777" w:rsidR="008E7C49" w:rsidRDefault="00E53FE3">
            <w:pPr>
              <w:spacing w:line="360" w:lineRule="auto"/>
              <w:rPr>
                <w:szCs w:val="21"/>
              </w:rPr>
            </w:pPr>
            <w:r>
              <w:rPr>
                <w:rFonts w:hint="eastAsia"/>
                <w:szCs w:val="21"/>
              </w:rPr>
              <w:t>弘毅</w:t>
            </w:r>
            <w:r>
              <w:rPr>
                <w:rFonts w:hint="eastAsia"/>
                <w:szCs w:val="21"/>
              </w:rPr>
              <w:t>615</w:t>
            </w:r>
          </w:p>
        </w:tc>
        <w:tc>
          <w:tcPr>
            <w:tcW w:w="1383" w:type="dxa"/>
          </w:tcPr>
          <w:p w14:paraId="37F86846" w14:textId="77777777" w:rsidR="008E7C49" w:rsidRDefault="00E53FE3">
            <w:pPr>
              <w:spacing w:line="360" w:lineRule="auto"/>
              <w:rPr>
                <w:szCs w:val="21"/>
              </w:rPr>
            </w:pPr>
            <w:r>
              <w:rPr>
                <w:rFonts w:hint="eastAsia"/>
                <w:szCs w:val="21"/>
              </w:rPr>
              <w:t>周二晚</w:t>
            </w:r>
          </w:p>
        </w:tc>
        <w:tc>
          <w:tcPr>
            <w:tcW w:w="1383" w:type="dxa"/>
          </w:tcPr>
          <w:p w14:paraId="4FC524F6" w14:textId="77777777" w:rsidR="008E7C49" w:rsidRDefault="00E53FE3">
            <w:pPr>
              <w:spacing w:line="360" w:lineRule="auto"/>
              <w:rPr>
                <w:szCs w:val="21"/>
              </w:rPr>
            </w:pPr>
            <w:r>
              <w:rPr>
                <w:rFonts w:hint="eastAsia"/>
                <w:szCs w:val="21"/>
              </w:rPr>
              <w:t>全体成员</w:t>
            </w:r>
          </w:p>
        </w:tc>
        <w:tc>
          <w:tcPr>
            <w:tcW w:w="1383" w:type="dxa"/>
          </w:tcPr>
          <w:p w14:paraId="5927E1E9"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r w:rsidR="008E7C49" w14:paraId="79E7457F" w14:textId="77777777">
        <w:tc>
          <w:tcPr>
            <w:tcW w:w="1382" w:type="dxa"/>
          </w:tcPr>
          <w:p w14:paraId="61FB8F5B" w14:textId="77777777" w:rsidR="008E7C49" w:rsidRDefault="00E53FE3">
            <w:pPr>
              <w:spacing w:line="360" w:lineRule="auto"/>
              <w:rPr>
                <w:szCs w:val="21"/>
              </w:rPr>
            </w:pPr>
            <w:r>
              <w:rPr>
                <w:rFonts w:hint="eastAsia"/>
                <w:szCs w:val="21"/>
              </w:rPr>
              <w:t>日常进度汇报</w:t>
            </w:r>
          </w:p>
        </w:tc>
        <w:tc>
          <w:tcPr>
            <w:tcW w:w="1382" w:type="dxa"/>
          </w:tcPr>
          <w:p w14:paraId="0AB78914" w14:textId="77777777" w:rsidR="008E7C49" w:rsidRDefault="00E53FE3">
            <w:pPr>
              <w:spacing w:line="360" w:lineRule="auto"/>
              <w:rPr>
                <w:szCs w:val="21"/>
              </w:rPr>
            </w:pPr>
            <w:proofErr w:type="gramStart"/>
            <w:r>
              <w:rPr>
                <w:rFonts w:hint="eastAsia"/>
                <w:szCs w:val="21"/>
              </w:rPr>
              <w:t>微信</w:t>
            </w:r>
            <w:proofErr w:type="gramEnd"/>
          </w:p>
        </w:tc>
        <w:tc>
          <w:tcPr>
            <w:tcW w:w="1383" w:type="dxa"/>
          </w:tcPr>
          <w:p w14:paraId="3E1270C6" w14:textId="77777777" w:rsidR="008E7C49" w:rsidRDefault="00E53FE3">
            <w:pPr>
              <w:spacing w:line="360" w:lineRule="auto"/>
              <w:rPr>
                <w:szCs w:val="21"/>
              </w:rPr>
            </w:pPr>
            <w:proofErr w:type="gramStart"/>
            <w:r>
              <w:rPr>
                <w:rFonts w:hint="eastAsia"/>
                <w:szCs w:val="21"/>
              </w:rPr>
              <w:t>微信群</w:t>
            </w:r>
            <w:proofErr w:type="gramEnd"/>
          </w:p>
        </w:tc>
        <w:tc>
          <w:tcPr>
            <w:tcW w:w="1383" w:type="dxa"/>
          </w:tcPr>
          <w:p w14:paraId="647D31B8" w14:textId="77777777" w:rsidR="008E7C49" w:rsidRDefault="00E53FE3">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31E95F39" w14:textId="77777777" w:rsidR="008E7C49" w:rsidRDefault="00E53FE3">
            <w:pPr>
              <w:spacing w:line="360" w:lineRule="auto"/>
              <w:rPr>
                <w:szCs w:val="21"/>
              </w:rPr>
            </w:pPr>
            <w:r>
              <w:rPr>
                <w:rFonts w:hint="eastAsia"/>
                <w:szCs w:val="21"/>
              </w:rPr>
              <w:t>全体人员</w:t>
            </w:r>
          </w:p>
        </w:tc>
        <w:tc>
          <w:tcPr>
            <w:tcW w:w="1383" w:type="dxa"/>
          </w:tcPr>
          <w:p w14:paraId="60F6DF74" w14:textId="77777777" w:rsidR="008E7C49" w:rsidRDefault="00E53FE3">
            <w:pPr>
              <w:spacing w:line="360" w:lineRule="auto"/>
              <w:rPr>
                <w:szCs w:val="21"/>
              </w:rPr>
            </w:pPr>
            <w:r>
              <w:rPr>
                <w:rFonts w:hint="eastAsia"/>
                <w:szCs w:val="21"/>
              </w:rPr>
              <w:t>无</w:t>
            </w:r>
          </w:p>
        </w:tc>
      </w:tr>
      <w:tr w:rsidR="008E7C49" w14:paraId="3191D437" w14:textId="77777777">
        <w:tc>
          <w:tcPr>
            <w:tcW w:w="1382" w:type="dxa"/>
          </w:tcPr>
          <w:p w14:paraId="3862099B" w14:textId="77777777" w:rsidR="008E7C49" w:rsidRDefault="00E53FE3">
            <w:pPr>
              <w:spacing w:line="360" w:lineRule="auto"/>
              <w:rPr>
                <w:szCs w:val="21"/>
              </w:rPr>
            </w:pPr>
            <w:r>
              <w:rPr>
                <w:rFonts w:hint="eastAsia"/>
                <w:szCs w:val="21"/>
              </w:rPr>
              <w:t>临时会议</w:t>
            </w:r>
          </w:p>
        </w:tc>
        <w:tc>
          <w:tcPr>
            <w:tcW w:w="1382" w:type="dxa"/>
          </w:tcPr>
          <w:p w14:paraId="24174B83" w14:textId="77777777" w:rsidR="008E7C49" w:rsidRDefault="00E53FE3">
            <w:pPr>
              <w:spacing w:line="360" w:lineRule="auto"/>
              <w:rPr>
                <w:szCs w:val="21"/>
              </w:rPr>
            </w:pPr>
            <w:r>
              <w:rPr>
                <w:rFonts w:hint="eastAsia"/>
                <w:szCs w:val="21"/>
              </w:rPr>
              <w:t>座谈会</w:t>
            </w:r>
          </w:p>
        </w:tc>
        <w:tc>
          <w:tcPr>
            <w:tcW w:w="1383" w:type="dxa"/>
          </w:tcPr>
          <w:p w14:paraId="2CB8B004" w14:textId="77777777" w:rsidR="008E7C49" w:rsidRDefault="00E53FE3">
            <w:pPr>
              <w:spacing w:line="360" w:lineRule="auto"/>
              <w:rPr>
                <w:szCs w:val="21"/>
              </w:rPr>
            </w:pPr>
            <w:r>
              <w:rPr>
                <w:rFonts w:hint="eastAsia"/>
                <w:szCs w:val="21"/>
              </w:rPr>
              <w:t>待定</w:t>
            </w:r>
          </w:p>
        </w:tc>
        <w:tc>
          <w:tcPr>
            <w:tcW w:w="1383" w:type="dxa"/>
          </w:tcPr>
          <w:p w14:paraId="4445519C" w14:textId="77777777" w:rsidR="008E7C49" w:rsidRDefault="00E53FE3">
            <w:pPr>
              <w:spacing w:line="360" w:lineRule="auto"/>
              <w:rPr>
                <w:szCs w:val="21"/>
              </w:rPr>
            </w:pPr>
            <w:r>
              <w:rPr>
                <w:rFonts w:hint="eastAsia"/>
                <w:szCs w:val="21"/>
              </w:rPr>
              <w:t>待定</w:t>
            </w:r>
          </w:p>
        </w:tc>
        <w:tc>
          <w:tcPr>
            <w:tcW w:w="1383" w:type="dxa"/>
          </w:tcPr>
          <w:p w14:paraId="3258A471" w14:textId="77777777" w:rsidR="008E7C49" w:rsidRDefault="00E53FE3">
            <w:pPr>
              <w:spacing w:line="360" w:lineRule="auto"/>
              <w:rPr>
                <w:szCs w:val="21"/>
              </w:rPr>
            </w:pPr>
            <w:r>
              <w:rPr>
                <w:rFonts w:hint="eastAsia"/>
                <w:szCs w:val="21"/>
              </w:rPr>
              <w:t>全体人员</w:t>
            </w:r>
          </w:p>
        </w:tc>
        <w:tc>
          <w:tcPr>
            <w:tcW w:w="1383" w:type="dxa"/>
          </w:tcPr>
          <w:p w14:paraId="0DA94391" w14:textId="77777777" w:rsidR="008E7C49" w:rsidRDefault="00E53FE3">
            <w:pPr>
              <w:spacing w:line="360" w:lineRule="auto"/>
              <w:rPr>
                <w:szCs w:val="21"/>
              </w:rPr>
            </w:pPr>
            <w:r>
              <w:rPr>
                <w:rFonts w:hint="eastAsia"/>
                <w:szCs w:val="21"/>
              </w:rPr>
              <w:t>待定</w:t>
            </w:r>
          </w:p>
        </w:tc>
      </w:tr>
      <w:tr w:rsidR="008E7C49" w14:paraId="288B2827" w14:textId="77777777">
        <w:tc>
          <w:tcPr>
            <w:tcW w:w="1382" w:type="dxa"/>
          </w:tcPr>
          <w:p w14:paraId="428700D8" w14:textId="77777777" w:rsidR="008E7C49" w:rsidRDefault="00E53FE3">
            <w:pPr>
              <w:spacing w:line="360" w:lineRule="auto"/>
              <w:rPr>
                <w:szCs w:val="21"/>
              </w:rPr>
            </w:pPr>
            <w:r>
              <w:rPr>
                <w:rFonts w:hint="eastAsia"/>
                <w:szCs w:val="21"/>
              </w:rPr>
              <w:t>访谈</w:t>
            </w:r>
          </w:p>
        </w:tc>
        <w:tc>
          <w:tcPr>
            <w:tcW w:w="1382" w:type="dxa"/>
          </w:tcPr>
          <w:p w14:paraId="50384784" w14:textId="77777777" w:rsidR="008E7C49" w:rsidRDefault="00E53FE3">
            <w:pPr>
              <w:spacing w:line="360" w:lineRule="auto"/>
              <w:rPr>
                <w:szCs w:val="21"/>
              </w:rPr>
            </w:pPr>
            <w:r>
              <w:rPr>
                <w:rFonts w:hint="eastAsia"/>
                <w:szCs w:val="21"/>
              </w:rPr>
              <w:t>座谈会</w:t>
            </w:r>
          </w:p>
        </w:tc>
        <w:tc>
          <w:tcPr>
            <w:tcW w:w="1383" w:type="dxa"/>
          </w:tcPr>
          <w:p w14:paraId="1A1C861F" w14:textId="77777777" w:rsidR="008E7C49" w:rsidRDefault="00E53FE3">
            <w:pPr>
              <w:spacing w:line="360" w:lineRule="auto"/>
              <w:rPr>
                <w:szCs w:val="21"/>
              </w:rPr>
            </w:pPr>
            <w:r>
              <w:rPr>
                <w:rFonts w:hint="eastAsia"/>
                <w:szCs w:val="21"/>
              </w:rPr>
              <w:t>待定</w:t>
            </w:r>
          </w:p>
        </w:tc>
        <w:tc>
          <w:tcPr>
            <w:tcW w:w="1383" w:type="dxa"/>
          </w:tcPr>
          <w:p w14:paraId="53520DB4" w14:textId="77777777" w:rsidR="008E7C49" w:rsidRDefault="00E53FE3">
            <w:pPr>
              <w:spacing w:line="360" w:lineRule="auto"/>
              <w:rPr>
                <w:szCs w:val="21"/>
              </w:rPr>
            </w:pPr>
            <w:r>
              <w:rPr>
                <w:rFonts w:hint="eastAsia"/>
                <w:szCs w:val="21"/>
              </w:rPr>
              <w:t>待定</w:t>
            </w:r>
          </w:p>
        </w:tc>
        <w:tc>
          <w:tcPr>
            <w:tcW w:w="1383" w:type="dxa"/>
          </w:tcPr>
          <w:p w14:paraId="0DE4A64F" w14:textId="77777777" w:rsidR="008E7C49" w:rsidRDefault="00E53FE3">
            <w:pPr>
              <w:spacing w:line="360" w:lineRule="auto"/>
              <w:rPr>
                <w:szCs w:val="21"/>
              </w:rPr>
            </w:pPr>
            <w:r>
              <w:rPr>
                <w:rFonts w:hint="eastAsia"/>
                <w:szCs w:val="21"/>
              </w:rPr>
              <w:t>全体人员及用户</w:t>
            </w:r>
          </w:p>
        </w:tc>
        <w:tc>
          <w:tcPr>
            <w:tcW w:w="1383" w:type="dxa"/>
          </w:tcPr>
          <w:p w14:paraId="17CCD81A"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7D901750" w14:textId="77777777" w:rsidR="008E7C49" w:rsidRDefault="00E53FE3">
      <w:pPr>
        <w:pStyle w:val="3"/>
        <w:spacing w:line="360" w:lineRule="auto"/>
      </w:pPr>
      <w:bookmarkStart w:id="143" w:name="_Toc528697485"/>
      <w:r>
        <w:rPr>
          <w:rFonts w:hint="eastAsia"/>
        </w:rPr>
        <w:t>6.2.2</w:t>
      </w:r>
      <w:r>
        <w:t xml:space="preserve"> </w:t>
      </w:r>
      <w:r>
        <w:rPr>
          <w:rFonts w:hint="eastAsia"/>
        </w:rPr>
        <w:t>非正式沟通计划</w:t>
      </w:r>
      <w:bookmarkEnd w:id="14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tblGrid>
      <w:tr w:rsidR="008E7C49" w14:paraId="02B81115" w14:textId="77777777">
        <w:tc>
          <w:tcPr>
            <w:tcW w:w="1391" w:type="dxa"/>
          </w:tcPr>
          <w:p w14:paraId="1BDB4C47"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90" w:type="dxa"/>
          </w:tcPr>
          <w:p w14:paraId="470A0F24"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90" w:type="dxa"/>
          </w:tcPr>
          <w:p w14:paraId="67F3BFA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90" w:type="dxa"/>
          </w:tcPr>
          <w:p w14:paraId="0D0B5E61"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91" w:type="dxa"/>
          </w:tcPr>
          <w:p w14:paraId="08306F61"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52DA24C"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4BE56F17" w14:textId="77777777">
        <w:tc>
          <w:tcPr>
            <w:tcW w:w="1391" w:type="dxa"/>
          </w:tcPr>
          <w:p w14:paraId="6A741371" w14:textId="77777777" w:rsidR="008E7C49" w:rsidRDefault="00E53FE3">
            <w:pPr>
              <w:spacing w:line="360" w:lineRule="auto"/>
              <w:rPr>
                <w:szCs w:val="21"/>
              </w:rPr>
            </w:pPr>
            <w:r>
              <w:rPr>
                <w:rFonts w:hint="eastAsia"/>
                <w:szCs w:val="21"/>
              </w:rPr>
              <w:t>日常沟通</w:t>
            </w:r>
          </w:p>
        </w:tc>
        <w:tc>
          <w:tcPr>
            <w:tcW w:w="1390" w:type="dxa"/>
          </w:tcPr>
          <w:p w14:paraId="021AB478" w14:textId="77777777" w:rsidR="008E7C49" w:rsidRDefault="00E53FE3">
            <w:pPr>
              <w:spacing w:line="360" w:lineRule="auto"/>
              <w:rPr>
                <w:szCs w:val="21"/>
              </w:rPr>
            </w:pPr>
            <w:r>
              <w:rPr>
                <w:rFonts w:hint="eastAsia"/>
                <w:szCs w:val="21"/>
              </w:rPr>
              <w:t>面谈</w:t>
            </w:r>
          </w:p>
        </w:tc>
        <w:tc>
          <w:tcPr>
            <w:tcW w:w="1390" w:type="dxa"/>
          </w:tcPr>
          <w:p w14:paraId="5589FE9D" w14:textId="77777777" w:rsidR="008E7C49" w:rsidRDefault="00E53FE3">
            <w:pPr>
              <w:spacing w:line="360" w:lineRule="auto"/>
              <w:rPr>
                <w:szCs w:val="21"/>
              </w:rPr>
            </w:pPr>
            <w:r>
              <w:rPr>
                <w:rFonts w:hint="eastAsia"/>
                <w:szCs w:val="21"/>
              </w:rPr>
              <w:t>看情况</w:t>
            </w:r>
          </w:p>
        </w:tc>
        <w:tc>
          <w:tcPr>
            <w:tcW w:w="1390" w:type="dxa"/>
          </w:tcPr>
          <w:p w14:paraId="29F9AE85" w14:textId="77777777" w:rsidR="008E7C49" w:rsidRDefault="00E53FE3">
            <w:pPr>
              <w:spacing w:line="360" w:lineRule="auto"/>
              <w:rPr>
                <w:szCs w:val="21"/>
              </w:rPr>
            </w:pPr>
            <w:r>
              <w:rPr>
                <w:rFonts w:hint="eastAsia"/>
                <w:szCs w:val="21"/>
              </w:rPr>
              <w:t>看情况</w:t>
            </w:r>
          </w:p>
        </w:tc>
        <w:tc>
          <w:tcPr>
            <w:tcW w:w="1391" w:type="dxa"/>
          </w:tcPr>
          <w:p w14:paraId="6AA8FADB" w14:textId="77777777" w:rsidR="008E7C49" w:rsidRDefault="00E53FE3">
            <w:pPr>
              <w:spacing w:line="360" w:lineRule="auto"/>
              <w:rPr>
                <w:szCs w:val="21"/>
              </w:rPr>
            </w:pPr>
            <w:r>
              <w:rPr>
                <w:rFonts w:hint="eastAsia"/>
                <w:szCs w:val="21"/>
              </w:rPr>
              <w:t>全体成员</w:t>
            </w:r>
          </w:p>
        </w:tc>
        <w:tc>
          <w:tcPr>
            <w:tcW w:w="1344" w:type="dxa"/>
          </w:tcPr>
          <w:p w14:paraId="6FAC9BE4" w14:textId="77777777" w:rsidR="008E7C49" w:rsidRDefault="00E53FE3">
            <w:pPr>
              <w:spacing w:line="360" w:lineRule="auto"/>
              <w:rPr>
                <w:szCs w:val="21"/>
              </w:rPr>
            </w:pPr>
            <w:r>
              <w:rPr>
                <w:rFonts w:hint="eastAsia"/>
                <w:szCs w:val="21"/>
              </w:rPr>
              <w:t>无</w:t>
            </w:r>
          </w:p>
        </w:tc>
      </w:tr>
      <w:tr w:rsidR="008E7C49" w14:paraId="5C8FC971" w14:textId="77777777">
        <w:tc>
          <w:tcPr>
            <w:tcW w:w="1391" w:type="dxa"/>
          </w:tcPr>
          <w:p w14:paraId="3BE3A989" w14:textId="77777777" w:rsidR="008E7C49" w:rsidRDefault="00E53FE3">
            <w:pPr>
              <w:spacing w:line="360" w:lineRule="auto"/>
              <w:rPr>
                <w:szCs w:val="21"/>
              </w:rPr>
            </w:pPr>
            <w:r>
              <w:rPr>
                <w:rFonts w:hint="eastAsia"/>
                <w:szCs w:val="21"/>
              </w:rPr>
              <w:t>日常沟通</w:t>
            </w:r>
          </w:p>
        </w:tc>
        <w:tc>
          <w:tcPr>
            <w:tcW w:w="1390" w:type="dxa"/>
          </w:tcPr>
          <w:p w14:paraId="27EBC0FE" w14:textId="77777777" w:rsidR="008E7C49" w:rsidRDefault="00E53FE3">
            <w:pPr>
              <w:spacing w:line="360" w:lineRule="auto"/>
              <w:rPr>
                <w:szCs w:val="21"/>
              </w:rPr>
            </w:pPr>
            <w:proofErr w:type="gramStart"/>
            <w:r>
              <w:rPr>
                <w:rFonts w:hint="eastAsia"/>
                <w:szCs w:val="21"/>
              </w:rPr>
              <w:t>微信</w:t>
            </w:r>
            <w:proofErr w:type="gramEnd"/>
          </w:p>
        </w:tc>
        <w:tc>
          <w:tcPr>
            <w:tcW w:w="1390" w:type="dxa"/>
          </w:tcPr>
          <w:p w14:paraId="1A578A0C" w14:textId="77777777" w:rsidR="008E7C49" w:rsidRDefault="00E53FE3">
            <w:pPr>
              <w:spacing w:line="360" w:lineRule="auto"/>
              <w:rPr>
                <w:szCs w:val="21"/>
              </w:rPr>
            </w:pPr>
            <w:r>
              <w:rPr>
                <w:rFonts w:hint="eastAsia"/>
                <w:szCs w:val="21"/>
              </w:rPr>
              <w:t>网络</w:t>
            </w:r>
          </w:p>
        </w:tc>
        <w:tc>
          <w:tcPr>
            <w:tcW w:w="1390" w:type="dxa"/>
          </w:tcPr>
          <w:p w14:paraId="2B57A38F" w14:textId="77777777" w:rsidR="008E7C49" w:rsidRDefault="00E53FE3">
            <w:pPr>
              <w:spacing w:line="360" w:lineRule="auto"/>
              <w:rPr>
                <w:szCs w:val="21"/>
              </w:rPr>
            </w:pPr>
            <w:r>
              <w:rPr>
                <w:rFonts w:hint="eastAsia"/>
                <w:szCs w:val="21"/>
              </w:rPr>
              <w:t>待定</w:t>
            </w:r>
          </w:p>
        </w:tc>
        <w:tc>
          <w:tcPr>
            <w:tcW w:w="1391" w:type="dxa"/>
          </w:tcPr>
          <w:p w14:paraId="5C2A7D70" w14:textId="77777777" w:rsidR="008E7C49" w:rsidRDefault="00E53FE3">
            <w:pPr>
              <w:spacing w:line="360" w:lineRule="auto"/>
              <w:rPr>
                <w:szCs w:val="21"/>
              </w:rPr>
            </w:pPr>
            <w:r>
              <w:rPr>
                <w:rFonts w:hint="eastAsia"/>
                <w:szCs w:val="21"/>
              </w:rPr>
              <w:t>全体成员</w:t>
            </w:r>
          </w:p>
        </w:tc>
        <w:tc>
          <w:tcPr>
            <w:tcW w:w="1344" w:type="dxa"/>
          </w:tcPr>
          <w:p w14:paraId="651B1F61" w14:textId="77777777" w:rsidR="008E7C49" w:rsidRDefault="00E53FE3">
            <w:pPr>
              <w:spacing w:line="360" w:lineRule="auto"/>
              <w:rPr>
                <w:szCs w:val="21"/>
              </w:rPr>
            </w:pPr>
            <w:r>
              <w:rPr>
                <w:rFonts w:hint="eastAsia"/>
                <w:szCs w:val="21"/>
              </w:rPr>
              <w:t>无</w:t>
            </w:r>
          </w:p>
        </w:tc>
      </w:tr>
      <w:tr w:rsidR="008E7C49" w14:paraId="68DFCCD3" w14:textId="77777777">
        <w:tc>
          <w:tcPr>
            <w:tcW w:w="1391" w:type="dxa"/>
          </w:tcPr>
          <w:p w14:paraId="132FE1E6" w14:textId="77777777" w:rsidR="008E7C49" w:rsidRDefault="00E53FE3">
            <w:pPr>
              <w:spacing w:line="360" w:lineRule="auto"/>
              <w:rPr>
                <w:szCs w:val="21"/>
              </w:rPr>
            </w:pPr>
            <w:r>
              <w:rPr>
                <w:rFonts w:hint="eastAsia"/>
                <w:szCs w:val="21"/>
              </w:rPr>
              <w:t>紧急会议</w:t>
            </w:r>
          </w:p>
        </w:tc>
        <w:tc>
          <w:tcPr>
            <w:tcW w:w="1390" w:type="dxa"/>
          </w:tcPr>
          <w:p w14:paraId="2EF9F2F9" w14:textId="77777777" w:rsidR="008E7C49" w:rsidRDefault="00E53FE3">
            <w:pPr>
              <w:spacing w:line="360" w:lineRule="auto"/>
              <w:rPr>
                <w:szCs w:val="21"/>
              </w:rPr>
            </w:pPr>
            <w:r>
              <w:rPr>
                <w:rFonts w:hint="eastAsia"/>
                <w:szCs w:val="21"/>
              </w:rPr>
              <w:t>座谈会</w:t>
            </w:r>
          </w:p>
        </w:tc>
        <w:tc>
          <w:tcPr>
            <w:tcW w:w="1390" w:type="dxa"/>
          </w:tcPr>
          <w:p w14:paraId="45EAF9B2" w14:textId="77777777" w:rsidR="008E7C49" w:rsidRDefault="00E53FE3">
            <w:pPr>
              <w:spacing w:line="360" w:lineRule="auto"/>
              <w:rPr>
                <w:szCs w:val="21"/>
              </w:rPr>
            </w:pPr>
            <w:r>
              <w:rPr>
                <w:rFonts w:hint="eastAsia"/>
                <w:szCs w:val="21"/>
              </w:rPr>
              <w:t>弘毅</w:t>
            </w:r>
            <w:r>
              <w:rPr>
                <w:szCs w:val="21"/>
              </w:rPr>
              <w:t>B1-</w:t>
            </w:r>
            <w:r>
              <w:rPr>
                <w:rFonts w:hint="eastAsia"/>
                <w:szCs w:val="21"/>
              </w:rPr>
              <w:t>615</w:t>
            </w:r>
          </w:p>
        </w:tc>
        <w:tc>
          <w:tcPr>
            <w:tcW w:w="1390" w:type="dxa"/>
          </w:tcPr>
          <w:p w14:paraId="627A0731" w14:textId="77777777" w:rsidR="008E7C49" w:rsidRDefault="00E53FE3">
            <w:pPr>
              <w:spacing w:line="360" w:lineRule="auto"/>
              <w:rPr>
                <w:szCs w:val="21"/>
              </w:rPr>
            </w:pPr>
            <w:r>
              <w:rPr>
                <w:rFonts w:hint="eastAsia"/>
                <w:szCs w:val="21"/>
              </w:rPr>
              <w:t>待定</w:t>
            </w:r>
          </w:p>
        </w:tc>
        <w:tc>
          <w:tcPr>
            <w:tcW w:w="1391" w:type="dxa"/>
          </w:tcPr>
          <w:p w14:paraId="7E72C15B" w14:textId="77777777" w:rsidR="008E7C49" w:rsidRDefault="00E53FE3">
            <w:pPr>
              <w:spacing w:line="360" w:lineRule="auto"/>
              <w:rPr>
                <w:szCs w:val="21"/>
              </w:rPr>
            </w:pPr>
            <w:r>
              <w:rPr>
                <w:rFonts w:hint="eastAsia"/>
                <w:szCs w:val="21"/>
              </w:rPr>
              <w:t>全体成员</w:t>
            </w:r>
          </w:p>
        </w:tc>
        <w:tc>
          <w:tcPr>
            <w:tcW w:w="1344" w:type="dxa"/>
          </w:tcPr>
          <w:p w14:paraId="1370C91B"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6CC1A772" w14:textId="77777777" w:rsidR="008E7C49" w:rsidRDefault="00E53FE3">
      <w:pPr>
        <w:pStyle w:val="3"/>
        <w:spacing w:line="360" w:lineRule="auto"/>
      </w:pPr>
      <w:bookmarkStart w:id="144" w:name="_Toc528697486"/>
      <w:r>
        <w:rPr>
          <w:rFonts w:hint="eastAsia"/>
        </w:rPr>
        <w:t>6.2.3</w:t>
      </w:r>
      <w:r>
        <w:t xml:space="preserve"> </w:t>
      </w:r>
      <w:r>
        <w:rPr>
          <w:rFonts w:hint="eastAsia"/>
        </w:rPr>
        <w:t>特殊沟通计划</w:t>
      </w:r>
      <w:bookmarkEnd w:id="144"/>
    </w:p>
    <w:p w14:paraId="5C41B6B9" w14:textId="77777777" w:rsidR="008E7C49" w:rsidRDefault="00E53FE3">
      <w:pPr>
        <w:spacing w:line="360" w:lineRule="auto"/>
        <w:ind w:firstLineChars="180" w:firstLine="378"/>
        <w:rPr>
          <w:szCs w:val="21"/>
        </w:rPr>
      </w:pPr>
      <w:r>
        <w:rPr>
          <w:rFonts w:hint="eastAsia"/>
          <w:szCs w:val="21"/>
        </w:rPr>
        <w:t>T</w:t>
      </w:r>
      <w:r>
        <w:rPr>
          <w:szCs w:val="21"/>
        </w:rPr>
        <w:t>BD</w:t>
      </w:r>
      <w:r>
        <w:rPr>
          <w:rFonts w:hint="eastAsia"/>
          <w:szCs w:val="21"/>
        </w:rPr>
        <w:t>（待定）</w:t>
      </w:r>
    </w:p>
    <w:p w14:paraId="600BD037" w14:textId="77777777" w:rsidR="008E7C49" w:rsidRDefault="00E53FE3">
      <w:pPr>
        <w:pStyle w:val="2"/>
        <w:spacing w:line="360" w:lineRule="auto"/>
      </w:pPr>
      <w:bookmarkStart w:id="145" w:name="_Toc528697487"/>
      <w:r>
        <w:rPr>
          <w:rFonts w:hint="eastAsia"/>
        </w:rPr>
        <w:t>6.3</w:t>
      </w:r>
      <w:r>
        <w:t xml:space="preserve"> </w:t>
      </w:r>
      <w:r>
        <w:rPr>
          <w:rFonts w:hint="eastAsia"/>
        </w:rPr>
        <w:t>限制沟通因素</w:t>
      </w:r>
      <w:bookmarkEnd w:id="145"/>
    </w:p>
    <w:p w14:paraId="403FB53B" w14:textId="77777777" w:rsidR="008E7C49" w:rsidRDefault="00E53FE3">
      <w:pPr>
        <w:spacing w:line="360" w:lineRule="auto"/>
        <w:ind w:firstLineChars="180" w:firstLine="378"/>
        <w:rPr>
          <w:szCs w:val="21"/>
        </w:rPr>
      </w:pPr>
      <w:r>
        <w:rPr>
          <w:rFonts w:hint="eastAsia"/>
          <w:szCs w:val="21"/>
        </w:rPr>
        <w:t>日常课程或者紧急情况可能导致例会无法展开，但不影响工作进程。</w:t>
      </w:r>
    </w:p>
    <w:p w14:paraId="67187DCF" w14:textId="77777777" w:rsidR="008E7C49" w:rsidRDefault="00E53FE3">
      <w:pPr>
        <w:pStyle w:val="1"/>
        <w:spacing w:line="360" w:lineRule="auto"/>
        <w:rPr>
          <w:rFonts w:asciiTheme="majorEastAsia" w:hAnsiTheme="majorEastAsia"/>
        </w:rPr>
      </w:pPr>
      <w:bookmarkStart w:id="146" w:name="_Toc528697488"/>
      <w:r>
        <w:rPr>
          <w:rFonts w:asciiTheme="majorEastAsia" w:hAnsiTheme="majorEastAsia" w:hint="eastAsia"/>
        </w:rPr>
        <w:lastRenderedPageBreak/>
        <w:t>7</w:t>
      </w:r>
      <w:r>
        <w:rPr>
          <w:rFonts w:asciiTheme="majorEastAsia" w:hAnsiTheme="majorEastAsia"/>
        </w:rPr>
        <w:t xml:space="preserve"> </w:t>
      </w:r>
      <w:r>
        <w:rPr>
          <w:rFonts w:asciiTheme="majorEastAsia" w:hAnsiTheme="majorEastAsia" w:hint="eastAsia"/>
        </w:rPr>
        <w:t>风险管理计划</w:t>
      </w:r>
      <w:bookmarkEnd w:id="146"/>
    </w:p>
    <w:p w14:paraId="319F6530" w14:textId="77777777" w:rsidR="008E7C49" w:rsidRDefault="00E53FE3">
      <w:pPr>
        <w:pStyle w:val="2"/>
        <w:spacing w:line="360" w:lineRule="auto"/>
      </w:pPr>
      <w:bookmarkStart w:id="147" w:name="_Toc528697489"/>
      <w:r>
        <w:rPr>
          <w:rFonts w:hint="eastAsia"/>
        </w:rPr>
        <w:t>7.1</w:t>
      </w:r>
      <w:r>
        <w:t xml:space="preserve"> </w:t>
      </w:r>
      <w:r>
        <w:rPr>
          <w:rFonts w:hint="eastAsia"/>
        </w:rPr>
        <w:t>项目风险类别定义</w:t>
      </w:r>
      <w:bookmarkEnd w:id="147"/>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8E7C49" w14:paraId="19C552AD" w14:textId="77777777">
        <w:tc>
          <w:tcPr>
            <w:tcW w:w="1667" w:type="dxa"/>
            <w:shd w:val="clear" w:color="auto" w:fill="auto"/>
          </w:tcPr>
          <w:p w14:paraId="4AF9A6FF" w14:textId="77777777" w:rsidR="008E7C49" w:rsidRDefault="00E53FE3">
            <w:pPr>
              <w:spacing w:line="360" w:lineRule="auto"/>
              <w:jc w:val="center"/>
              <w:rPr>
                <w:b/>
                <w:bCs/>
                <w:color w:val="000000"/>
                <w:sz w:val="24"/>
                <w:szCs w:val="21"/>
              </w:rPr>
            </w:pPr>
            <w:r>
              <w:rPr>
                <w:rFonts w:hint="eastAsia"/>
                <w:b/>
                <w:bCs/>
                <w:color w:val="000000"/>
                <w:sz w:val="24"/>
                <w:szCs w:val="21"/>
              </w:rPr>
              <w:t>风险类别</w:t>
            </w:r>
          </w:p>
        </w:tc>
        <w:tc>
          <w:tcPr>
            <w:tcW w:w="6465" w:type="dxa"/>
          </w:tcPr>
          <w:p w14:paraId="66886631"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r>
      <w:tr w:rsidR="008E7C49" w14:paraId="5AA32D4E" w14:textId="77777777">
        <w:tc>
          <w:tcPr>
            <w:tcW w:w="1667" w:type="dxa"/>
            <w:shd w:val="clear" w:color="auto" w:fill="auto"/>
          </w:tcPr>
          <w:p w14:paraId="42016767" w14:textId="77777777" w:rsidR="008E7C49" w:rsidRDefault="00E53FE3">
            <w:pPr>
              <w:spacing w:line="360" w:lineRule="auto"/>
              <w:rPr>
                <w:szCs w:val="21"/>
              </w:rPr>
            </w:pPr>
            <w:r>
              <w:rPr>
                <w:rFonts w:hint="eastAsia"/>
                <w:szCs w:val="21"/>
              </w:rPr>
              <w:t>技术风险</w:t>
            </w:r>
          </w:p>
        </w:tc>
        <w:tc>
          <w:tcPr>
            <w:tcW w:w="6465" w:type="dxa"/>
          </w:tcPr>
          <w:p w14:paraId="4AE8A8DE" w14:textId="77777777" w:rsidR="008E7C49" w:rsidRDefault="00E53FE3">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rsidR="008E7C49" w14:paraId="5296267E" w14:textId="77777777">
        <w:tc>
          <w:tcPr>
            <w:tcW w:w="1667" w:type="dxa"/>
            <w:shd w:val="clear" w:color="auto" w:fill="auto"/>
          </w:tcPr>
          <w:p w14:paraId="410DEF50" w14:textId="77777777" w:rsidR="008E7C49" w:rsidRDefault="00E53FE3">
            <w:pPr>
              <w:spacing w:line="360" w:lineRule="auto"/>
              <w:rPr>
                <w:szCs w:val="21"/>
              </w:rPr>
            </w:pPr>
            <w:r>
              <w:rPr>
                <w:rFonts w:hint="eastAsia"/>
                <w:szCs w:val="21"/>
              </w:rPr>
              <w:t>参与者风险</w:t>
            </w:r>
          </w:p>
        </w:tc>
        <w:tc>
          <w:tcPr>
            <w:tcW w:w="6465" w:type="dxa"/>
          </w:tcPr>
          <w:p w14:paraId="4EA2B211" w14:textId="77777777" w:rsidR="008E7C49" w:rsidRDefault="00E53FE3">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rsidR="008E7C49" w14:paraId="7058A881" w14:textId="77777777">
        <w:tc>
          <w:tcPr>
            <w:tcW w:w="1667" w:type="dxa"/>
            <w:shd w:val="clear" w:color="auto" w:fill="auto"/>
          </w:tcPr>
          <w:p w14:paraId="654F9453" w14:textId="77777777" w:rsidR="008E7C49" w:rsidRDefault="00E53FE3">
            <w:pPr>
              <w:spacing w:line="360" w:lineRule="auto"/>
              <w:rPr>
                <w:szCs w:val="21"/>
              </w:rPr>
            </w:pPr>
            <w:r>
              <w:rPr>
                <w:rFonts w:hint="eastAsia"/>
                <w:szCs w:val="21"/>
              </w:rPr>
              <w:t>结构风险</w:t>
            </w:r>
          </w:p>
        </w:tc>
        <w:tc>
          <w:tcPr>
            <w:tcW w:w="6465" w:type="dxa"/>
          </w:tcPr>
          <w:p w14:paraId="38FA2B37" w14:textId="77777777" w:rsidR="008E7C49" w:rsidRDefault="00E53FE3">
            <w:pPr>
              <w:spacing w:line="360" w:lineRule="auto"/>
              <w:rPr>
                <w:szCs w:val="21"/>
              </w:rPr>
            </w:pPr>
            <w:r>
              <w:rPr>
                <w:szCs w:val="21"/>
              </w:rPr>
              <w:t>通常包括</w:t>
            </w:r>
            <w:r>
              <w:rPr>
                <w:rFonts w:hint="eastAsia"/>
                <w:szCs w:val="21"/>
              </w:rPr>
              <w:t>系统结构的改变和人员配置的改变。</w:t>
            </w:r>
          </w:p>
        </w:tc>
      </w:tr>
      <w:tr w:rsidR="008E7C49" w14:paraId="67E5E6D8" w14:textId="77777777">
        <w:tc>
          <w:tcPr>
            <w:tcW w:w="1667" w:type="dxa"/>
            <w:shd w:val="clear" w:color="auto" w:fill="auto"/>
          </w:tcPr>
          <w:p w14:paraId="144560AA" w14:textId="77777777" w:rsidR="008E7C49" w:rsidRDefault="00E53FE3">
            <w:pPr>
              <w:spacing w:line="360" w:lineRule="auto"/>
              <w:rPr>
                <w:szCs w:val="21"/>
              </w:rPr>
            </w:pPr>
            <w:r>
              <w:rPr>
                <w:rFonts w:hint="eastAsia"/>
                <w:szCs w:val="21"/>
              </w:rPr>
              <w:t>工具风险</w:t>
            </w:r>
          </w:p>
        </w:tc>
        <w:tc>
          <w:tcPr>
            <w:tcW w:w="6465" w:type="dxa"/>
          </w:tcPr>
          <w:p w14:paraId="449A20B7" w14:textId="77777777" w:rsidR="008E7C49" w:rsidRDefault="00E53FE3">
            <w:pPr>
              <w:spacing w:line="360" w:lineRule="auto"/>
              <w:rPr>
                <w:szCs w:val="21"/>
              </w:rPr>
            </w:pPr>
            <w:r>
              <w:rPr>
                <w:rFonts w:hint="eastAsia"/>
                <w:szCs w:val="21"/>
              </w:rPr>
              <w:t>通常包括开发过程中的工具无法达到开发的要求，以及工具的变更和出错情况。</w:t>
            </w:r>
          </w:p>
        </w:tc>
      </w:tr>
      <w:tr w:rsidR="008E7C49" w14:paraId="3E46FC9F" w14:textId="77777777">
        <w:tc>
          <w:tcPr>
            <w:tcW w:w="1667" w:type="dxa"/>
            <w:shd w:val="clear" w:color="auto" w:fill="auto"/>
          </w:tcPr>
          <w:p w14:paraId="79D5C88D" w14:textId="77777777" w:rsidR="008E7C49" w:rsidRDefault="00E53FE3">
            <w:pPr>
              <w:spacing w:line="360" w:lineRule="auto"/>
              <w:rPr>
                <w:szCs w:val="21"/>
              </w:rPr>
            </w:pPr>
            <w:r>
              <w:rPr>
                <w:rFonts w:hint="eastAsia"/>
                <w:szCs w:val="21"/>
              </w:rPr>
              <w:t>任务风险</w:t>
            </w:r>
          </w:p>
        </w:tc>
        <w:tc>
          <w:tcPr>
            <w:tcW w:w="6465" w:type="dxa"/>
          </w:tcPr>
          <w:p w14:paraId="197BD27E" w14:textId="77777777" w:rsidR="008E7C49" w:rsidRDefault="00E53FE3">
            <w:pPr>
              <w:spacing w:line="360" w:lineRule="auto"/>
              <w:rPr>
                <w:szCs w:val="21"/>
              </w:rPr>
            </w:pPr>
            <w:r>
              <w:rPr>
                <w:rFonts w:hint="eastAsia"/>
                <w:szCs w:val="21"/>
              </w:rPr>
              <w:t>通常包括开发人员对任务分配的不平均，以及开发人员没有即使有效的完成自己的任务。</w:t>
            </w:r>
          </w:p>
        </w:tc>
      </w:tr>
    </w:tbl>
    <w:p w14:paraId="4456393A" w14:textId="77777777" w:rsidR="008E7C49" w:rsidRDefault="00E53FE3">
      <w:pPr>
        <w:pStyle w:val="2"/>
        <w:spacing w:line="360" w:lineRule="auto"/>
      </w:pPr>
      <w:bookmarkStart w:id="148" w:name="_Toc528697490"/>
      <w:r>
        <w:rPr>
          <w:rFonts w:hint="eastAsia"/>
        </w:rPr>
        <w:t>7.2</w:t>
      </w:r>
      <w:r>
        <w:t xml:space="preserve"> </w:t>
      </w:r>
      <w:r>
        <w:rPr>
          <w:rFonts w:hint="eastAsia"/>
        </w:rPr>
        <w:t>项目风险概率和影响定义</w:t>
      </w:r>
      <w:bookmarkEnd w:id="148"/>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8E7C49" w14:paraId="13CD1C5F" w14:textId="77777777">
        <w:trPr>
          <w:trHeight w:val="510"/>
          <w:jc w:val="center"/>
        </w:trPr>
        <w:tc>
          <w:tcPr>
            <w:tcW w:w="992" w:type="dxa"/>
            <w:shd w:val="clear" w:color="auto" w:fill="auto"/>
            <w:vAlign w:val="center"/>
          </w:tcPr>
          <w:p w14:paraId="3ADE3B44" w14:textId="77777777" w:rsidR="008E7C49" w:rsidRDefault="008E7C49">
            <w:pPr>
              <w:spacing w:line="360" w:lineRule="auto"/>
              <w:rPr>
                <w:szCs w:val="21"/>
              </w:rPr>
            </w:pPr>
          </w:p>
        </w:tc>
        <w:tc>
          <w:tcPr>
            <w:tcW w:w="1413" w:type="dxa"/>
            <w:shd w:val="clear" w:color="auto" w:fill="auto"/>
            <w:vAlign w:val="center"/>
          </w:tcPr>
          <w:p w14:paraId="7A946755" w14:textId="77777777" w:rsidR="008E7C49" w:rsidRDefault="00E53FE3">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A4D1A99" w14:textId="77777777" w:rsidR="008E7C49" w:rsidRDefault="00E53FE3">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14:paraId="6B0216A7" w14:textId="77777777" w:rsidR="008E7C49" w:rsidRDefault="00E53FE3">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4A2BF1EA" w14:textId="77777777" w:rsidR="008E7C49" w:rsidRDefault="00E53FE3">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2EC718E" w14:textId="77777777" w:rsidR="008E7C49" w:rsidRDefault="00E53FE3">
            <w:pPr>
              <w:spacing w:line="360" w:lineRule="auto"/>
              <w:jc w:val="center"/>
              <w:rPr>
                <w:b/>
                <w:bCs/>
                <w:color w:val="000000"/>
                <w:sz w:val="24"/>
                <w:szCs w:val="21"/>
              </w:rPr>
            </w:pPr>
            <w:r>
              <w:rPr>
                <w:rFonts w:hint="eastAsia"/>
                <w:b/>
                <w:bCs/>
                <w:color w:val="000000"/>
                <w:sz w:val="24"/>
                <w:szCs w:val="21"/>
              </w:rPr>
              <w:t>范围</w:t>
            </w:r>
          </w:p>
        </w:tc>
      </w:tr>
      <w:tr w:rsidR="008E7C49" w14:paraId="573A50C2" w14:textId="77777777">
        <w:trPr>
          <w:trHeight w:val="300"/>
          <w:jc w:val="center"/>
        </w:trPr>
        <w:tc>
          <w:tcPr>
            <w:tcW w:w="992" w:type="dxa"/>
            <w:vMerge w:val="restart"/>
            <w:shd w:val="clear" w:color="auto" w:fill="auto"/>
            <w:vAlign w:val="center"/>
          </w:tcPr>
          <w:p w14:paraId="3EC61C70" w14:textId="77777777" w:rsidR="008E7C49" w:rsidRDefault="00E53FE3">
            <w:pPr>
              <w:spacing w:line="360" w:lineRule="auto"/>
              <w:jc w:val="center"/>
              <w:rPr>
                <w:b/>
                <w:bCs/>
                <w:szCs w:val="21"/>
              </w:rPr>
            </w:pPr>
            <w:r>
              <w:rPr>
                <w:rFonts w:hint="eastAsia"/>
                <w:b/>
                <w:bCs/>
                <w:szCs w:val="21"/>
              </w:rPr>
              <w:t>概率</w:t>
            </w:r>
          </w:p>
        </w:tc>
        <w:tc>
          <w:tcPr>
            <w:tcW w:w="1413" w:type="dxa"/>
            <w:shd w:val="clear" w:color="auto" w:fill="auto"/>
            <w:vAlign w:val="center"/>
          </w:tcPr>
          <w:p w14:paraId="513DC9CE" w14:textId="77777777" w:rsidR="008E7C49" w:rsidRDefault="00E53FE3">
            <w:pPr>
              <w:spacing w:line="360" w:lineRule="auto"/>
              <w:rPr>
                <w:szCs w:val="21"/>
              </w:rPr>
            </w:pPr>
            <w:r>
              <w:rPr>
                <w:rFonts w:hint="eastAsia"/>
                <w:szCs w:val="21"/>
              </w:rPr>
              <w:t>高</w:t>
            </w:r>
          </w:p>
        </w:tc>
        <w:tc>
          <w:tcPr>
            <w:tcW w:w="5637" w:type="dxa"/>
            <w:gridSpan w:val="4"/>
            <w:vMerge w:val="restart"/>
            <w:shd w:val="clear" w:color="auto" w:fill="auto"/>
            <w:vAlign w:val="center"/>
          </w:tcPr>
          <w:p w14:paraId="4A73CADD" w14:textId="77777777" w:rsidR="008E7C49" w:rsidRDefault="00E53FE3">
            <w:pPr>
              <w:spacing w:line="360" w:lineRule="auto"/>
              <w:rPr>
                <w:szCs w:val="21"/>
              </w:rPr>
            </w:pPr>
            <w:r>
              <w:rPr>
                <w:rFonts w:hint="eastAsia"/>
                <w:szCs w:val="21"/>
              </w:rPr>
              <w:t>表示发生的可能性</w:t>
            </w:r>
          </w:p>
        </w:tc>
      </w:tr>
      <w:tr w:rsidR="008E7C49" w14:paraId="68B199C5" w14:textId="77777777">
        <w:trPr>
          <w:trHeight w:val="285"/>
          <w:jc w:val="center"/>
        </w:trPr>
        <w:tc>
          <w:tcPr>
            <w:tcW w:w="992" w:type="dxa"/>
            <w:vMerge/>
            <w:shd w:val="clear" w:color="auto" w:fill="auto"/>
            <w:vAlign w:val="center"/>
          </w:tcPr>
          <w:p w14:paraId="7338FF76" w14:textId="77777777" w:rsidR="008E7C49" w:rsidRDefault="008E7C49">
            <w:pPr>
              <w:spacing w:line="360" w:lineRule="auto"/>
              <w:jc w:val="center"/>
              <w:rPr>
                <w:b/>
                <w:bCs/>
                <w:szCs w:val="21"/>
              </w:rPr>
            </w:pPr>
          </w:p>
        </w:tc>
        <w:tc>
          <w:tcPr>
            <w:tcW w:w="1413" w:type="dxa"/>
            <w:shd w:val="clear" w:color="auto" w:fill="auto"/>
            <w:vAlign w:val="center"/>
          </w:tcPr>
          <w:p w14:paraId="6CAD3BAA" w14:textId="77777777" w:rsidR="008E7C49" w:rsidRDefault="00E53FE3">
            <w:pPr>
              <w:spacing w:line="360" w:lineRule="auto"/>
              <w:rPr>
                <w:szCs w:val="21"/>
              </w:rPr>
            </w:pPr>
            <w:r>
              <w:rPr>
                <w:rFonts w:hint="eastAsia"/>
                <w:szCs w:val="21"/>
              </w:rPr>
              <w:t>中</w:t>
            </w:r>
          </w:p>
        </w:tc>
        <w:tc>
          <w:tcPr>
            <w:tcW w:w="5637" w:type="dxa"/>
            <w:gridSpan w:val="4"/>
            <w:vMerge/>
            <w:vAlign w:val="center"/>
          </w:tcPr>
          <w:p w14:paraId="4CD6D4E1" w14:textId="77777777" w:rsidR="008E7C49" w:rsidRDefault="008E7C49">
            <w:pPr>
              <w:spacing w:line="360" w:lineRule="auto"/>
              <w:rPr>
                <w:szCs w:val="21"/>
              </w:rPr>
            </w:pPr>
          </w:p>
        </w:tc>
      </w:tr>
      <w:tr w:rsidR="008E7C49" w14:paraId="5C2D2393" w14:textId="77777777">
        <w:trPr>
          <w:trHeight w:val="285"/>
          <w:jc w:val="center"/>
        </w:trPr>
        <w:tc>
          <w:tcPr>
            <w:tcW w:w="992" w:type="dxa"/>
            <w:vMerge/>
            <w:shd w:val="clear" w:color="auto" w:fill="auto"/>
            <w:vAlign w:val="center"/>
          </w:tcPr>
          <w:p w14:paraId="00651933" w14:textId="77777777" w:rsidR="008E7C49" w:rsidRDefault="008E7C49">
            <w:pPr>
              <w:spacing w:line="360" w:lineRule="auto"/>
              <w:jc w:val="center"/>
              <w:rPr>
                <w:b/>
                <w:bCs/>
                <w:szCs w:val="21"/>
              </w:rPr>
            </w:pPr>
          </w:p>
        </w:tc>
        <w:tc>
          <w:tcPr>
            <w:tcW w:w="1413" w:type="dxa"/>
            <w:shd w:val="clear" w:color="auto" w:fill="auto"/>
            <w:vAlign w:val="center"/>
          </w:tcPr>
          <w:p w14:paraId="41846BF4" w14:textId="77777777" w:rsidR="008E7C49" w:rsidRDefault="00E53FE3">
            <w:pPr>
              <w:spacing w:line="360" w:lineRule="auto"/>
              <w:rPr>
                <w:szCs w:val="21"/>
              </w:rPr>
            </w:pPr>
            <w:r>
              <w:rPr>
                <w:rFonts w:hint="eastAsia"/>
                <w:szCs w:val="21"/>
              </w:rPr>
              <w:t>低</w:t>
            </w:r>
          </w:p>
        </w:tc>
        <w:tc>
          <w:tcPr>
            <w:tcW w:w="5637" w:type="dxa"/>
            <w:gridSpan w:val="4"/>
            <w:vMerge/>
            <w:vAlign w:val="center"/>
          </w:tcPr>
          <w:p w14:paraId="102E52DA" w14:textId="77777777" w:rsidR="008E7C49" w:rsidRDefault="008E7C49">
            <w:pPr>
              <w:spacing w:line="360" w:lineRule="auto"/>
              <w:rPr>
                <w:szCs w:val="21"/>
              </w:rPr>
            </w:pPr>
          </w:p>
        </w:tc>
      </w:tr>
      <w:tr w:rsidR="008E7C49" w14:paraId="4B07A8D2" w14:textId="77777777">
        <w:trPr>
          <w:trHeight w:val="510"/>
          <w:jc w:val="center"/>
        </w:trPr>
        <w:tc>
          <w:tcPr>
            <w:tcW w:w="992" w:type="dxa"/>
            <w:vMerge w:val="restart"/>
            <w:shd w:val="clear" w:color="auto" w:fill="auto"/>
            <w:vAlign w:val="center"/>
          </w:tcPr>
          <w:p w14:paraId="4ABAA8F3" w14:textId="77777777" w:rsidR="008E7C49" w:rsidRDefault="00E53FE3">
            <w:pPr>
              <w:spacing w:line="360" w:lineRule="auto"/>
              <w:jc w:val="center"/>
              <w:rPr>
                <w:b/>
                <w:bCs/>
                <w:szCs w:val="21"/>
              </w:rPr>
            </w:pPr>
            <w:r>
              <w:rPr>
                <w:rFonts w:hint="eastAsia"/>
                <w:b/>
                <w:bCs/>
                <w:szCs w:val="21"/>
              </w:rPr>
              <w:t>影响</w:t>
            </w:r>
          </w:p>
        </w:tc>
        <w:tc>
          <w:tcPr>
            <w:tcW w:w="1413" w:type="dxa"/>
            <w:shd w:val="clear" w:color="auto" w:fill="auto"/>
            <w:vAlign w:val="center"/>
          </w:tcPr>
          <w:p w14:paraId="75F0575A" w14:textId="77777777" w:rsidR="008E7C49" w:rsidRDefault="00E53FE3">
            <w:pPr>
              <w:spacing w:line="360" w:lineRule="auto"/>
              <w:rPr>
                <w:szCs w:val="21"/>
              </w:rPr>
            </w:pPr>
            <w:r>
              <w:rPr>
                <w:rFonts w:hint="eastAsia"/>
                <w:szCs w:val="21"/>
              </w:rPr>
              <w:t>高</w:t>
            </w:r>
          </w:p>
        </w:tc>
        <w:tc>
          <w:tcPr>
            <w:tcW w:w="855" w:type="dxa"/>
            <w:shd w:val="clear" w:color="auto" w:fill="auto"/>
            <w:vAlign w:val="center"/>
          </w:tcPr>
          <w:p w14:paraId="2054192C" w14:textId="77777777" w:rsidR="008E7C49" w:rsidRDefault="00E53FE3">
            <w:pPr>
              <w:spacing w:line="360" w:lineRule="auto"/>
              <w:rPr>
                <w:szCs w:val="21"/>
              </w:rPr>
            </w:pPr>
            <w:r>
              <w:rPr>
                <w:rFonts w:hint="eastAsia"/>
                <w:szCs w:val="21"/>
              </w:rPr>
              <w:t>进度延期半个月以上</w:t>
            </w:r>
          </w:p>
        </w:tc>
        <w:tc>
          <w:tcPr>
            <w:tcW w:w="1139" w:type="dxa"/>
            <w:shd w:val="clear" w:color="auto" w:fill="auto"/>
            <w:vAlign w:val="center"/>
          </w:tcPr>
          <w:p w14:paraId="55568207" w14:textId="77777777" w:rsidR="008E7C49" w:rsidRDefault="00E53FE3">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72C72699" w14:textId="77777777" w:rsidR="008E7C49" w:rsidRDefault="00E53FE3">
            <w:pPr>
              <w:spacing w:line="360" w:lineRule="auto"/>
              <w:rPr>
                <w:szCs w:val="21"/>
              </w:rPr>
            </w:pPr>
            <w:r>
              <w:rPr>
                <w:rFonts w:hint="eastAsia"/>
                <w:szCs w:val="21"/>
              </w:rPr>
              <w:t>项目最终结果实际无法使用</w:t>
            </w:r>
          </w:p>
        </w:tc>
        <w:tc>
          <w:tcPr>
            <w:tcW w:w="1763" w:type="dxa"/>
            <w:shd w:val="clear" w:color="auto" w:fill="auto"/>
            <w:vAlign w:val="center"/>
          </w:tcPr>
          <w:p w14:paraId="5D20B68A" w14:textId="77777777" w:rsidR="008E7C49" w:rsidRDefault="00E53FE3">
            <w:pPr>
              <w:spacing w:line="360" w:lineRule="auto"/>
              <w:rPr>
                <w:szCs w:val="21"/>
              </w:rPr>
            </w:pPr>
            <w:r>
              <w:rPr>
                <w:rFonts w:hint="eastAsia"/>
                <w:szCs w:val="21"/>
              </w:rPr>
              <w:t>每月重大变更大于</w:t>
            </w:r>
            <w:r>
              <w:rPr>
                <w:szCs w:val="21"/>
              </w:rPr>
              <w:t>3</w:t>
            </w:r>
            <w:r>
              <w:rPr>
                <w:rFonts w:hint="eastAsia"/>
                <w:szCs w:val="21"/>
              </w:rPr>
              <w:t>起</w:t>
            </w:r>
          </w:p>
        </w:tc>
      </w:tr>
      <w:tr w:rsidR="008E7C49" w14:paraId="6989747B" w14:textId="77777777">
        <w:trPr>
          <w:trHeight w:val="510"/>
          <w:jc w:val="center"/>
        </w:trPr>
        <w:tc>
          <w:tcPr>
            <w:tcW w:w="992" w:type="dxa"/>
            <w:vMerge/>
            <w:shd w:val="clear" w:color="auto" w:fill="auto"/>
            <w:vAlign w:val="center"/>
          </w:tcPr>
          <w:p w14:paraId="7FE44E36" w14:textId="77777777" w:rsidR="008E7C49" w:rsidRDefault="008E7C49">
            <w:pPr>
              <w:spacing w:line="360" w:lineRule="auto"/>
              <w:rPr>
                <w:szCs w:val="21"/>
              </w:rPr>
            </w:pPr>
          </w:p>
        </w:tc>
        <w:tc>
          <w:tcPr>
            <w:tcW w:w="1413" w:type="dxa"/>
            <w:shd w:val="clear" w:color="auto" w:fill="auto"/>
            <w:vAlign w:val="center"/>
          </w:tcPr>
          <w:p w14:paraId="74996A38" w14:textId="77777777" w:rsidR="008E7C49" w:rsidRDefault="00E53FE3">
            <w:pPr>
              <w:spacing w:line="360" w:lineRule="auto"/>
              <w:rPr>
                <w:szCs w:val="21"/>
              </w:rPr>
            </w:pPr>
            <w:r>
              <w:rPr>
                <w:rFonts w:hint="eastAsia"/>
                <w:szCs w:val="21"/>
              </w:rPr>
              <w:t>中</w:t>
            </w:r>
          </w:p>
        </w:tc>
        <w:tc>
          <w:tcPr>
            <w:tcW w:w="855" w:type="dxa"/>
            <w:shd w:val="clear" w:color="auto" w:fill="auto"/>
            <w:vAlign w:val="center"/>
          </w:tcPr>
          <w:p w14:paraId="3C8CE93E" w14:textId="77777777" w:rsidR="008E7C49" w:rsidRDefault="00E53FE3">
            <w:pPr>
              <w:spacing w:line="360" w:lineRule="auto"/>
              <w:rPr>
                <w:szCs w:val="21"/>
              </w:rPr>
            </w:pPr>
            <w:r>
              <w:rPr>
                <w:rFonts w:hint="eastAsia"/>
                <w:szCs w:val="21"/>
              </w:rPr>
              <w:t>进度延期一周以上</w:t>
            </w:r>
          </w:p>
        </w:tc>
        <w:tc>
          <w:tcPr>
            <w:tcW w:w="1139" w:type="dxa"/>
            <w:shd w:val="clear" w:color="auto" w:fill="auto"/>
            <w:vAlign w:val="center"/>
          </w:tcPr>
          <w:p w14:paraId="04DCD5F4" w14:textId="77777777" w:rsidR="008E7C49" w:rsidRDefault="00E53FE3">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14:paraId="2708B0BB" w14:textId="77777777" w:rsidR="008E7C49" w:rsidRDefault="00E53FE3">
            <w:pPr>
              <w:spacing w:line="360" w:lineRule="auto"/>
              <w:rPr>
                <w:szCs w:val="21"/>
              </w:rPr>
            </w:pPr>
            <w:r>
              <w:rPr>
                <w:rFonts w:hint="eastAsia"/>
                <w:szCs w:val="21"/>
              </w:rPr>
              <w:t>质量降低到顾客不能接受的程度</w:t>
            </w:r>
          </w:p>
        </w:tc>
        <w:tc>
          <w:tcPr>
            <w:tcW w:w="1763" w:type="dxa"/>
            <w:shd w:val="clear" w:color="auto" w:fill="auto"/>
            <w:vAlign w:val="center"/>
          </w:tcPr>
          <w:p w14:paraId="1370CD87" w14:textId="77777777" w:rsidR="008E7C49" w:rsidRDefault="00E53FE3">
            <w:pPr>
              <w:spacing w:line="360" w:lineRule="auto"/>
              <w:rPr>
                <w:szCs w:val="21"/>
              </w:rPr>
            </w:pPr>
            <w:r>
              <w:rPr>
                <w:rFonts w:hint="eastAsia"/>
                <w:szCs w:val="21"/>
              </w:rPr>
              <w:t>每月重大变更大于</w:t>
            </w:r>
            <w:r>
              <w:rPr>
                <w:szCs w:val="21"/>
              </w:rPr>
              <w:t>2</w:t>
            </w:r>
            <w:r>
              <w:rPr>
                <w:rFonts w:hint="eastAsia"/>
                <w:szCs w:val="21"/>
              </w:rPr>
              <w:t>起</w:t>
            </w:r>
          </w:p>
        </w:tc>
      </w:tr>
      <w:tr w:rsidR="008E7C49" w14:paraId="358BE237" w14:textId="77777777">
        <w:trPr>
          <w:trHeight w:val="720"/>
          <w:jc w:val="center"/>
        </w:trPr>
        <w:tc>
          <w:tcPr>
            <w:tcW w:w="992" w:type="dxa"/>
            <w:vMerge/>
            <w:shd w:val="clear" w:color="auto" w:fill="auto"/>
            <w:vAlign w:val="center"/>
          </w:tcPr>
          <w:p w14:paraId="5946749D" w14:textId="77777777" w:rsidR="008E7C49" w:rsidRDefault="008E7C49">
            <w:pPr>
              <w:spacing w:line="360" w:lineRule="auto"/>
              <w:rPr>
                <w:szCs w:val="21"/>
              </w:rPr>
            </w:pPr>
          </w:p>
        </w:tc>
        <w:tc>
          <w:tcPr>
            <w:tcW w:w="1413" w:type="dxa"/>
            <w:shd w:val="clear" w:color="auto" w:fill="auto"/>
            <w:vAlign w:val="center"/>
          </w:tcPr>
          <w:p w14:paraId="7EF49461" w14:textId="77777777" w:rsidR="008E7C49" w:rsidRDefault="00E53FE3">
            <w:pPr>
              <w:spacing w:line="360" w:lineRule="auto"/>
              <w:rPr>
                <w:szCs w:val="21"/>
              </w:rPr>
            </w:pPr>
            <w:r>
              <w:rPr>
                <w:rFonts w:hint="eastAsia"/>
                <w:szCs w:val="21"/>
              </w:rPr>
              <w:t>低</w:t>
            </w:r>
          </w:p>
        </w:tc>
        <w:tc>
          <w:tcPr>
            <w:tcW w:w="855" w:type="dxa"/>
            <w:shd w:val="clear" w:color="auto" w:fill="auto"/>
            <w:vAlign w:val="center"/>
          </w:tcPr>
          <w:p w14:paraId="07ED5C48" w14:textId="77777777" w:rsidR="008E7C49" w:rsidRDefault="00E53FE3">
            <w:pPr>
              <w:spacing w:line="360" w:lineRule="auto"/>
              <w:rPr>
                <w:szCs w:val="21"/>
              </w:rPr>
            </w:pPr>
            <w:r>
              <w:rPr>
                <w:rFonts w:hint="eastAsia"/>
                <w:szCs w:val="21"/>
              </w:rPr>
              <w:t>进度延期三天以上一</w:t>
            </w:r>
            <w:r>
              <w:rPr>
                <w:rFonts w:hint="eastAsia"/>
                <w:szCs w:val="21"/>
              </w:rPr>
              <w:lastRenderedPageBreak/>
              <w:t>周以内</w:t>
            </w:r>
          </w:p>
        </w:tc>
        <w:tc>
          <w:tcPr>
            <w:tcW w:w="1139" w:type="dxa"/>
            <w:shd w:val="clear" w:color="auto" w:fill="auto"/>
            <w:vAlign w:val="center"/>
          </w:tcPr>
          <w:p w14:paraId="37F9E031" w14:textId="77777777" w:rsidR="008E7C49" w:rsidRDefault="00E53FE3">
            <w:pPr>
              <w:spacing w:line="360" w:lineRule="auto"/>
              <w:rPr>
                <w:szCs w:val="21"/>
              </w:rPr>
            </w:pPr>
            <w:r>
              <w:rPr>
                <w:rFonts w:hint="eastAsia"/>
                <w:szCs w:val="21"/>
              </w:rPr>
              <w:lastRenderedPageBreak/>
              <w:t>成本超支小于</w:t>
            </w:r>
            <w:r>
              <w:rPr>
                <w:szCs w:val="21"/>
              </w:rPr>
              <w:t>5%</w:t>
            </w:r>
          </w:p>
        </w:tc>
        <w:tc>
          <w:tcPr>
            <w:tcW w:w="1880" w:type="dxa"/>
            <w:shd w:val="clear" w:color="auto" w:fill="auto"/>
            <w:vAlign w:val="center"/>
          </w:tcPr>
          <w:p w14:paraId="081A8DD2" w14:textId="77777777" w:rsidR="008E7C49" w:rsidRDefault="00E53FE3">
            <w:pPr>
              <w:spacing w:line="360" w:lineRule="auto"/>
              <w:rPr>
                <w:szCs w:val="21"/>
              </w:rPr>
            </w:pPr>
            <w:r>
              <w:rPr>
                <w:rFonts w:hint="eastAsia"/>
                <w:szCs w:val="21"/>
              </w:rPr>
              <w:t>仅有要求极其严格的应用受到影响</w:t>
            </w:r>
          </w:p>
        </w:tc>
        <w:tc>
          <w:tcPr>
            <w:tcW w:w="1763" w:type="dxa"/>
            <w:shd w:val="clear" w:color="auto" w:fill="auto"/>
            <w:vAlign w:val="center"/>
          </w:tcPr>
          <w:p w14:paraId="7DBF78D8" w14:textId="77777777" w:rsidR="008E7C49" w:rsidRDefault="00E53FE3">
            <w:pPr>
              <w:spacing w:line="360" w:lineRule="auto"/>
              <w:rPr>
                <w:szCs w:val="21"/>
              </w:rPr>
            </w:pPr>
            <w:r>
              <w:rPr>
                <w:rFonts w:hint="eastAsia"/>
                <w:szCs w:val="21"/>
              </w:rPr>
              <w:t>每月变更大于</w:t>
            </w:r>
            <w:r>
              <w:rPr>
                <w:szCs w:val="21"/>
              </w:rPr>
              <w:t>5</w:t>
            </w:r>
            <w:r>
              <w:rPr>
                <w:rFonts w:hint="eastAsia"/>
                <w:szCs w:val="21"/>
              </w:rPr>
              <w:t>起</w:t>
            </w:r>
          </w:p>
        </w:tc>
      </w:tr>
    </w:tbl>
    <w:p w14:paraId="5272399C" w14:textId="77777777" w:rsidR="008E7C49" w:rsidRDefault="00E53FE3">
      <w:pPr>
        <w:pStyle w:val="2"/>
        <w:spacing w:line="360" w:lineRule="auto"/>
      </w:pPr>
      <w:bookmarkStart w:id="149" w:name="_Toc528697491"/>
      <w:r>
        <w:rPr>
          <w:rFonts w:hint="eastAsia"/>
        </w:rPr>
        <w:t>7.3</w:t>
      </w:r>
      <w:r>
        <w:t xml:space="preserve"> </w:t>
      </w:r>
      <w:r>
        <w:rPr>
          <w:rFonts w:hint="eastAsia"/>
        </w:rPr>
        <w:t>项目风险状态定义</w:t>
      </w:r>
      <w:bookmarkEnd w:id="149"/>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0" w:author="Administrator" w:date="2018-11-04T20:10:00Z">
          <w:tblPr>
            <w:tblW w:w="6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991"/>
        <w:gridCol w:w="4197"/>
        <w:tblGridChange w:id="151">
          <w:tblGrid>
            <w:gridCol w:w="3991"/>
            <w:gridCol w:w="1379"/>
          </w:tblGrid>
        </w:tblGridChange>
      </w:tblGrid>
      <w:tr w:rsidR="00060255" w14:paraId="049C0C0D" w14:textId="77777777" w:rsidTr="00060255">
        <w:trPr>
          <w:trHeight w:val="285"/>
          <w:ins w:id="152" w:author="Administrator" w:date="2018-11-04T20:09:00Z"/>
          <w:trPrChange w:id="153" w:author="Administrator" w:date="2018-11-04T20:10:00Z">
            <w:trPr>
              <w:trHeight w:val="285"/>
            </w:trPr>
          </w:trPrChange>
        </w:trPr>
        <w:tc>
          <w:tcPr>
            <w:tcW w:w="3991" w:type="dxa"/>
            <w:shd w:val="clear" w:color="auto" w:fill="auto"/>
            <w:vAlign w:val="center"/>
            <w:tcPrChange w:id="154" w:author="Administrator" w:date="2018-11-04T20:10:00Z">
              <w:tcPr>
                <w:tcW w:w="3991" w:type="dxa"/>
                <w:shd w:val="clear" w:color="auto" w:fill="auto"/>
                <w:vAlign w:val="center"/>
              </w:tcPr>
            </w:tcPrChange>
          </w:tcPr>
          <w:p w14:paraId="558EFCE2" w14:textId="77777777" w:rsidR="00060255" w:rsidRDefault="00060255" w:rsidP="00A36AD6">
            <w:pPr>
              <w:spacing w:line="360" w:lineRule="auto"/>
              <w:jc w:val="center"/>
              <w:rPr>
                <w:ins w:id="155" w:author="Administrator" w:date="2018-11-04T20:09:00Z"/>
                <w:b/>
                <w:bCs/>
                <w:color w:val="000000"/>
                <w:sz w:val="24"/>
                <w:szCs w:val="21"/>
              </w:rPr>
            </w:pPr>
            <w:ins w:id="156" w:author="Administrator" w:date="2018-11-04T20:09:00Z">
              <w:r>
                <w:rPr>
                  <w:rFonts w:hint="eastAsia"/>
                  <w:b/>
                  <w:bCs/>
                  <w:color w:val="000000"/>
                  <w:sz w:val="24"/>
                  <w:szCs w:val="21"/>
                </w:rPr>
                <w:t>风险</w:t>
              </w:r>
            </w:ins>
          </w:p>
        </w:tc>
        <w:tc>
          <w:tcPr>
            <w:tcW w:w="4197" w:type="dxa"/>
            <w:shd w:val="clear" w:color="auto" w:fill="auto"/>
            <w:vAlign w:val="center"/>
            <w:tcPrChange w:id="157" w:author="Administrator" w:date="2018-11-04T20:10:00Z">
              <w:tcPr>
                <w:tcW w:w="1379" w:type="dxa"/>
                <w:shd w:val="clear" w:color="auto" w:fill="auto"/>
                <w:vAlign w:val="center"/>
              </w:tcPr>
            </w:tcPrChange>
          </w:tcPr>
          <w:p w14:paraId="69885D57" w14:textId="56863F7A" w:rsidR="00060255" w:rsidRDefault="00060255" w:rsidP="00A36AD6">
            <w:pPr>
              <w:spacing w:line="360" w:lineRule="auto"/>
              <w:jc w:val="center"/>
              <w:rPr>
                <w:ins w:id="158" w:author="Administrator" w:date="2018-11-04T20:09:00Z"/>
                <w:b/>
                <w:bCs/>
                <w:color w:val="000000"/>
                <w:sz w:val="24"/>
                <w:szCs w:val="21"/>
              </w:rPr>
            </w:pPr>
            <w:ins w:id="159" w:author="Administrator" w:date="2018-11-04T20:10:00Z">
              <w:r>
                <w:rPr>
                  <w:rFonts w:hint="eastAsia"/>
                  <w:b/>
                  <w:bCs/>
                  <w:color w:val="000000"/>
                  <w:sz w:val="24"/>
                  <w:szCs w:val="21"/>
                </w:rPr>
                <w:t>触发条件</w:t>
              </w:r>
            </w:ins>
          </w:p>
        </w:tc>
      </w:tr>
      <w:tr w:rsidR="00060255" w14:paraId="45248E58" w14:textId="77777777" w:rsidTr="00060255">
        <w:trPr>
          <w:trHeight w:val="285"/>
          <w:ins w:id="160" w:author="Administrator" w:date="2018-11-04T20:09:00Z"/>
          <w:trPrChange w:id="161" w:author="Administrator" w:date="2018-11-04T20:10:00Z">
            <w:trPr>
              <w:trHeight w:val="285"/>
            </w:trPr>
          </w:trPrChange>
        </w:trPr>
        <w:tc>
          <w:tcPr>
            <w:tcW w:w="3991" w:type="dxa"/>
            <w:shd w:val="clear" w:color="auto" w:fill="auto"/>
            <w:vAlign w:val="center"/>
            <w:tcPrChange w:id="162" w:author="Administrator" w:date="2018-11-04T20:10:00Z">
              <w:tcPr>
                <w:tcW w:w="3991" w:type="dxa"/>
                <w:shd w:val="clear" w:color="auto" w:fill="auto"/>
                <w:vAlign w:val="center"/>
              </w:tcPr>
            </w:tcPrChange>
          </w:tcPr>
          <w:p w14:paraId="7186EF8A" w14:textId="77777777" w:rsidR="00060255" w:rsidRDefault="00060255" w:rsidP="00A36AD6">
            <w:pPr>
              <w:spacing w:line="360" w:lineRule="auto"/>
              <w:rPr>
                <w:ins w:id="163" w:author="Administrator" w:date="2018-11-04T20:09:00Z"/>
                <w:color w:val="000000"/>
                <w:szCs w:val="21"/>
              </w:rPr>
            </w:pPr>
            <w:ins w:id="164" w:author="Administrator" w:date="2018-11-04T20:09:00Z">
              <w:r>
                <w:rPr>
                  <w:rFonts w:hint="eastAsia"/>
                  <w:szCs w:val="21"/>
                </w:rPr>
                <w:t>小组人员因事请假</w:t>
              </w:r>
            </w:ins>
          </w:p>
        </w:tc>
        <w:tc>
          <w:tcPr>
            <w:tcW w:w="4197" w:type="dxa"/>
            <w:shd w:val="clear" w:color="auto" w:fill="auto"/>
            <w:vAlign w:val="center"/>
            <w:tcPrChange w:id="165" w:author="Administrator" w:date="2018-11-04T20:10:00Z">
              <w:tcPr>
                <w:tcW w:w="1379" w:type="dxa"/>
                <w:shd w:val="clear" w:color="auto" w:fill="auto"/>
                <w:vAlign w:val="center"/>
              </w:tcPr>
            </w:tcPrChange>
          </w:tcPr>
          <w:p w14:paraId="60A07066" w14:textId="239E49EB" w:rsidR="00060255" w:rsidRDefault="00060255" w:rsidP="00A36AD6">
            <w:pPr>
              <w:spacing w:line="360" w:lineRule="auto"/>
              <w:rPr>
                <w:ins w:id="166" w:author="Administrator" w:date="2018-11-04T20:09:00Z"/>
                <w:color w:val="000000"/>
                <w:szCs w:val="21"/>
              </w:rPr>
            </w:pPr>
            <w:ins w:id="167" w:author="Administrator" w:date="2018-11-04T20:10:00Z">
              <w:r>
                <w:rPr>
                  <w:rFonts w:hint="eastAsia"/>
                  <w:color w:val="000000"/>
                  <w:szCs w:val="21"/>
                </w:rPr>
                <w:t>小组</w:t>
              </w:r>
              <w:r>
                <w:rPr>
                  <w:color w:val="000000"/>
                  <w:szCs w:val="21"/>
                </w:rPr>
                <w:t>成员</w:t>
              </w:r>
              <w:r>
                <w:rPr>
                  <w:rFonts w:hint="eastAsia"/>
                  <w:color w:val="000000"/>
                  <w:szCs w:val="21"/>
                </w:rPr>
                <w:t>因</w:t>
              </w:r>
              <w:r w:rsidR="00A36AD6">
                <w:rPr>
                  <w:rFonts w:hint="eastAsia"/>
                  <w:color w:val="000000"/>
                  <w:szCs w:val="21"/>
                </w:rPr>
                <w:t>不可抗力</w:t>
              </w:r>
              <w:r w:rsidR="00A36AD6">
                <w:rPr>
                  <w:color w:val="000000"/>
                  <w:szCs w:val="21"/>
                </w:rPr>
                <w:t>需要临时</w:t>
              </w:r>
            </w:ins>
            <w:ins w:id="168" w:author="Administrator" w:date="2018-11-04T20:11:00Z">
              <w:r w:rsidR="00A36AD6">
                <w:rPr>
                  <w:color w:val="000000"/>
                  <w:szCs w:val="21"/>
                </w:rPr>
                <w:t>请</w:t>
              </w:r>
              <w:r w:rsidR="00A36AD6">
                <w:rPr>
                  <w:rFonts w:hint="eastAsia"/>
                  <w:color w:val="000000"/>
                  <w:szCs w:val="21"/>
                </w:rPr>
                <w:t>假</w:t>
              </w:r>
              <w:r w:rsidR="00A36AD6">
                <w:rPr>
                  <w:color w:val="000000"/>
                  <w:szCs w:val="21"/>
                </w:rPr>
                <w:t>，无法完成任务，且已和项目经理核实</w:t>
              </w:r>
            </w:ins>
          </w:p>
        </w:tc>
      </w:tr>
      <w:tr w:rsidR="00060255" w14:paraId="4A0F7A20" w14:textId="77777777" w:rsidTr="00060255">
        <w:trPr>
          <w:trHeight w:val="285"/>
          <w:ins w:id="169" w:author="Administrator" w:date="2018-11-04T20:09:00Z"/>
          <w:trPrChange w:id="170" w:author="Administrator" w:date="2018-11-04T20:10:00Z">
            <w:trPr>
              <w:trHeight w:val="285"/>
            </w:trPr>
          </w:trPrChange>
        </w:trPr>
        <w:tc>
          <w:tcPr>
            <w:tcW w:w="3991" w:type="dxa"/>
            <w:shd w:val="clear" w:color="auto" w:fill="auto"/>
            <w:vAlign w:val="center"/>
            <w:tcPrChange w:id="171" w:author="Administrator" w:date="2018-11-04T20:10:00Z">
              <w:tcPr>
                <w:tcW w:w="3991" w:type="dxa"/>
                <w:shd w:val="clear" w:color="auto" w:fill="auto"/>
                <w:vAlign w:val="center"/>
              </w:tcPr>
            </w:tcPrChange>
          </w:tcPr>
          <w:p w14:paraId="2675AEB8" w14:textId="77777777" w:rsidR="00060255" w:rsidRDefault="00060255" w:rsidP="00A36AD6">
            <w:pPr>
              <w:spacing w:line="360" w:lineRule="auto"/>
              <w:rPr>
                <w:ins w:id="172" w:author="Administrator" w:date="2018-11-04T20:09:00Z"/>
                <w:color w:val="000000"/>
                <w:szCs w:val="21"/>
              </w:rPr>
            </w:pPr>
            <w:ins w:id="173" w:author="Administrator" w:date="2018-11-04T20:09:00Z">
              <w:r>
                <w:rPr>
                  <w:rFonts w:hint="eastAsia"/>
                  <w:color w:val="000000"/>
                  <w:szCs w:val="21"/>
                </w:rPr>
                <w:t>个别人员无法完成项目</w:t>
              </w:r>
            </w:ins>
          </w:p>
        </w:tc>
        <w:tc>
          <w:tcPr>
            <w:tcW w:w="4197" w:type="dxa"/>
            <w:shd w:val="clear" w:color="auto" w:fill="auto"/>
            <w:vAlign w:val="center"/>
            <w:tcPrChange w:id="174" w:author="Administrator" w:date="2018-11-04T20:10:00Z">
              <w:tcPr>
                <w:tcW w:w="1379" w:type="dxa"/>
                <w:shd w:val="clear" w:color="auto" w:fill="auto"/>
                <w:vAlign w:val="center"/>
              </w:tcPr>
            </w:tcPrChange>
          </w:tcPr>
          <w:p w14:paraId="0BBCA024" w14:textId="665414A7" w:rsidR="00060255" w:rsidRDefault="00A36AD6" w:rsidP="00A36AD6">
            <w:pPr>
              <w:spacing w:line="360" w:lineRule="auto"/>
              <w:rPr>
                <w:ins w:id="175" w:author="Administrator" w:date="2018-11-04T20:09:00Z"/>
                <w:color w:val="000000"/>
                <w:szCs w:val="21"/>
              </w:rPr>
            </w:pPr>
            <w:ins w:id="176" w:author="Administrator" w:date="2018-11-04T20:12:00Z">
              <w:r>
                <w:rPr>
                  <w:rFonts w:hint="eastAsia"/>
                  <w:color w:val="000000"/>
                  <w:szCs w:val="21"/>
                </w:rPr>
                <w:t>在项目</w:t>
              </w:r>
              <w:r>
                <w:rPr>
                  <w:color w:val="000000"/>
                  <w:szCs w:val="21"/>
                </w:rPr>
                <w:t>经理要求检查工作时，人员无法提供完整的工作成果</w:t>
              </w:r>
            </w:ins>
          </w:p>
        </w:tc>
      </w:tr>
      <w:tr w:rsidR="00060255" w14:paraId="09B2E619" w14:textId="77777777" w:rsidTr="00060255">
        <w:trPr>
          <w:trHeight w:val="285"/>
          <w:ins w:id="177" w:author="Administrator" w:date="2018-11-04T20:09:00Z"/>
          <w:trPrChange w:id="178" w:author="Administrator" w:date="2018-11-04T20:10:00Z">
            <w:trPr>
              <w:trHeight w:val="285"/>
            </w:trPr>
          </w:trPrChange>
        </w:trPr>
        <w:tc>
          <w:tcPr>
            <w:tcW w:w="3991" w:type="dxa"/>
            <w:shd w:val="clear" w:color="auto" w:fill="auto"/>
            <w:vAlign w:val="center"/>
            <w:tcPrChange w:id="179" w:author="Administrator" w:date="2018-11-04T20:10:00Z">
              <w:tcPr>
                <w:tcW w:w="3991" w:type="dxa"/>
                <w:shd w:val="clear" w:color="auto" w:fill="auto"/>
                <w:vAlign w:val="center"/>
              </w:tcPr>
            </w:tcPrChange>
          </w:tcPr>
          <w:p w14:paraId="4ECCEE2C" w14:textId="77777777" w:rsidR="00060255" w:rsidRDefault="00060255" w:rsidP="00A36AD6">
            <w:pPr>
              <w:spacing w:line="360" w:lineRule="auto"/>
              <w:rPr>
                <w:ins w:id="180" w:author="Administrator" w:date="2018-11-04T20:09:00Z"/>
                <w:color w:val="000000"/>
                <w:szCs w:val="21"/>
              </w:rPr>
            </w:pPr>
            <w:ins w:id="181" w:author="Administrator" w:date="2018-11-04T20:09:00Z">
              <w:r>
                <w:rPr>
                  <w:rFonts w:hint="eastAsia"/>
                  <w:color w:val="000000"/>
                  <w:szCs w:val="21"/>
                </w:rPr>
                <w:t>git</w:t>
              </w:r>
              <w:r>
                <w:rPr>
                  <w:rFonts w:hint="eastAsia"/>
                  <w:color w:val="000000"/>
                  <w:szCs w:val="21"/>
                </w:rPr>
                <w:t>远端仓库崩溃</w:t>
              </w:r>
            </w:ins>
          </w:p>
        </w:tc>
        <w:tc>
          <w:tcPr>
            <w:tcW w:w="4197" w:type="dxa"/>
            <w:shd w:val="clear" w:color="auto" w:fill="auto"/>
            <w:vAlign w:val="center"/>
            <w:tcPrChange w:id="182" w:author="Administrator" w:date="2018-11-04T20:10:00Z">
              <w:tcPr>
                <w:tcW w:w="1379" w:type="dxa"/>
                <w:shd w:val="clear" w:color="auto" w:fill="auto"/>
                <w:vAlign w:val="center"/>
              </w:tcPr>
            </w:tcPrChange>
          </w:tcPr>
          <w:p w14:paraId="26D9F1F1" w14:textId="22D067EB" w:rsidR="00060255" w:rsidRDefault="00A36AD6" w:rsidP="00A36AD6">
            <w:pPr>
              <w:spacing w:line="360" w:lineRule="auto"/>
              <w:rPr>
                <w:ins w:id="183" w:author="Administrator" w:date="2018-11-04T20:09:00Z"/>
                <w:color w:val="000000"/>
                <w:szCs w:val="21"/>
              </w:rPr>
            </w:pPr>
            <w:ins w:id="184" w:author="Administrator" w:date="2018-11-04T20:12:00Z">
              <w:r>
                <w:rPr>
                  <w:color w:val="000000"/>
                  <w:szCs w:val="21"/>
                </w:rPr>
                <w:t>G</w:t>
              </w:r>
              <w:r>
                <w:rPr>
                  <w:rFonts w:hint="eastAsia"/>
                  <w:color w:val="000000"/>
                  <w:szCs w:val="21"/>
                </w:rPr>
                <w:t>it</w:t>
              </w:r>
              <w:r>
                <w:rPr>
                  <w:rFonts w:hint="eastAsia"/>
                  <w:color w:val="000000"/>
                  <w:szCs w:val="21"/>
                </w:rPr>
                <w:t>远程</w:t>
              </w:r>
              <w:r>
                <w:rPr>
                  <w:color w:val="000000"/>
                  <w:szCs w:val="21"/>
                </w:rPr>
                <w:t>仓库内容无法访问，</w:t>
              </w:r>
            </w:ins>
            <w:ins w:id="185" w:author="Administrator" w:date="2018-11-04T20:13:00Z">
              <w:r>
                <w:rPr>
                  <w:color w:val="000000"/>
                  <w:szCs w:val="21"/>
                </w:rPr>
                <w:t>或内容与本地仓库不符</w:t>
              </w:r>
            </w:ins>
          </w:p>
        </w:tc>
      </w:tr>
      <w:tr w:rsidR="00060255" w14:paraId="3DA89E33" w14:textId="77777777" w:rsidTr="00060255">
        <w:trPr>
          <w:trHeight w:val="510"/>
          <w:ins w:id="186" w:author="Administrator" w:date="2018-11-04T20:09:00Z"/>
          <w:trPrChange w:id="187" w:author="Administrator" w:date="2018-11-04T20:10:00Z">
            <w:trPr>
              <w:trHeight w:val="510"/>
            </w:trPr>
          </w:trPrChange>
        </w:trPr>
        <w:tc>
          <w:tcPr>
            <w:tcW w:w="3991" w:type="dxa"/>
            <w:shd w:val="clear" w:color="auto" w:fill="auto"/>
            <w:vAlign w:val="center"/>
            <w:tcPrChange w:id="188" w:author="Administrator" w:date="2018-11-04T20:10:00Z">
              <w:tcPr>
                <w:tcW w:w="3991" w:type="dxa"/>
                <w:shd w:val="clear" w:color="auto" w:fill="auto"/>
                <w:vAlign w:val="center"/>
              </w:tcPr>
            </w:tcPrChange>
          </w:tcPr>
          <w:p w14:paraId="2F3209DA" w14:textId="77777777" w:rsidR="00060255" w:rsidRDefault="00060255" w:rsidP="00A36AD6">
            <w:pPr>
              <w:spacing w:line="360" w:lineRule="auto"/>
              <w:rPr>
                <w:ins w:id="189" w:author="Administrator" w:date="2018-11-04T20:09:00Z"/>
                <w:color w:val="000000"/>
                <w:szCs w:val="21"/>
              </w:rPr>
            </w:pPr>
            <w:ins w:id="190" w:author="Administrator" w:date="2018-11-04T20:09:00Z">
              <w:r>
                <w:rPr>
                  <w:rFonts w:hint="eastAsia"/>
                  <w:szCs w:val="21"/>
                </w:rPr>
                <w:t>与干系人联系邮件发送内容或格式错误</w:t>
              </w:r>
            </w:ins>
          </w:p>
        </w:tc>
        <w:tc>
          <w:tcPr>
            <w:tcW w:w="4197" w:type="dxa"/>
            <w:shd w:val="clear" w:color="auto" w:fill="auto"/>
            <w:vAlign w:val="center"/>
            <w:tcPrChange w:id="191" w:author="Administrator" w:date="2018-11-04T20:10:00Z">
              <w:tcPr>
                <w:tcW w:w="1379" w:type="dxa"/>
                <w:shd w:val="clear" w:color="auto" w:fill="auto"/>
                <w:vAlign w:val="center"/>
              </w:tcPr>
            </w:tcPrChange>
          </w:tcPr>
          <w:p w14:paraId="2DB0AF96" w14:textId="0BABD2E4" w:rsidR="00060255" w:rsidRDefault="00A36AD6" w:rsidP="00A36AD6">
            <w:pPr>
              <w:spacing w:line="360" w:lineRule="auto"/>
              <w:rPr>
                <w:ins w:id="192" w:author="Administrator" w:date="2018-11-04T20:09:00Z"/>
                <w:color w:val="000000"/>
                <w:szCs w:val="21"/>
              </w:rPr>
            </w:pPr>
            <w:ins w:id="193" w:author="Administrator" w:date="2018-11-04T20:13:00Z">
              <w:r>
                <w:rPr>
                  <w:rFonts w:hint="eastAsia"/>
                  <w:color w:val="000000"/>
                  <w:szCs w:val="21"/>
                </w:rPr>
                <w:t>项目经理</w:t>
              </w:r>
              <w:r>
                <w:rPr>
                  <w:color w:val="000000"/>
                  <w:szCs w:val="21"/>
                </w:rPr>
                <w:t>发送邮件错误，干系人回复邮件错误，或是没有在预期</w:t>
              </w:r>
            </w:ins>
            <w:ins w:id="194" w:author="Administrator" w:date="2018-11-04T20:14:00Z">
              <w:r>
                <w:rPr>
                  <w:color w:val="000000"/>
                  <w:szCs w:val="21"/>
                </w:rPr>
                <w:t>时间内回复</w:t>
              </w:r>
            </w:ins>
          </w:p>
        </w:tc>
      </w:tr>
      <w:tr w:rsidR="00060255" w14:paraId="10B98D74" w14:textId="77777777" w:rsidTr="00060255">
        <w:trPr>
          <w:trHeight w:val="285"/>
          <w:ins w:id="195" w:author="Administrator" w:date="2018-11-04T20:09:00Z"/>
          <w:trPrChange w:id="196" w:author="Administrator" w:date="2018-11-04T20:10:00Z">
            <w:trPr>
              <w:trHeight w:val="285"/>
            </w:trPr>
          </w:trPrChange>
        </w:trPr>
        <w:tc>
          <w:tcPr>
            <w:tcW w:w="3991" w:type="dxa"/>
            <w:shd w:val="clear" w:color="auto" w:fill="auto"/>
            <w:vAlign w:val="center"/>
            <w:tcPrChange w:id="197" w:author="Administrator" w:date="2018-11-04T20:10:00Z">
              <w:tcPr>
                <w:tcW w:w="3991" w:type="dxa"/>
                <w:shd w:val="clear" w:color="auto" w:fill="auto"/>
                <w:vAlign w:val="center"/>
              </w:tcPr>
            </w:tcPrChange>
          </w:tcPr>
          <w:p w14:paraId="08C9E5CB" w14:textId="77777777" w:rsidR="00060255" w:rsidRDefault="00060255" w:rsidP="00A36AD6">
            <w:pPr>
              <w:spacing w:line="360" w:lineRule="auto"/>
              <w:rPr>
                <w:ins w:id="198" w:author="Administrator" w:date="2018-11-04T20:09:00Z"/>
                <w:color w:val="000000"/>
                <w:szCs w:val="21"/>
              </w:rPr>
            </w:pPr>
            <w:ins w:id="199" w:author="Administrator" w:date="2018-11-04T20:09:00Z">
              <w:r>
                <w:rPr>
                  <w:rFonts w:hint="eastAsia"/>
                  <w:szCs w:val="21"/>
                </w:rPr>
                <w:t>项目文件结构不符合要求</w:t>
              </w:r>
            </w:ins>
          </w:p>
        </w:tc>
        <w:tc>
          <w:tcPr>
            <w:tcW w:w="4197" w:type="dxa"/>
            <w:shd w:val="clear" w:color="auto" w:fill="auto"/>
            <w:vAlign w:val="center"/>
            <w:tcPrChange w:id="200" w:author="Administrator" w:date="2018-11-04T20:10:00Z">
              <w:tcPr>
                <w:tcW w:w="1379" w:type="dxa"/>
                <w:shd w:val="clear" w:color="auto" w:fill="auto"/>
                <w:vAlign w:val="center"/>
              </w:tcPr>
            </w:tcPrChange>
          </w:tcPr>
          <w:p w14:paraId="4481595D" w14:textId="5EE21069" w:rsidR="00060255" w:rsidRDefault="00A36AD6" w:rsidP="00A36AD6">
            <w:pPr>
              <w:spacing w:line="360" w:lineRule="auto"/>
              <w:rPr>
                <w:ins w:id="201" w:author="Administrator" w:date="2018-11-04T20:09:00Z"/>
                <w:color w:val="000000"/>
                <w:szCs w:val="21"/>
              </w:rPr>
            </w:pPr>
            <w:ins w:id="202" w:author="Administrator" w:date="2018-11-04T20:14:00Z">
              <w:r>
                <w:rPr>
                  <w:rFonts w:hint="eastAsia"/>
                  <w:color w:val="000000"/>
                  <w:szCs w:val="21"/>
                </w:rPr>
                <w:t>文档结构</w:t>
              </w:r>
              <w:r>
                <w:rPr>
                  <w:color w:val="000000"/>
                  <w:szCs w:val="21"/>
                </w:rPr>
                <w:t>与教师要求不符</w:t>
              </w:r>
            </w:ins>
          </w:p>
        </w:tc>
      </w:tr>
      <w:tr w:rsidR="00060255" w14:paraId="0624D39C" w14:textId="77777777" w:rsidTr="00060255">
        <w:trPr>
          <w:trHeight w:val="285"/>
          <w:ins w:id="203" w:author="Administrator" w:date="2018-11-04T20:09:00Z"/>
          <w:trPrChange w:id="204" w:author="Administrator" w:date="2018-11-04T20:10:00Z">
            <w:trPr>
              <w:trHeight w:val="285"/>
            </w:trPr>
          </w:trPrChange>
        </w:trPr>
        <w:tc>
          <w:tcPr>
            <w:tcW w:w="3991" w:type="dxa"/>
            <w:shd w:val="clear" w:color="auto" w:fill="auto"/>
            <w:vAlign w:val="center"/>
            <w:tcPrChange w:id="205" w:author="Administrator" w:date="2018-11-04T20:10:00Z">
              <w:tcPr>
                <w:tcW w:w="3991" w:type="dxa"/>
                <w:shd w:val="clear" w:color="auto" w:fill="auto"/>
                <w:vAlign w:val="center"/>
              </w:tcPr>
            </w:tcPrChange>
          </w:tcPr>
          <w:p w14:paraId="39745F40" w14:textId="77777777" w:rsidR="00060255" w:rsidRDefault="00060255" w:rsidP="00A36AD6">
            <w:pPr>
              <w:spacing w:line="360" w:lineRule="auto"/>
              <w:rPr>
                <w:ins w:id="206" w:author="Administrator" w:date="2018-11-04T20:09:00Z"/>
                <w:color w:val="000000"/>
                <w:szCs w:val="21"/>
              </w:rPr>
            </w:pPr>
            <w:ins w:id="207" w:author="Administrator" w:date="2018-11-04T20:09:00Z">
              <w:r>
                <w:rPr>
                  <w:rFonts w:hint="eastAsia"/>
                  <w:color w:val="000000"/>
                  <w:szCs w:val="21"/>
                </w:rPr>
                <w:t>对未来的计划和安排有疑问</w:t>
              </w:r>
            </w:ins>
          </w:p>
        </w:tc>
        <w:tc>
          <w:tcPr>
            <w:tcW w:w="4197" w:type="dxa"/>
            <w:shd w:val="clear" w:color="auto" w:fill="auto"/>
            <w:vAlign w:val="center"/>
            <w:tcPrChange w:id="208" w:author="Administrator" w:date="2018-11-04T20:10:00Z">
              <w:tcPr>
                <w:tcW w:w="1379" w:type="dxa"/>
                <w:shd w:val="clear" w:color="auto" w:fill="auto"/>
                <w:vAlign w:val="center"/>
              </w:tcPr>
            </w:tcPrChange>
          </w:tcPr>
          <w:p w14:paraId="4076F85C" w14:textId="53ABA6FA" w:rsidR="00060255" w:rsidRDefault="00A36AD6" w:rsidP="00A36AD6">
            <w:pPr>
              <w:spacing w:line="360" w:lineRule="auto"/>
              <w:rPr>
                <w:ins w:id="209" w:author="Administrator" w:date="2018-11-04T20:09:00Z"/>
                <w:color w:val="000000"/>
                <w:szCs w:val="21"/>
              </w:rPr>
            </w:pPr>
            <w:proofErr w:type="gramStart"/>
            <w:ins w:id="210" w:author="Administrator" w:date="2018-11-04T20:14:00Z">
              <w:r>
                <w:rPr>
                  <w:rFonts w:hint="eastAsia"/>
                  <w:color w:val="000000"/>
                  <w:szCs w:val="21"/>
                </w:rPr>
                <w:t>甘特图</w:t>
              </w:r>
              <w:proofErr w:type="gramEnd"/>
              <w:r>
                <w:rPr>
                  <w:rFonts w:hint="eastAsia"/>
                  <w:color w:val="000000"/>
                  <w:szCs w:val="21"/>
                </w:rPr>
                <w:t>部分</w:t>
              </w:r>
              <w:r>
                <w:rPr>
                  <w:color w:val="000000"/>
                  <w:szCs w:val="21"/>
                </w:rPr>
                <w:t>任务</w:t>
              </w:r>
            </w:ins>
            <w:ins w:id="211" w:author="Administrator" w:date="2018-11-04T20:15:00Z">
              <w:r>
                <w:rPr>
                  <w:rFonts w:hint="eastAsia"/>
                  <w:color w:val="000000"/>
                  <w:szCs w:val="21"/>
                </w:rPr>
                <w:t>确定</w:t>
              </w:r>
              <w:r>
                <w:rPr>
                  <w:color w:val="000000"/>
                  <w:szCs w:val="21"/>
                </w:rPr>
                <w:t>不了内容或时间</w:t>
              </w:r>
            </w:ins>
          </w:p>
        </w:tc>
      </w:tr>
      <w:tr w:rsidR="00060255" w14:paraId="687BD95D" w14:textId="77777777" w:rsidTr="00060255">
        <w:trPr>
          <w:trHeight w:val="285"/>
          <w:ins w:id="212" w:author="Administrator" w:date="2018-11-04T20:09:00Z"/>
          <w:trPrChange w:id="213" w:author="Administrator" w:date="2018-11-04T20:10:00Z">
            <w:trPr>
              <w:trHeight w:val="285"/>
            </w:trPr>
          </w:trPrChange>
        </w:trPr>
        <w:tc>
          <w:tcPr>
            <w:tcW w:w="3991" w:type="dxa"/>
            <w:shd w:val="clear" w:color="auto" w:fill="auto"/>
            <w:vAlign w:val="center"/>
            <w:tcPrChange w:id="214" w:author="Administrator" w:date="2018-11-04T20:10:00Z">
              <w:tcPr>
                <w:tcW w:w="3991" w:type="dxa"/>
                <w:shd w:val="clear" w:color="auto" w:fill="auto"/>
                <w:vAlign w:val="center"/>
              </w:tcPr>
            </w:tcPrChange>
          </w:tcPr>
          <w:p w14:paraId="4DD6CA82" w14:textId="77777777" w:rsidR="00060255" w:rsidRDefault="00060255" w:rsidP="00A36AD6">
            <w:pPr>
              <w:spacing w:line="360" w:lineRule="auto"/>
              <w:rPr>
                <w:ins w:id="215" w:author="Administrator" w:date="2018-11-04T20:09:00Z"/>
                <w:color w:val="000000"/>
                <w:szCs w:val="21"/>
              </w:rPr>
            </w:pPr>
            <w:ins w:id="216" w:author="Administrator" w:date="2018-11-04T20:09:00Z">
              <w:r>
                <w:rPr>
                  <w:rFonts w:hint="eastAsia"/>
                  <w:color w:val="000000"/>
                  <w:szCs w:val="21"/>
                </w:rPr>
                <w:t>没有及时关注组内最新消息安排</w:t>
              </w:r>
            </w:ins>
          </w:p>
        </w:tc>
        <w:tc>
          <w:tcPr>
            <w:tcW w:w="4197" w:type="dxa"/>
            <w:shd w:val="clear" w:color="auto" w:fill="auto"/>
            <w:vAlign w:val="center"/>
            <w:tcPrChange w:id="217" w:author="Administrator" w:date="2018-11-04T20:10:00Z">
              <w:tcPr>
                <w:tcW w:w="1379" w:type="dxa"/>
                <w:shd w:val="clear" w:color="auto" w:fill="auto"/>
                <w:vAlign w:val="center"/>
              </w:tcPr>
            </w:tcPrChange>
          </w:tcPr>
          <w:p w14:paraId="4423B7F7" w14:textId="50DB90CA" w:rsidR="00060255" w:rsidRDefault="00A36AD6" w:rsidP="00A36AD6">
            <w:pPr>
              <w:spacing w:line="360" w:lineRule="auto"/>
              <w:rPr>
                <w:ins w:id="218" w:author="Administrator" w:date="2018-11-04T20:09:00Z"/>
                <w:color w:val="000000"/>
                <w:szCs w:val="21"/>
              </w:rPr>
            </w:pPr>
            <w:ins w:id="219" w:author="Administrator" w:date="2018-11-04T20:15:00Z">
              <w:r>
                <w:rPr>
                  <w:rFonts w:hint="eastAsia"/>
                  <w:color w:val="000000"/>
                  <w:szCs w:val="21"/>
                </w:rPr>
                <w:t>小组</w:t>
              </w:r>
              <w:r>
                <w:rPr>
                  <w:color w:val="000000"/>
                  <w:szCs w:val="21"/>
                </w:rPr>
                <w:t>成员没有及时获取项目经理布置的任务</w:t>
              </w:r>
            </w:ins>
          </w:p>
        </w:tc>
      </w:tr>
      <w:tr w:rsidR="00060255" w14:paraId="1FC7D779" w14:textId="77777777" w:rsidTr="00060255">
        <w:trPr>
          <w:trHeight w:val="285"/>
          <w:ins w:id="220" w:author="Administrator" w:date="2018-11-04T20:09:00Z"/>
          <w:trPrChange w:id="221" w:author="Administrator" w:date="2018-11-04T20:10:00Z">
            <w:trPr>
              <w:trHeight w:val="285"/>
            </w:trPr>
          </w:trPrChange>
        </w:trPr>
        <w:tc>
          <w:tcPr>
            <w:tcW w:w="3991" w:type="dxa"/>
            <w:shd w:val="clear" w:color="auto" w:fill="auto"/>
            <w:vAlign w:val="center"/>
            <w:tcPrChange w:id="222" w:author="Administrator" w:date="2018-11-04T20:10:00Z">
              <w:tcPr>
                <w:tcW w:w="3991" w:type="dxa"/>
                <w:shd w:val="clear" w:color="auto" w:fill="auto"/>
                <w:vAlign w:val="center"/>
              </w:tcPr>
            </w:tcPrChange>
          </w:tcPr>
          <w:p w14:paraId="724EB300" w14:textId="77777777" w:rsidR="00060255" w:rsidRDefault="00060255" w:rsidP="00A36AD6">
            <w:pPr>
              <w:spacing w:line="360" w:lineRule="auto"/>
              <w:rPr>
                <w:ins w:id="223" w:author="Administrator" w:date="2018-11-04T20:09:00Z"/>
                <w:color w:val="000000"/>
                <w:szCs w:val="21"/>
              </w:rPr>
            </w:pPr>
            <w:ins w:id="224" w:author="Administrator" w:date="2018-11-04T20:09:00Z">
              <w:r>
                <w:rPr>
                  <w:rFonts w:hint="eastAsia"/>
                  <w:szCs w:val="21"/>
                </w:rPr>
                <w:t>开发经验不足</w:t>
              </w:r>
            </w:ins>
          </w:p>
        </w:tc>
        <w:tc>
          <w:tcPr>
            <w:tcW w:w="4197" w:type="dxa"/>
            <w:shd w:val="clear" w:color="auto" w:fill="auto"/>
            <w:vAlign w:val="center"/>
            <w:tcPrChange w:id="225" w:author="Administrator" w:date="2018-11-04T20:10:00Z">
              <w:tcPr>
                <w:tcW w:w="1379" w:type="dxa"/>
                <w:shd w:val="clear" w:color="auto" w:fill="auto"/>
                <w:vAlign w:val="center"/>
              </w:tcPr>
            </w:tcPrChange>
          </w:tcPr>
          <w:p w14:paraId="50360E9F" w14:textId="139B98C0" w:rsidR="00060255" w:rsidRDefault="00A36AD6" w:rsidP="00A36AD6">
            <w:pPr>
              <w:spacing w:line="360" w:lineRule="auto"/>
              <w:rPr>
                <w:ins w:id="226" w:author="Administrator" w:date="2018-11-04T20:09:00Z"/>
                <w:color w:val="000000"/>
                <w:szCs w:val="21"/>
              </w:rPr>
            </w:pPr>
            <w:ins w:id="227" w:author="Administrator" w:date="2018-11-04T20:16:00Z">
              <w:r>
                <w:rPr>
                  <w:rFonts w:hint="eastAsia"/>
                  <w:color w:val="000000"/>
                  <w:szCs w:val="21"/>
                </w:rPr>
                <w:t>在任务</w:t>
              </w:r>
              <w:r>
                <w:rPr>
                  <w:color w:val="000000"/>
                  <w:szCs w:val="21"/>
                </w:rPr>
                <w:t>进行过程中出现个人或集团都无法解决的问题</w:t>
              </w:r>
            </w:ins>
          </w:p>
        </w:tc>
      </w:tr>
      <w:tr w:rsidR="00060255" w14:paraId="453F23B3" w14:textId="77777777" w:rsidTr="00060255">
        <w:trPr>
          <w:trHeight w:val="285"/>
          <w:ins w:id="228" w:author="Administrator" w:date="2018-11-04T20:09:00Z"/>
          <w:trPrChange w:id="229" w:author="Administrator" w:date="2018-11-04T20:10:00Z">
            <w:trPr>
              <w:trHeight w:val="285"/>
            </w:trPr>
          </w:trPrChange>
        </w:trPr>
        <w:tc>
          <w:tcPr>
            <w:tcW w:w="3991" w:type="dxa"/>
            <w:shd w:val="clear" w:color="auto" w:fill="auto"/>
            <w:vAlign w:val="center"/>
            <w:tcPrChange w:id="230" w:author="Administrator" w:date="2018-11-04T20:10:00Z">
              <w:tcPr>
                <w:tcW w:w="3991" w:type="dxa"/>
                <w:shd w:val="clear" w:color="auto" w:fill="auto"/>
                <w:vAlign w:val="center"/>
              </w:tcPr>
            </w:tcPrChange>
          </w:tcPr>
          <w:p w14:paraId="50A20616" w14:textId="77777777" w:rsidR="00060255" w:rsidRDefault="00060255" w:rsidP="00A36AD6">
            <w:pPr>
              <w:spacing w:line="360" w:lineRule="auto"/>
              <w:rPr>
                <w:ins w:id="231" w:author="Administrator" w:date="2018-11-04T20:09:00Z"/>
                <w:color w:val="000000"/>
                <w:szCs w:val="21"/>
              </w:rPr>
            </w:pPr>
            <w:ins w:id="232" w:author="Administrator" w:date="2018-11-04T20:09:00Z">
              <w:r>
                <w:rPr>
                  <w:rFonts w:hint="eastAsia"/>
                  <w:color w:val="000000"/>
                  <w:szCs w:val="21"/>
                </w:rPr>
                <w:t>人员空闲时间不确定</w:t>
              </w:r>
            </w:ins>
          </w:p>
        </w:tc>
        <w:tc>
          <w:tcPr>
            <w:tcW w:w="4197" w:type="dxa"/>
            <w:shd w:val="clear" w:color="auto" w:fill="auto"/>
            <w:vAlign w:val="center"/>
            <w:tcPrChange w:id="233" w:author="Administrator" w:date="2018-11-04T20:10:00Z">
              <w:tcPr>
                <w:tcW w:w="1379" w:type="dxa"/>
                <w:shd w:val="clear" w:color="auto" w:fill="auto"/>
                <w:vAlign w:val="center"/>
              </w:tcPr>
            </w:tcPrChange>
          </w:tcPr>
          <w:p w14:paraId="72D05E9E" w14:textId="61CC313C" w:rsidR="00060255" w:rsidRDefault="00A36AD6" w:rsidP="00A36AD6">
            <w:pPr>
              <w:spacing w:line="360" w:lineRule="auto"/>
              <w:rPr>
                <w:ins w:id="234" w:author="Administrator" w:date="2018-11-04T20:09:00Z"/>
                <w:color w:val="000000"/>
                <w:szCs w:val="21"/>
              </w:rPr>
            </w:pPr>
            <w:ins w:id="235" w:author="Administrator" w:date="2018-11-04T20:16:00Z">
              <w:r>
                <w:rPr>
                  <w:rFonts w:hint="eastAsia"/>
                  <w:color w:val="000000"/>
                  <w:szCs w:val="21"/>
                </w:rPr>
                <w:t>人员因</w:t>
              </w:r>
              <w:r>
                <w:rPr>
                  <w:color w:val="000000"/>
                  <w:szCs w:val="21"/>
                </w:rPr>
                <w:t>项目外事务</w:t>
              </w:r>
            </w:ins>
            <w:ins w:id="236" w:author="Administrator" w:date="2018-11-04T20:17:00Z">
              <w:r>
                <w:rPr>
                  <w:color w:val="000000"/>
                  <w:szCs w:val="21"/>
                </w:rPr>
                <w:t>导致无法给自己的任务相当的时间</w:t>
              </w:r>
            </w:ins>
          </w:p>
        </w:tc>
      </w:tr>
      <w:tr w:rsidR="00060255" w14:paraId="0445D874" w14:textId="77777777" w:rsidTr="00060255">
        <w:trPr>
          <w:trHeight w:val="285"/>
          <w:ins w:id="237" w:author="Administrator" w:date="2018-11-04T20:09:00Z"/>
          <w:trPrChange w:id="238" w:author="Administrator" w:date="2018-11-04T20:10:00Z">
            <w:trPr>
              <w:trHeight w:val="285"/>
            </w:trPr>
          </w:trPrChange>
        </w:trPr>
        <w:tc>
          <w:tcPr>
            <w:tcW w:w="3991" w:type="dxa"/>
            <w:shd w:val="clear" w:color="auto" w:fill="auto"/>
            <w:vAlign w:val="center"/>
            <w:tcPrChange w:id="239" w:author="Administrator" w:date="2018-11-04T20:10:00Z">
              <w:tcPr>
                <w:tcW w:w="3991" w:type="dxa"/>
                <w:shd w:val="clear" w:color="auto" w:fill="auto"/>
                <w:vAlign w:val="center"/>
              </w:tcPr>
            </w:tcPrChange>
          </w:tcPr>
          <w:p w14:paraId="22496B83" w14:textId="77777777" w:rsidR="00060255" w:rsidRDefault="00060255" w:rsidP="00A36AD6">
            <w:pPr>
              <w:spacing w:line="360" w:lineRule="auto"/>
              <w:rPr>
                <w:ins w:id="240" w:author="Administrator" w:date="2018-11-04T20:09:00Z"/>
                <w:color w:val="000000"/>
                <w:szCs w:val="21"/>
              </w:rPr>
            </w:pPr>
            <w:ins w:id="241" w:author="Administrator" w:date="2018-11-04T20:09:00Z">
              <w:r>
                <w:rPr>
                  <w:rFonts w:hint="eastAsia"/>
                  <w:szCs w:val="21"/>
                </w:rPr>
                <w:t>客户认为界面原型不行</w:t>
              </w:r>
            </w:ins>
          </w:p>
        </w:tc>
        <w:tc>
          <w:tcPr>
            <w:tcW w:w="4197" w:type="dxa"/>
            <w:shd w:val="clear" w:color="auto" w:fill="auto"/>
            <w:vAlign w:val="center"/>
            <w:tcPrChange w:id="242" w:author="Administrator" w:date="2018-11-04T20:10:00Z">
              <w:tcPr>
                <w:tcW w:w="1379" w:type="dxa"/>
                <w:shd w:val="clear" w:color="auto" w:fill="auto"/>
                <w:vAlign w:val="center"/>
              </w:tcPr>
            </w:tcPrChange>
          </w:tcPr>
          <w:p w14:paraId="75AE4020" w14:textId="6BE24BEA" w:rsidR="00060255" w:rsidRDefault="00A36AD6" w:rsidP="00A36AD6">
            <w:pPr>
              <w:spacing w:line="360" w:lineRule="auto"/>
              <w:rPr>
                <w:ins w:id="243" w:author="Administrator" w:date="2018-11-04T20:09:00Z"/>
                <w:color w:val="000000"/>
                <w:szCs w:val="21"/>
              </w:rPr>
            </w:pPr>
            <w:ins w:id="244" w:author="Administrator" w:date="2018-11-04T20:17:00Z">
              <w:r>
                <w:rPr>
                  <w:rFonts w:hint="eastAsia"/>
                  <w:color w:val="000000"/>
                  <w:szCs w:val="21"/>
                </w:rPr>
                <w:t>客户对</w:t>
              </w:r>
              <w:r>
                <w:rPr>
                  <w:color w:val="000000"/>
                  <w:szCs w:val="21"/>
                </w:rPr>
                <w:t>界面原型不满意，提出了修改要求</w:t>
              </w:r>
            </w:ins>
          </w:p>
        </w:tc>
      </w:tr>
      <w:tr w:rsidR="00060255" w14:paraId="62F50097" w14:textId="77777777" w:rsidTr="00060255">
        <w:trPr>
          <w:trHeight w:val="285"/>
          <w:ins w:id="245" w:author="Administrator" w:date="2018-11-04T20:09:00Z"/>
          <w:trPrChange w:id="246" w:author="Administrator" w:date="2018-11-04T20:10:00Z">
            <w:trPr>
              <w:trHeight w:val="285"/>
            </w:trPr>
          </w:trPrChange>
        </w:trPr>
        <w:tc>
          <w:tcPr>
            <w:tcW w:w="3991" w:type="dxa"/>
            <w:shd w:val="clear" w:color="auto" w:fill="auto"/>
            <w:vAlign w:val="center"/>
            <w:tcPrChange w:id="247" w:author="Administrator" w:date="2018-11-04T20:10:00Z">
              <w:tcPr>
                <w:tcW w:w="3991" w:type="dxa"/>
                <w:shd w:val="clear" w:color="auto" w:fill="auto"/>
                <w:vAlign w:val="center"/>
              </w:tcPr>
            </w:tcPrChange>
          </w:tcPr>
          <w:p w14:paraId="068D83E1" w14:textId="77777777" w:rsidR="00060255" w:rsidRDefault="00060255" w:rsidP="00A36AD6">
            <w:pPr>
              <w:spacing w:line="360" w:lineRule="auto"/>
              <w:rPr>
                <w:ins w:id="248" w:author="Administrator" w:date="2018-11-04T20:09:00Z"/>
                <w:color w:val="000000"/>
                <w:szCs w:val="21"/>
              </w:rPr>
            </w:pPr>
            <w:ins w:id="249" w:author="Administrator" w:date="2018-11-04T20:09:00Z">
              <w:r>
                <w:rPr>
                  <w:rFonts w:hint="eastAsia"/>
                  <w:szCs w:val="21"/>
                </w:rPr>
                <w:t>组员因事长期离开</w:t>
              </w:r>
            </w:ins>
          </w:p>
        </w:tc>
        <w:tc>
          <w:tcPr>
            <w:tcW w:w="4197" w:type="dxa"/>
            <w:shd w:val="clear" w:color="auto" w:fill="auto"/>
            <w:vAlign w:val="center"/>
            <w:tcPrChange w:id="250" w:author="Administrator" w:date="2018-11-04T20:10:00Z">
              <w:tcPr>
                <w:tcW w:w="1379" w:type="dxa"/>
                <w:shd w:val="clear" w:color="auto" w:fill="auto"/>
                <w:vAlign w:val="center"/>
              </w:tcPr>
            </w:tcPrChange>
          </w:tcPr>
          <w:p w14:paraId="7E0908E1" w14:textId="3D0A17DB" w:rsidR="00060255" w:rsidRDefault="00A36AD6" w:rsidP="00A36AD6">
            <w:pPr>
              <w:spacing w:line="360" w:lineRule="auto"/>
              <w:rPr>
                <w:ins w:id="251" w:author="Administrator" w:date="2018-11-04T20:09:00Z"/>
                <w:color w:val="000000"/>
                <w:szCs w:val="21"/>
              </w:rPr>
            </w:pPr>
            <w:ins w:id="252" w:author="Administrator" w:date="2018-11-04T20:18:00Z">
              <w:r>
                <w:rPr>
                  <w:rFonts w:hint="eastAsia"/>
                  <w:color w:val="000000"/>
                  <w:szCs w:val="21"/>
                </w:rPr>
                <w:t>组员因</w:t>
              </w:r>
              <w:r>
                <w:rPr>
                  <w:color w:val="000000"/>
                  <w:szCs w:val="21"/>
                </w:rPr>
                <w:t>不可抗力向项目经理提出长期请</w:t>
              </w:r>
              <w:r>
                <w:rPr>
                  <w:rFonts w:hint="eastAsia"/>
                  <w:color w:val="000000"/>
                  <w:szCs w:val="21"/>
                </w:rPr>
                <w:t>假</w:t>
              </w:r>
              <w:r>
                <w:rPr>
                  <w:color w:val="000000"/>
                  <w:szCs w:val="21"/>
                </w:rPr>
                <w:t>的要求</w:t>
              </w:r>
            </w:ins>
          </w:p>
        </w:tc>
      </w:tr>
      <w:tr w:rsidR="00060255" w14:paraId="0FDDCD52" w14:textId="77777777" w:rsidTr="00060255">
        <w:trPr>
          <w:trHeight w:val="285"/>
          <w:ins w:id="253" w:author="Administrator" w:date="2018-11-04T20:09:00Z"/>
          <w:trPrChange w:id="254" w:author="Administrator" w:date="2018-11-04T20:10:00Z">
            <w:trPr>
              <w:trHeight w:val="285"/>
            </w:trPr>
          </w:trPrChange>
        </w:trPr>
        <w:tc>
          <w:tcPr>
            <w:tcW w:w="3991" w:type="dxa"/>
            <w:shd w:val="clear" w:color="auto" w:fill="auto"/>
            <w:vAlign w:val="center"/>
            <w:tcPrChange w:id="255" w:author="Administrator" w:date="2018-11-04T20:10:00Z">
              <w:tcPr>
                <w:tcW w:w="3991" w:type="dxa"/>
                <w:shd w:val="clear" w:color="auto" w:fill="auto"/>
                <w:vAlign w:val="center"/>
              </w:tcPr>
            </w:tcPrChange>
          </w:tcPr>
          <w:p w14:paraId="6C248855" w14:textId="77777777" w:rsidR="00060255" w:rsidRDefault="00060255" w:rsidP="00A36AD6">
            <w:pPr>
              <w:spacing w:line="360" w:lineRule="auto"/>
              <w:rPr>
                <w:ins w:id="256" w:author="Administrator" w:date="2018-11-04T20:09:00Z"/>
                <w:color w:val="000000"/>
                <w:szCs w:val="21"/>
              </w:rPr>
            </w:pPr>
            <w:ins w:id="257" w:author="Administrator" w:date="2018-11-04T20:09:00Z">
              <w:r>
                <w:rPr>
                  <w:rFonts w:hint="eastAsia"/>
                  <w:szCs w:val="21"/>
                </w:rPr>
                <w:t>本地</w:t>
              </w:r>
              <w:r>
                <w:rPr>
                  <w:szCs w:val="21"/>
                </w:rPr>
                <w:t>硬件</w:t>
              </w:r>
              <w:r>
                <w:rPr>
                  <w:rFonts w:hint="eastAsia"/>
                  <w:szCs w:val="21"/>
                </w:rPr>
                <w:t>故障导致</w:t>
              </w:r>
              <w:r>
                <w:rPr>
                  <w:szCs w:val="21"/>
                </w:rPr>
                <w:t>文档丢失</w:t>
              </w:r>
            </w:ins>
          </w:p>
        </w:tc>
        <w:tc>
          <w:tcPr>
            <w:tcW w:w="4197" w:type="dxa"/>
            <w:shd w:val="clear" w:color="auto" w:fill="auto"/>
            <w:vAlign w:val="center"/>
            <w:tcPrChange w:id="258" w:author="Administrator" w:date="2018-11-04T20:10:00Z">
              <w:tcPr>
                <w:tcW w:w="1379" w:type="dxa"/>
                <w:shd w:val="clear" w:color="auto" w:fill="auto"/>
                <w:vAlign w:val="center"/>
              </w:tcPr>
            </w:tcPrChange>
          </w:tcPr>
          <w:p w14:paraId="508F0FCD" w14:textId="6C14048F" w:rsidR="00060255" w:rsidRDefault="00A36AD6" w:rsidP="00A36AD6">
            <w:pPr>
              <w:spacing w:line="360" w:lineRule="auto"/>
              <w:rPr>
                <w:ins w:id="259" w:author="Administrator" w:date="2018-11-04T20:09:00Z"/>
                <w:color w:val="000000"/>
                <w:szCs w:val="21"/>
              </w:rPr>
            </w:pPr>
            <w:ins w:id="260" w:author="Administrator" w:date="2018-11-04T20:18:00Z">
              <w:r>
                <w:rPr>
                  <w:rFonts w:hint="eastAsia"/>
                  <w:color w:val="000000"/>
                  <w:szCs w:val="21"/>
                </w:rPr>
                <w:t>本地</w:t>
              </w:r>
              <w:r>
                <w:rPr>
                  <w:color w:val="000000"/>
                  <w:szCs w:val="21"/>
                </w:rPr>
                <w:t>文档出现错误，无法访问或是与远端</w:t>
              </w:r>
            </w:ins>
            <w:ins w:id="261" w:author="Administrator" w:date="2018-11-04T20:19:00Z">
              <w:r>
                <w:rPr>
                  <w:color w:val="000000"/>
                  <w:szCs w:val="21"/>
                </w:rPr>
                <w:t>仓库不符</w:t>
              </w:r>
            </w:ins>
          </w:p>
        </w:tc>
      </w:tr>
      <w:tr w:rsidR="00060255" w14:paraId="072CBB39" w14:textId="77777777" w:rsidTr="00060255">
        <w:trPr>
          <w:trHeight w:val="285"/>
          <w:ins w:id="262" w:author="Administrator" w:date="2018-11-04T20:09:00Z"/>
          <w:trPrChange w:id="263" w:author="Administrator" w:date="2018-11-04T20:10:00Z">
            <w:trPr>
              <w:trHeight w:val="285"/>
            </w:trPr>
          </w:trPrChange>
        </w:trPr>
        <w:tc>
          <w:tcPr>
            <w:tcW w:w="3991" w:type="dxa"/>
            <w:shd w:val="clear" w:color="auto" w:fill="auto"/>
            <w:vAlign w:val="center"/>
            <w:tcPrChange w:id="264" w:author="Administrator" w:date="2018-11-04T20:10:00Z">
              <w:tcPr>
                <w:tcW w:w="3991" w:type="dxa"/>
                <w:shd w:val="clear" w:color="auto" w:fill="auto"/>
                <w:vAlign w:val="center"/>
              </w:tcPr>
            </w:tcPrChange>
          </w:tcPr>
          <w:p w14:paraId="4B1A6B41" w14:textId="77777777" w:rsidR="00060255" w:rsidRDefault="00060255" w:rsidP="00A36AD6">
            <w:pPr>
              <w:spacing w:line="360" w:lineRule="auto"/>
              <w:rPr>
                <w:ins w:id="265" w:author="Administrator" w:date="2018-11-04T20:09:00Z"/>
                <w:color w:val="000000"/>
                <w:szCs w:val="21"/>
              </w:rPr>
            </w:pPr>
            <w:ins w:id="266" w:author="Administrator" w:date="2018-11-04T20:09:00Z">
              <w:r>
                <w:rPr>
                  <w:rFonts w:hint="eastAsia"/>
                  <w:szCs w:val="21"/>
                </w:rPr>
                <w:t>组员</w:t>
              </w:r>
              <w:r>
                <w:rPr>
                  <w:szCs w:val="21"/>
                </w:rPr>
                <w:t>考评不公平</w:t>
              </w:r>
              <w:r>
                <w:rPr>
                  <w:rFonts w:hint="eastAsia"/>
                  <w:szCs w:val="21"/>
                </w:rPr>
                <w:t>导致</w:t>
              </w:r>
              <w:r>
                <w:rPr>
                  <w:szCs w:val="21"/>
                </w:rPr>
                <w:t>内部矛盾</w:t>
              </w:r>
            </w:ins>
          </w:p>
        </w:tc>
        <w:tc>
          <w:tcPr>
            <w:tcW w:w="4197" w:type="dxa"/>
            <w:shd w:val="clear" w:color="auto" w:fill="auto"/>
            <w:vAlign w:val="center"/>
            <w:tcPrChange w:id="267" w:author="Administrator" w:date="2018-11-04T20:10:00Z">
              <w:tcPr>
                <w:tcW w:w="1379" w:type="dxa"/>
                <w:shd w:val="clear" w:color="auto" w:fill="auto"/>
                <w:vAlign w:val="center"/>
              </w:tcPr>
            </w:tcPrChange>
          </w:tcPr>
          <w:p w14:paraId="4F916A63" w14:textId="06B81C9F" w:rsidR="00060255" w:rsidRDefault="00A36AD6" w:rsidP="00A36AD6">
            <w:pPr>
              <w:spacing w:line="360" w:lineRule="auto"/>
              <w:rPr>
                <w:ins w:id="268" w:author="Administrator" w:date="2018-11-04T20:09:00Z"/>
                <w:color w:val="000000"/>
                <w:szCs w:val="21"/>
              </w:rPr>
            </w:pPr>
            <w:ins w:id="269" w:author="Administrator" w:date="2018-11-04T20:19:00Z">
              <w:r>
                <w:rPr>
                  <w:rFonts w:hint="eastAsia"/>
                  <w:color w:val="000000"/>
                  <w:szCs w:val="21"/>
                </w:rPr>
                <w:t>组员</w:t>
              </w:r>
              <w:r>
                <w:rPr>
                  <w:color w:val="000000"/>
                  <w:szCs w:val="21"/>
                </w:rPr>
                <w:t>对绩效考评有问题并向项目经理提出</w:t>
              </w:r>
            </w:ins>
          </w:p>
        </w:tc>
      </w:tr>
      <w:tr w:rsidR="00060255" w14:paraId="2300754C" w14:textId="77777777" w:rsidTr="00060255">
        <w:trPr>
          <w:trHeight w:val="285"/>
          <w:ins w:id="270" w:author="Administrator" w:date="2018-11-04T20:09:00Z"/>
          <w:trPrChange w:id="271" w:author="Administrator" w:date="2018-11-04T20:10:00Z">
            <w:trPr>
              <w:trHeight w:val="285"/>
            </w:trPr>
          </w:trPrChange>
        </w:trPr>
        <w:tc>
          <w:tcPr>
            <w:tcW w:w="3991" w:type="dxa"/>
            <w:shd w:val="clear" w:color="auto" w:fill="auto"/>
            <w:vAlign w:val="center"/>
            <w:tcPrChange w:id="272" w:author="Administrator" w:date="2018-11-04T20:10:00Z">
              <w:tcPr>
                <w:tcW w:w="3991" w:type="dxa"/>
                <w:shd w:val="clear" w:color="auto" w:fill="auto"/>
                <w:vAlign w:val="center"/>
              </w:tcPr>
            </w:tcPrChange>
          </w:tcPr>
          <w:p w14:paraId="5A173D11" w14:textId="77777777" w:rsidR="00060255" w:rsidRDefault="00060255" w:rsidP="00A36AD6">
            <w:pPr>
              <w:spacing w:line="360" w:lineRule="auto"/>
              <w:rPr>
                <w:ins w:id="273" w:author="Administrator" w:date="2018-11-04T20:09:00Z"/>
                <w:color w:val="000000"/>
                <w:szCs w:val="21"/>
              </w:rPr>
            </w:pPr>
            <w:ins w:id="274" w:author="Administrator" w:date="2018-11-04T20:09:00Z">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ins>
          </w:p>
        </w:tc>
        <w:tc>
          <w:tcPr>
            <w:tcW w:w="4197" w:type="dxa"/>
            <w:shd w:val="clear" w:color="auto" w:fill="auto"/>
            <w:vAlign w:val="center"/>
            <w:tcPrChange w:id="275" w:author="Administrator" w:date="2018-11-04T20:10:00Z">
              <w:tcPr>
                <w:tcW w:w="1379" w:type="dxa"/>
                <w:shd w:val="clear" w:color="auto" w:fill="auto"/>
                <w:vAlign w:val="center"/>
              </w:tcPr>
            </w:tcPrChange>
          </w:tcPr>
          <w:p w14:paraId="488E9A54" w14:textId="66464D9B" w:rsidR="00060255" w:rsidRDefault="00A36AD6" w:rsidP="00A36AD6">
            <w:pPr>
              <w:spacing w:line="360" w:lineRule="auto"/>
              <w:rPr>
                <w:ins w:id="276" w:author="Administrator" w:date="2018-11-04T20:09:00Z"/>
                <w:color w:val="000000"/>
                <w:szCs w:val="21"/>
              </w:rPr>
            </w:pPr>
            <w:ins w:id="277" w:author="Administrator" w:date="2018-11-04T20:19:00Z">
              <w:r>
                <w:rPr>
                  <w:rFonts w:hint="eastAsia"/>
                  <w:color w:val="000000"/>
                  <w:szCs w:val="21"/>
                </w:rPr>
                <w:t>用户</w:t>
              </w:r>
              <w:r>
                <w:rPr>
                  <w:color w:val="000000"/>
                  <w:szCs w:val="21"/>
                </w:rPr>
                <w:t>在</w:t>
              </w:r>
            </w:ins>
            <w:ins w:id="278" w:author="Administrator" w:date="2018-11-04T20:20:00Z">
              <w:r>
                <w:rPr>
                  <w:color w:val="000000"/>
                  <w:szCs w:val="21"/>
                </w:rPr>
                <w:t>某些情况下主动提出</w:t>
              </w:r>
              <w:r>
                <w:rPr>
                  <w:rFonts w:hint="eastAsia"/>
                  <w:color w:val="000000"/>
                  <w:szCs w:val="21"/>
                </w:rPr>
                <w:t>界面</w:t>
              </w:r>
              <w:r>
                <w:rPr>
                  <w:color w:val="000000"/>
                  <w:szCs w:val="21"/>
                </w:rPr>
                <w:t>修改的申请</w:t>
              </w:r>
            </w:ins>
          </w:p>
        </w:tc>
      </w:tr>
      <w:tr w:rsidR="00060255" w14:paraId="6B8DA169" w14:textId="77777777" w:rsidTr="00060255">
        <w:trPr>
          <w:trHeight w:val="285"/>
          <w:ins w:id="279" w:author="Administrator" w:date="2018-11-04T20:09:00Z"/>
          <w:trPrChange w:id="280" w:author="Administrator" w:date="2018-11-04T20:10:00Z">
            <w:trPr>
              <w:trHeight w:val="285"/>
            </w:trPr>
          </w:trPrChange>
        </w:trPr>
        <w:tc>
          <w:tcPr>
            <w:tcW w:w="3991" w:type="dxa"/>
            <w:shd w:val="clear" w:color="auto" w:fill="auto"/>
            <w:vAlign w:val="center"/>
            <w:tcPrChange w:id="281" w:author="Administrator" w:date="2018-11-04T20:10:00Z">
              <w:tcPr>
                <w:tcW w:w="3991" w:type="dxa"/>
                <w:shd w:val="clear" w:color="auto" w:fill="auto"/>
                <w:vAlign w:val="center"/>
              </w:tcPr>
            </w:tcPrChange>
          </w:tcPr>
          <w:p w14:paraId="63A0B5AE" w14:textId="77777777" w:rsidR="00060255" w:rsidRDefault="00060255" w:rsidP="00A36AD6">
            <w:pPr>
              <w:spacing w:line="360" w:lineRule="auto"/>
              <w:rPr>
                <w:ins w:id="282" w:author="Administrator" w:date="2018-11-04T20:09:00Z"/>
                <w:szCs w:val="21"/>
              </w:rPr>
            </w:pPr>
            <w:ins w:id="283" w:author="Administrator" w:date="2018-11-04T20:09:00Z">
              <w:r>
                <w:rPr>
                  <w:rFonts w:hint="eastAsia"/>
                  <w:szCs w:val="21"/>
                </w:rPr>
                <w:lastRenderedPageBreak/>
                <w:t>小组</w:t>
              </w:r>
              <w:r>
                <w:rPr>
                  <w:szCs w:val="21"/>
                </w:rPr>
                <w:t>人员去</w:t>
              </w:r>
              <w:r>
                <w:rPr>
                  <w:rFonts w:hint="eastAsia"/>
                  <w:szCs w:val="21"/>
                </w:rPr>
                <w:t>见女朋友</w:t>
              </w:r>
              <w:r>
                <w:rPr>
                  <w:szCs w:val="21"/>
                </w:rPr>
                <w:t>导致连工作都忘记</w:t>
              </w:r>
            </w:ins>
          </w:p>
        </w:tc>
        <w:tc>
          <w:tcPr>
            <w:tcW w:w="4197" w:type="dxa"/>
            <w:shd w:val="clear" w:color="auto" w:fill="auto"/>
            <w:vAlign w:val="center"/>
            <w:tcPrChange w:id="284" w:author="Administrator" w:date="2018-11-04T20:10:00Z">
              <w:tcPr>
                <w:tcW w:w="1379" w:type="dxa"/>
                <w:shd w:val="clear" w:color="auto" w:fill="auto"/>
                <w:vAlign w:val="center"/>
              </w:tcPr>
            </w:tcPrChange>
          </w:tcPr>
          <w:p w14:paraId="2766C295" w14:textId="04874993" w:rsidR="00060255" w:rsidRDefault="00A36AD6" w:rsidP="00A36AD6">
            <w:pPr>
              <w:spacing w:line="360" w:lineRule="auto"/>
              <w:rPr>
                <w:ins w:id="285" w:author="Administrator" w:date="2018-11-04T20:09:00Z"/>
                <w:color w:val="000000"/>
                <w:szCs w:val="21"/>
              </w:rPr>
            </w:pPr>
            <w:ins w:id="286" w:author="Administrator" w:date="2018-11-04T20:20:00Z">
              <w:r>
                <w:rPr>
                  <w:rFonts w:hint="eastAsia"/>
                  <w:color w:val="000000"/>
                  <w:szCs w:val="21"/>
                </w:rPr>
                <w:t>组员</w:t>
              </w:r>
              <w:r>
                <w:rPr>
                  <w:color w:val="000000"/>
                  <w:szCs w:val="21"/>
                </w:rPr>
                <w:t>在周末要去见女朋友</w:t>
              </w:r>
            </w:ins>
          </w:p>
        </w:tc>
      </w:tr>
    </w:tbl>
    <w:p w14:paraId="03190984" w14:textId="77777777" w:rsidR="008E7C49" w:rsidRDefault="00E53FE3">
      <w:pPr>
        <w:spacing w:line="360" w:lineRule="auto"/>
        <w:rPr>
          <w:szCs w:val="21"/>
        </w:rPr>
        <w:pPrChange w:id="287" w:author="Administrator" w:date="2018-11-04T20:09:00Z">
          <w:pPr>
            <w:spacing w:line="360" w:lineRule="auto"/>
            <w:ind w:firstLineChars="180" w:firstLine="378"/>
          </w:pPr>
        </w:pPrChange>
      </w:pPr>
      <w:del w:id="288" w:author="Administrator" w:date="2018-11-04T20:09:00Z">
        <w:r w:rsidDel="00060255">
          <w:rPr>
            <w:szCs w:val="21"/>
          </w:rPr>
          <w:delText>TBD(</w:delText>
        </w:r>
        <w:r w:rsidDel="00060255">
          <w:rPr>
            <w:rFonts w:hint="eastAsia"/>
            <w:szCs w:val="21"/>
          </w:rPr>
          <w:delText>暂定</w:delText>
        </w:r>
        <w:r w:rsidDel="00060255">
          <w:rPr>
            <w:szCs w:val="21"/>
          </w:rPr>
          <w:delText>)</w:delText>
        </w:r>
      </w:del>
    </w:p>
    <w:p w14:paraId="728EB962" w14:textId="77777777" w:rsidR="008E7C49" w:rsidRDefault="00E53FE3">
      <w:pPr>
        <w:pStyle w:val="2"/>
        <w:spacing w:line="360" w:lineRule="auto"/>
      </w:pPr>
      <w:bookmarkStart w:id="289" w:name="_Toc528697492"/>
      <w:r>
        <w:rPr>
          <w:rFonts w:hint="eastAsia"/>
        </w:rPr>
        <w:t>7.4</w:t>
      </w:r>
      <w:r>
        <w:t xml:space="preserve"> </w:t>
      </w:r>
      <w:r>
        <w:rPr>
          <w:rFonts w:hint="eastAsia"/>
        </w:rPr>
        <w:t>风险评估</w:t>
      </w:r>
      <w:bookmarkEnd w:id="28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8E7C49" w14:paraId="5BDCD016" w14:textId="77777777">
        <w:trPr>
          <w:trHeight w:val="285"/>
        </w:trPr>
        <w:tc>
          <w:tcPr>
            <w:tcW w:w="3991" w:type="dxa"/>
            <w:shd w:val="clear" w:color="auto" w:fill="auto"/>
            <w:vAlign w:val="center"/>
          </w:tcPr>
          <w:p w14:paraId="686AD9CA" w14:textId="77777777" w:rsidR="008E7C49" w:rsidRDefault="00E53FE3">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14:paraId="66320E98" w14:textId="77777777" w:rsidR="008E7C49" w:rsidRDefault="00E53FE3">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14:paraId="2966D2DC" w14:textId="77777777" w:rsidR="008E7C49" w:rsidRDefault="00E53FE3">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14:paraId="68B3FC24" w14:textId="77777777" w:rsidR="008E7C49" w:rsidRDefault="00E53FE3">
            <w:pPr>
              <w:spacing w:line="360" w:lineRule="auto"/>
              <w:jc w:val="center"/>
              <w:rPr>
                <w:b/>
                <w:bCs/>
                <w:color w:val="000000"/>
                <w:sz w:val="24"/>
                <w:szCs w:val="21"/>
              </w:rPr>
            </w:pPr>
            <w:r>
              <w:rPr>
                <w:rFonts w:hint="eastAsia"/>
                <w:b/>
                <w:bCs/>
                <w:color w:val="000000"/>
                <w:sz w:val="24"/>
                <w:szCs w:val="21"/>
              </w:rPr>
              <w:t>可能性等级</w:t>
            </w:r>
          </w:p>
        </w:tc>
      </w:tr>
      <w:tr w:rsidR="008E7C49" w14:paraId="28126D1C" w14:textId="77777777">
        <w:trPr>
          <w:trHeight w:val="285"/>
        </w:trPr>
        <w:tc>
          <w:tcPr>
            <w:tcW w:w="3991" w:type="dxa"/>
            <w:shd w:val="clear" w:color="auto" w:fill="auto"/>
            <w:vAlign w:val="center"/>
          </w:tcPr>
          <w:p w14:paraId="4127C21F" w14:textId="77777777" w:rsidR="008E7C49" w:rsidRDefault="00E53FE3">
            <w:pPr>
              <w:spacing w:line="360" w:lineRule="auto"/>
              <w:rPr>
                <w:color w:val="000000"/>
                <w:szCs w:val="21"/>
              </w:rPr>
            </w:pPr>
            <w:r>
              <w:rPr>
                <w:rFonts w:hint="eastAsia"/>
                <w:szCs w:val="21"/>
              </w:rPr>
              <w:t>小组人员因事请假</w:t>
            </w:r>
          </w:p>
        </w:tc>
        <w:tc>
          <w:tcPr>
            <w:tcW w:w="1379" w:type="dxa"/>
            <w:shd w:val="clear" w:color="auto" w:fill="auto"/>
            <w:vAlign w:val="center"/>
          </w:tcPr>
          <w:p w14:paraId="2D4EE8D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747682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19749204" w14:textId="77777777" w:rsidR="008E7C49" w:rsidRDefault="00E53FE3">
            <w:pPr>
              <w:spacing w:line="360" w:lineRule="auto"/>
              <w:rPr>
                <w:color w:val="000000"/>
                <w:szCs w:val="21"/>
              </w:rPr>
            </w:pPr>
            <w:r>
              <w:rPr>
                <w:rFonts w:hint="eastAsia"/>
                <w:color w:val="000000"/>
                <w:szCs w:val="21"/>
              </w:rPr>
              <w:t>高</w:t>
            </w:r>
          </w:p>
        </w:tc>
      </w:tr>
      <w:tr w:rsidR="008E7C49" w14:paraId="282E93A6" w14:textId="77777777">
        <w:trPr>
          <w:trHeight w:val="285"/>
        </w:trPr>
        <w:tc>
          <w:tcPr>
            <w:tcW w:w="3991" w:type="dxa"/>
            <w:shd w:val="clear" w:color="auto" w:fill="auto"/>
            <w:vAlign w:val="center"/>
          </w:tcPr>
          <w:p w14:paraId="65F093DA" w14:textId="77777777" w:rsidR="008E7C49" w:rsidRDefault="00E53FE3">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14:paraId="5964F360"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0D99A45"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7000E3B" w14:textId="77777777" w:rsidR="008E7C49" w:rsidRDefault="00E53FE3">
            <w:pPr>
              <w:spacing w:line="360" w:lineRule="auto"/>
              <w:rPr>
                <w:color w:val="000000"/>
                <w:szCs w:val="21"/>
              </w:rPr>
            </w:pPr>
            <w:r>
              <w:rPr>
                <w:rFonts w:hint="eastAsia"/>
                <w:color w:val="000000"/>
                <w:szCs w:val="21"/>
              </w:rPr>
              <w:t>中</w:t>
            </w:r>
          </w:p>
        </w:tc>
      </w:tr>
      <w:tr w:rsidR="008E7C49" w14:paraId="475BC646" w14:textId="77777777">
        <w:trPr>
          <w:trHeight w:val="285"/>
        </w:trPr>
        <w:tc>
          <w:tcPr>
            <w:tcW w:w="3991" w:type="dxa"/>
            <w:shd w:val="clear" w:color="auto" w:fill="auto"/>
            <w:vAlign w:val="center"/>
          </w:tcPr>
          <w:p w14:paraId="1DE31336" w14:textId="77777777" w:rsidR="008E7C49" w:rsidRDefault="00E53FE3">
            <w:pPr>
              <w:spacing w:line="360" w:lineRule="auto"/>
              <w:rPr>
                <w:color w:val="000000"/>
                <w:szCs w:val="21"/>
              </w:rPr>
            </w:pPr>
            <w:r>
              <w:rPr>
                <w:rFonts w:hint="eastAsia"/>
                <w:color w:val="000000"/>
                <w:szCs w:val="21"/>
              </w:rPr>
              <w:t>git</w:t>
            </w:r>
            <w:r>
              <w:rPr>
                <w:rFonts w:hint="eastAsia"/>
                <w:color w:val="000000"/>
                <w:szCs w:val="21"/>
              </w:rPr>
              <w:t>远端仓库崩溃</w:t>
            </w:r>
          </w:p>
        </w:tc>
        <w:tc>
          <w:tcPr>
            <w:tcW w:w="1379" w:type="dxa"/>
            <w:shd w:val="clear" w:color="auto" w:fill="auto"/>
            <w:vAlign w:val="center"/>
          </w:tcPr>
          <w:p w14:paraId="2B64B22B"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113F44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58E839D" w14:textId="77777777" w:rsidR="008E7C49" w:rsidRDefault="00E53FE3">
            <w:pPr>
              <w:spacing w:line="360" w:lineRule="auto"/>
              <w:rPr>
                <w:color w:val="000000"/>
                <w:szCs w:val="21"/>
              </w:rPr>
            </w:pPr>
            <w:r>
              <w:rPr>
                <w:rFonts w:hint="eastAsia"/>
                <w:color w:val="000000"/>
                <w:szCs w:val="21"/>
              </w:rPr>
              <w:t>低</w:t>
            </w:r>
          </w:p>
        </w:tc>
      </w:tr>
      <w:tr w:rsidR="008E7C49" w14:paraId="1957EB52" w14:textId="77777777">
        <w:trPr>
          <w:trHeight w:val="510"/>
        </w:trPr>
        <w:tc>
          <w:tcPr>
            <w:tcW w:w="3991" w:type="dxa"/>
            <w:shd w:val="clear" w:color="auto" w:fill="auto"/>
            <w:vAlign w:val="center"/>
          </w:tcPr>
          <w:p w14:paraId="26D233AA" w14:textId="77777777" w:rsidR="008E7C49" w:rsidRDefault="00E53FE3">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14:paraId="6914B821"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AE8ACBE"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B37DE4D" w14:textId="77777777" w:rsidR="008E7C49" w:rsidRDefault="00E53FE3">
            <w:pPr>
              <w:spacing w:line="360" w:lineRule="auto"/>
              <w:rPr>
                <w:color w:val="000000"/>
                <w:szCs w:val="21"/>
              </w:rPr>
            </w:pPr>
            <w:r>
              <w:rPr>
                <w:rFonts w:hint="eastAsia"/>
                <w:color w:val="000000"/>
                <w:szCs w:val="21"/>
              </w:rPr>
              <w:t>中</w:t>
            </w:r>
          </w:p>
        </w:tc>
      </w:tr>
      <w:tr w:rsidR="008E7C49" w14:paraId="5BDD6BA5" w14:textId="77777777">
        <w:trPr>
          <w:trHeight w:val="285"/>
        </w:trPr>
        <w:tc>
          <w:tcPr>
            <w:tcW w:w="3991" w:type="dxa"/>
            <w:shd w:val="clear" w:color="auto" w:fill="auto"/>
            <w:vAlign w:val="center"/>
          </w:tcPr>
          <w:p w14:paraId="5CEB56DE" w14:textId="77777777" w:rsidR="008E7C49" w:rsidRDefault="00E53FE3">
            <w:pPr>
              <w:spacing w:line="360" w:lineRule="auto"/>
              <w:rPr>
                <w:color w:val="000000"/>
                <w:szCs w:val="21"/>
              </w:rPr>
            </w:pPr>
            <w:r>
              <w:rPr>
                <w:rFonts w:hint="eastAsia"/>
                <w:szCs w:val="21"/>
              </w:rPr>
              <w:t>项目文件结构不符合要求</w:t>
            </w:r>
          </w:p>
        </w:tc>
        <w:tc>
          <w:tcPr>
            <w:tcW w:w="1379" w:type="dxa"/>
            <w:shd w:val="clear" w:color="auto" w:fill="auto"/>
            <w:vAlign w:val="center"/>
          </w:tcPr>
          <w:p w14:paraId="4B7077B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34AC6A2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709A54" w14:textId="77777777" w:rsidR="008E7C49" w:rsidRDefault="00E53FE3">
            <w:pPr>
              <w:spacing w:line="360" w:lineRule="auto"/>
              <w:rPr>
                <w:color w:val="000000"/>
                <w:szCs w:val="21"/>
              </w:rPr>
            </w:pPr>
            <w:r>
              <w:rPr>
                <w:rFonts w:hint="eastAsia"/>
                <w:color w:val="000000"/>
                <w:szCs w:val="21"/>
              </w:rPr>
              <w:t>低</w:t>
            </w:r>
          </w:p>
        </w:tc>
      </w:tr>
      <w:tr w:rsidR="008E7C49" w14:paraId="03ED3FA7" w14:textId="77777777">
        <w:trPr>
          <w:trHeight w:val="285"/>
        </w:trPr>
        <w:tc>
          <w:tcPr>
            <w:tcW w:w="3991" w:type="dxa"/>
            <w:shd w:val="clear" w:color="auto" w:fill="auto"/>
            <w:vAlign w:val="center"/>
          </w:tcPr>
          <w:p w14:paraId="58777EB1" w14:textId="77777777" w:rsidR="008E7C49" w:rsidRDefault="00E53FE3">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14:paraId="7B443FC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44F188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96C89BE" w14:textId="77777777" w:rsidR="008E7C49" w:rsidRDefault="00E53FE3">
            <w:pPr>
              <w:spacing w:line="360" w:lineRule="auto"/>
              <w:rPr>
                <w:color w:val="000000"/>
                <w:szCs w:val="21"/>
              </w:rPr>
            </w:pPr>
            <w:r>
              <w:rPr>
                <w:rFonts w:hint="eastAsia"/>
                <w:color w:val="000000"/>
                <w:szCs w:val="21"/>
              </w:rPr>
              <w:t>高</w:t>
            </w:r>
          </w:p>
        </w:tc>
      </w:tr>
      <w:tr w:rsidR="008E7C49" w14:paraId="1EB41FED" w14:textId="77777777">
        <w:trPr>
          <w:trHeight w:val="285"/>
        </w:trPr>
        <w:tc>
          <w:tcPr>
            <w:tcW w:w="3991" w:type="dxa"/>
            <w:shd w:val="clear" w:color="auto" w:fill="auto"/>
            <w:vAlign w:val="center"/>
          </w:tcPr>
          <w:p w14:paraId="3FAFA649" w14:textId="77777777" w:rsidR="008E7C49" w:rsidRDefault="00E53FE3">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14:paraId="508B1656"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02E4B697"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B3D6E10" w14:textId="77777777" w:rsidR="008E7C49" w:rsidRDefault="00E53FE3">
            <w:pPr>
              <w:spacing w:line="360" w:lineRule="auto"/>
              <w:rPr>
                <w:color w:val="000000"/>
                <w:szCs w:val="21"/>
              </w:rPr>
            </w:pPr>
            <w:r>
              <w:rPr>
                <w:rFonts w:hint="eastAsia"/>
                <w:color w:val="000000"/>
                <w:szCs w:val="21"/>
              </w:rPr>
              <w:t>中</w:t>
            </w:r>
          </w:p>
        </w:tc>
      </w:tr>
      <w:tr w:rsidR="008E7C49" w14:paraId="4BB193CE" w14:textId="77777777">
        <w:trPr>
          <w:trHeight w:val="285"/>
        </w:trPr>
        <w:tc>
          <w:tcPr>
            <w:tcW w:w="3991" w:type="dxa"/>
            <w:shd w:val="clear" w:color="auto" w:fill="auto"/>
            <w:vAlign w:val="center"/>
          </w:tcPr>
          <w:p w14:paraId="7F3995D8" w14:textId="77777777" w:rsidR="008E7C49" w:rsidRDefault="00E53FE3">
            <w:pPr>
              <w:spacing w:line="360" w:lineRule="auto"/>
              <w:rPr>
                <w:color w:val="000000"/>
                <w:szCs w:val="21"/>
              </w:rPr>
            </w:pPr>
            <w:r>
              <w:rPr>
                <w:rFonts w:hint="eastAsia"/>
                <w:szCs w:val="21"/>
              </w:rPr>
              <w:t>开发经验不足</w:t>
            </w:r>
          </w:p>
        </w:tc>
        <w:tc>
          <w:tcPr>
            <w:tcW w:w="1379" w:type="dxa"/>
            <w:shd w:val="clear" w:color="auto" w:fill="auto"/>
            <w:vAlign w:val="center"/>
          </w:tcPr>
          <w:p w14:paraId="5F367BFF"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483FE1A5"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C04205" w14:textId="77777777" w:rsidR="008E7C49" w:rsidRDefault="00E53FE3">
            <w:pPr>
              <w:spacing w:line="360" w:lineRule="auto"/>
              <w:rPr>
                <w:color w:val="000000"/>
                <w:szCs w:val="21"/>
              </w:rPr>
            </w:pPr>
            <w:r>
              <w:rPr>
                <w:rFonts w:hint="eastAsia"/>
                <w:color w:val="000000"/>
                <w:szCs w:val="21"/>
              </w:rPr>
              <w:t>中</w:t>
            </w:r>
          </w:p>
        </w:tc>
      </w:tr>
      <w:tr w:rsidR="008E7C49" w14:paraId="5C73F73D" w14:textId="77777777">
        <w:trPr>
          <w:trHeight w:val="285"/>
        </w:trPr>
        <w:tc>
          <w:tcPr>
            <w:tcW w:w="3991" w:type="dxa"/>
            <w:shd w:val="clear" w:color="auto" w:fill="auto"/>
            <w:vAlign w:val="center"/>
          </w:tcPr>
          <w:p w14:paraId="76802571" w14:textId="77777777" w:rsidR="008E7C49" w:rsidRDefault="00E53FE3">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14:paraId="2D29579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2610FE5D"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4FB0176" w14:textId="77777777" w:rsidR="008E7C49" w:rsidRDefault="00E53FE3">
            <w:pPr>
              <w:spacing w:line="360" w:lineRule="auto"/>
              <w:rPr>
                <w:color w:val="000000"/>
                <w:szCs w:val="21"/>
              </w:rPr>
            </w:pPr>
            <w:r>
              <w:rPr>
                <w:rFonts w:hint="eastAsia"/>
                <w:color w:val="000000"/>
                <w:szCs w:val="21"/>
              </w:rPr>
              <w:t>高</w:t>
            </w:r>
          </w:p>
        </w:tc>
      </w:tr>
      <w:tr w:rsidR="008E7C49" w14:paraId="5B788932" w14:textId="77777777">
        <w:trPr>
          <w:trHeight w:val="285"/>
        </w:trPr>
        <w:tc>
          <w:tcPr>
            <w:tcW w:w="3991" w:type="dxa"/>
            <w:shd w:val="clear" w:color="auto" w:fill="auto"/>
            <w:vAlign w:val="center"/>
          </w:tcPr>
          <w:p w14:paraId="67E0C43C" w14:textId="77777777" w:rsidR="008E7C49" w:rsidRDefault="00E53FE3">
            <w:pPr>
              <w:spacing w:line="360" w:lineRule="auto"/>
              <w:rPr>
                <w:color w:val="000000"/>
                <w:szCs w:val="21"/>
              </w:rPr>
            </w:pPr>
            <w:r>
              <w:rPr>
                <w:rFonts w:hint="eastAsia"/>
                <w:szCs w:val="21"/>
              </w:rPr>
              <w:t>客户认为界面原型不行</w:t>
            </w:r>
          </w:p>
        </w:tc>
        <w:tc>
          <w:tcPr>
            <w:tcW w:w="1379" w:type="dxa"/>
            <w:shd w:val="clear" w:color="auto" w:fill="auto"/>
            <w:vAlign w:val="center"/>
          </w:tcPr>
          <w:p w14:paraId="34D5334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21CD97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7CFD704" w14:textId="77777777" w:rsidR="008E7C49" w:rsidRDefault="00E53FE3">
            <w:pPr>
              <w:spacing w:line="360" w:lineRule="auto"/>
              <w:rPr>
                <w:color w:val="000000"/>
                <w:szCs w:val="21"/>
              </w:rPr>
            </w:pPr>
            <w:r>
              <w:rPr>
                <w:rFonts w:hint="eastAsia"/>
                <w:color w:val="000000"/>
                <w:szCs w:val="21"/>
              </w:rPr>
              <w:t>高</w:t>
            </w:r>
          </w:p>
        </w:tc>
      </w:tr>
      <w:tr w:rsidR="008E7C49" w14:paraId="1B46FECE" w14:textId="77777777">
        <w:trPr>
          <w:trHeight w:val="285"/>
        </w:trPr>
        <w:tc>
          <w:tcPr>
            <w:tcW w:w="3991" w:type="dxa"/>
            <w:shd w:val="clear" w:color="auto" w:fill="auto"/>
            <w:vAlign w:val="center"/>
          </w:tcPr>
          <w:p w14:paraId="3A342DB6" w14:textId="77777777" w:rsidR="008E7C49" w:rsidRDefault="00E53FE3">
            <w:pPr>
              <w:spacing w:line="360" w:lineRule="auto"/>
              <w:rPr>
                <w:color w:val="000000"/>
                <w:szCs w:val="21"/>
              </w:rPr>
            </w:pPr>
            <w:r>
              <w:rPr>
                <w:rFonts w:hint="eastAsia"/>
                <w:szCs w:val="21"/>
              </w:rPr>
              <w:t>组员因事长期离开</w:t>
            </w:r>
          </w:p>
        </w:tc>
        <w:tc>
          <w:tcPr>
            <w:tcW w:w="1379" w:type="dxa"/>
            <w:shd w:val="clear" w:color="auto" w:fill="auto"/>
            <w:vAlign w:val="center"/>
          </w:tcPr>
          <w:p w14:paraId="7ECA8431"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3A3E4D47"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32771D7" w14:textId="77777777" w:rsidR="008E7C49" w:rsidRDefault="00E53FE3">
            <w:pPr>
              <w:spacing w:line="360" w:lineRule="auto"/>
              <w:rPr>
                <w:color w:val="000000"/>
                <w:szCs w:val="21"/>
              </w:rPr>
            </w:pPr>
            <w:r>
              <w:rPr>
                <w:rFonts w:hint="eastAsia"/>
                <w:color w:val="000000"/>
                <w:szCs w:val="21"/>
              </w:rPr>
              <w:t>低</w:t>
            </w:r>
          </w:p>
        </w:tc>
      </w:tr>
      <w:tr w:rsidR="008E7C49" w14:paraId="748F626D" w14:textId="77777777">
        <w:trPr>
          <w:trHeight w:val="285"/>
        </w:trPr>
        <w:tc>
          <w:tcPr>
            <w:tcW w:w="3991" w:type="dxa"/>
            <w:shd w:val="clear" w:color="auto" w:fill="auto"/>
            <w:vAlign w:val="center"/>
          </w:tcPr>
          <w:p w14:paraId="0DA9D313" w14:textId="77777777" w:rsidR="008E7C49" w:rsidRDefault="00E53FE3">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14:paraId="471326CA"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4C3F7A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D000367" w14:textId="77777777" w:rsidR="008E7C49" w:rsidRDefault="00E53FE3">
            <w:pPr>
              <w:spacing w:line="360" w:lineRule="auto"/>
              <w:rPr>
                <w:color w:val="000000"/>
                <w:szCs w:val="21"/>
              </w:rPr>
            </w:pPr>
            <w:r>
              <w:rPr>
                <w:rFonts w:hint="eastAsia"/>
                <w:color w:val="000000"/>
                <w:szCs w:val="21"/>
              </w:rPr>
              <w:t>低</w:t>
            </w:r>
          </w:p>
        </w:tc>
      </w:tr>
      <w:tr w:rsidR="008E7C49" w14:paraId="76866EAB" w14:textId="77777777">
        <w:trPr>
          <w:trHeight w:val="285"/>
        </w:trPr>
        <w:tc>
          <w:tcPr>
            <w:tcW w:w="3991" w:type="dxa"/>
            <w:shd w:val="clear" w:color="auto" w:fill="auto"/>
            <w:vAlign w:val="center"/>
          </w:tcPr>
          <w:p w14:paraId="3BBFF1E6" w14:textId="77777777" w:rsidR="008E7C49" w:rsidRDefault="00E53FE3">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14:paraId="4DAFD999"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6E3BA2A3"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0DB422D" w14:textId="77777777" w:rsidR="008E7C49" w:rsidRDefault="00E53FE3">
            <w:pPr>
              <w:spacing w:line="360" w:lineRule="auto"/>
              <w:rPr>
                <w:color w:val="000000"/>
                <w:szCs w:val="21"/>
              </w:rPr>
            </w:pPr>
            <w:r>
              <w:rPr>
                <w:rFonts w:hint="eastAsia"/>
                <w:color w:val="000000"/>
                <w:szCs w:val="21"/>
              </w:rPr>
              <w:t>高</w:t>
            </w:r>
          </w:p>
        </w:tc>
      </w:tr>
      <w:tr w:rsidR="008E7C49" w14:paraId="667CE917" w14:textId="77777777">
        <w:trPr>
          <w:trHeight w:val="285"/>
        </w:trPr>
        <w:tc>
          <w:tcPr>
            <w:tcW w:w="3991" w:type="dxa"/>
            <w:shd w:val="clear" w:color="auto" w:fill="auto"/>
            <w:vAlign w:val="center"/>
          </w:tcPr>
          <w:p w14:paraId="1E508A6A" w14:textId="77777777" w:rsidR="008E7C49" w:rsidRDefault="00E53FE3">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14:paraId="12DABFE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D01C282"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78FE624" w14:textId="77777777" w:rsidR="008E7C49" w:rsidRDefault="00E53FE3">
            <w:pPr>
              <w:spacing w:line="360" w:lineRule="auto"/>
              <w:rPr>
                <w:color w:val="000000"/>
                <w:szCs w:val="21"/>
              </w:rPr>
            </w:pPr>
            <w:r>
              <w:rPr>
                <w:rFonts w:hint="eastAsia"/>
                <w:color w:val="000000"/>
                <w:szCs w:val="21"/>
              </w:rPr>
              <w:t>低</w:t>
            </w:r>
          </w:p>
        </w:tc>
      </w:tr>
      <w:tr w:rsidR="00060255" w14:paraId="3773D2A0" w14:textId="77777777">
        <w:trPr>
          <w:trHeight w:val="285"/>
          <w:ins w:id="290" w:author="Administrator" w:date="2018-11-04T20:05:00Z"/>
        </w:trPr>
        <w:tc>
          <w:tcPr>
            <w:tcW w:w="3991" w:type="dxa"/>
            <w:shd w:val="clear" w:color="auto" w:fill="auto"/>
            <w:vAlign w:val="center"/>
          </w:tcPr>
          <w:p w14:paraId="72F426C7" w14:textId="329F3011" w:rsidR="00060255" w:rsidRDefault="00060255">
            <w:pPr>
              <w:spacing w:line="360" w:lineRule="auto"/>
              <w:rPr>
                <w:ins w:id="291" w:author="Administrator" w:date="2018-11-04T20:05:00Z"/>
                <w:szCs w:val="21"/>
              </w:rPr>
            </w:pPr>
            <w:ins w:id="292" w:author="Administrator" w:date="2018-11-04T20:05:00Z">
              <w:r>
                <w:rPr>
                  <w:rFonts w:hint="eastAsia"/>
                  <w:szCs w:val="21"/>
                </w:rPr>
                <w:t>小组</w:t>
              </w:r>
              <w:r>
                <w:rPr>
                  <w:szCs w:val="21"/>
                </w:rPr>
                <w:t>人员去</w:t>
              </w:r>
            </w:ins>
            <w:ins w:id="293" w:author="Administrator" w:date="2018-11-04T20:06:00Z">
              <w:r>
                <w:rPr>
                  <w:rFonts w:hint="eastAsia"/>
                  <w:szCs w:val="21"/>
                </w:rPr>
                <w:t>见女朋友</w:t>
              </w:r>
              <w:r>
                <w:rPr>
                  <w:szCs w:val="21"/>
                </w:rPr>
                <w:t>导致连工作都忘记</w:t>
              </w:r>
            </w:ins>
          </w:p>
        </w:tc>
        <w:tc>
          <w:tcPr>
            <w:tcW w:w="1379" w:type="dxa"/>
            <w:shd w:val="clear" w:color="auto" w:fill="auto"/>
            <w:vAlign w:val="center"/>
          </w:tcPr>
          <w:p w14:paraId="1B80A764" w14:textId="2003CFDF" w:rsidR="00060255" w:rsidRDefault="00060255">
            <w:pPr>
              <w:spacing w:line="360" w:lineRule="auto"/>
              <w:rPr>
                <w:ins w:id="294" w:author="Administrator" w:date="2018-11-04T20:05:00Z"/>
                <w:color w:val="000000"/>
                <w:szCs w:val="21"/>
              </w:rPr>
            </w:pPr>
            <w:ins w:id="295" w:author="Administrator" w:date="2018-11-04T20:06:00Z">
              <w:r>
                <w:rPr>
                  <w:rFonts w:hint="eastAsia"/>
                  <w:color w:val="000000"/>
                  <w:szCs w:val="21"/>
                </w:rPr>
                <w:t>高</w:t>
              </w:r>
            </w:ins>
          </w:p>
        </w:tc>
        <w:tc>
          <w:tcPr>
            <w:tcW w:w="1463" w:type="dxa"/>
            <w:shd w:val="clear" w:color="auto" w:fill="auto"/>
            <w:vAlign w:val="center"/>
          </w:tcPr>
          <w:p w14:paraId="31A26DFD" w14:textId="4D4A73BB" w:rsidR="00060255" w:rsidRDefault="00060255">
            <w:pPr>
              <w:spacing w:line="360" w:lineRule="auto"/>
              <w:rPr>
                <w:ins w:id="296" w:author="Administrator" w:date="2018-11-04T20:05:00Z"/>
                <w:color w:val="000000"/>
                <w:szCs w:val="21"/>
              </w:rPr>
            </w:pPr>
            <w:ins w:id="297" w:author="Administrator" w:date="2018-11-04T20:06:00Z">
              <w:r>
                <w:rPr>
                  <w:rFonts w:hint="eastAsia"/>
                  <w:color w:val="000000"/>
                  <w:szCs w:val="21"/>
                </w:rPr>
                <w:t>高</w:t>
              </w:r>
            </w:ins>
          </w:p>
        </w:tc>
        <w:tc>
          <w:tcPr>
            <w:tcW w:w="1463" w:type="dxa"/>
            <w:shd w:val="clear" w:color="auto" w:fill="auto"/>
            <w:vAlign w:val="center"/>
          </w:tcPr>
          <w:p w14:paraId="3F624167" w14:textId="3C469EFB" w:rsidR="00060255" w:rsidRDefault="00060255">
            <w:pPr>
              <w:spacing w:line="360" w:lineRule="auto"/>
              <w:rPr>
                <w:ins w:id="298" w:author="Administrator" w:date="2018-11-04T20:05:00Z"/>
                <w:color w:val="000000"/>
                <w:szCs w:val="21"/>
              </w:rPr>
            </w:pPr>
            <w:ins w:id="299" w:author="Administrator" w:date="2018-11-04T20:06:00Z">
              <w:r>
                <w:rPr>
                  <w:rFonts w:hint="eastAsia"/>
                  <w:color w:val="000000"/>
                  <w:szCs w:val="21"/>
                </w:rPr>
                <w:t>高</w:t>
              </w:r>
            </w:ins>
          </w:p>
        </w:tc>
      </w:tr>
    </w:tbl>
    <w:p w14:paraId="6106F47D" w14:textId="77777777" w:rsidR="008E7C49" w:rsidRDefault="00E53FE3">
      <w:pPr>
        <w:pStyle w:val="2"/>
        <w:spacing w:line="360" w:lineRule="auto"/>
      </w:pPr>
      <w:bookmarkStart w:id="300" w:name="_Toc528697493"/>
      <w:r>
        <w:rPr>
          <w:rFonts w:hint="eastAsia"/>
        </w:rPr>
        <w:t>7.5</w:t>
      </w:r>
      <w:r>
        <w:t xml:space="preserve"> </w:t>
      </w:r>
      <w:r>
        <w:rPr>
          <w:rFonts w:hint="eastAsia"/>
        </w:rPr>
        <w:t>风险控制</w:t>
      </w:r>
      <w:bookmarkEnd w:id="30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8E7C49" w14:paraId="5D12CA7F" w14:textId="77777777">
        <w:trPr>
          <w:trHeight w:val="524"/>
        </w:trPr>
        <w:tc>
          <w:tcPr>
            <w:tcW w:w="4262" w:type="dxa"/>
            <w:shd w:val="clear" w:color="auto" w:fill="auto"/>
            <w:vAlign w:val="center"/>
          </w:tcPr>
          <w:p w14:paraId="62DE5725" w14:textId="77777777" w:rsidR="008E7C49" w:rsidRDefault="00E53FE3">
            <w:pPr>
              <w:spacing w:line="360" w:lineRule="auto"/>
              <w:jc w:val="center"/>
              <w:rPr>
                <w:b/>
                <w:sz w:val="24"/>
                <w:szCs w:val="21"/>
              </w:rPr>
            </w:pPr>
            <w:r>
              <w:rPr>
                <w:rFonts w:hint="eastAsia"/>
                <w:b/>
                <w:sz w:val="24"/>
                <w:szCs w:val="21"/>
              </w:rPr>
              <w:t>风险</w:t>
            </w:r>
          </w:p>
        </w:tc>
        <w:tc>
          <w:tcPr>
            <w:tcW w:w="4034" w:type="dxa"/>
            <w:shd w:val="clear" w:color="auto" w:fill="auto"/>
            <w:vAlign w:val="center"/>
          </w:tcPr>
          <w:p w14:paraId="06C20A53" w14:textId="77777777" w:rsidR="008E7C49" w:rsidRDefault="00E53FE3">
            <w:pPr>
              <w:spacing w:line="360" w:lineRule="auto"/>
              <w:jc w:val="center"/>
              <w:rPr>
                <w:b/>
                <w:sz w:val="24"/>
                <w:szCs w:val="21"/>
              </w:rPr>
            </w:pPr>
            <w:r>
              <w:rPr>
                <w:rFonts w:hint="eastAsia"/>
                <w:b/>
                <w:sz w:val="24"/>
                <w:szCs w:val="21"/>
              </w:rPr>
              <w:t>控制手段</w:t>
            </w:r>
          </w:p>
        </w:tc>
      </w:tr>
      <w:tr w:rsidR="008E7C49" w14:paraId="18043CED" w14:textId="77777777">
        <w:trPr>
          <w:trHeight w:val="312"/>
        </w:trPr>
        <w:tc>
          <w:tcPr>
            <w:tcW w:w="4262" w:type="dxa"/>
            <w:shd w:val="clear" w:color="auto" w:fill="auto"/>
            <w:vAlign w:val="center"/>
          </w:tcPr>
          <w:p w14:paraId="34EF5AC1" w14:textId="77777777" w:rsidR="008E7C49" w:rsidRDefault="00E53FE3">
            <w:pPr>
              <w:spacing w:line="360" w:lineRule="auto"/>
              <w:rPr>
                <w:szCs w:val="21"/>
              </w:rPr>
            </w:pPr>
            <w:r>
              <w:rPr>
                <w:rFonts w:hint="eastAsia"/>
                <w:szCs w:val="21"/>
              </w:rPr>
              <w:t>小组人员因事请假</w:t>
            </w:r>
          </w:p>
        </w:tc>
        <w:tc>
          <w:tcPr>
            <w:tcW w:w="4034" w:type="dxa"/>
            <w:shd w:val="clear" w:color="auto" w:fill="auto"/>
            <w:vAlign w:val="center"/>
          </w:tcPr>
          <w:p w14:paraId="5D79782D" w14:textId="77777777" w:rsidR="008E7C49" w:rsidRDefault="00E53FE3">
            <w:pPr>
              <w:spacing w:line="360" w:lineRule="auto"/>
              <w:rPr>
                <w:szCs w:val="21"/>
              </w:rPr>
            </w:pPr>
            <w:r>
              <w:rPr>
                <w:rFonts w:hint="eastAsia"/>
                <w:szCs w:val="21"/>
              </w:rPr>
              <w:t>更改一下任务的分配</w:t>
            </w:r>
          </w:p>
        </w:tc>
      </w:tr>
      <w:tr w:rsidR="008E7C49" w14:paraId="3C24EF15" w14:textId="77777777">
        <w:trPr>
          <w:trHeight w:val="280"/>
        </w:trPr>
        <w:tc>
          <w:tcPr>
            <w:tcW w:w="4262" w:type="dxa"/>
            <w:shd w:val="clear" w:color="auto" w:fill="auto"/>
            <w:vAlign w:val="center"/>
          </w:tcPr>
          <w:p w14:paraId="75A21D1F" w14:textId="77777777" w:rsidR="008E7C49" w:rsidRDefault="00E53FE3">
            <w:pPr>
              <w:spacing w:line="360" w:lineRule="auto"/>
              <w:rPr>
                <w:szCs w:val="21"/>
              </w:rPr>
            </w:pPr>
            <w:r>
              <w:rPr>
                <w:rFonts w:hint="eastAsia"/>
                <w:szCs w:val="21"/>
              </w:rPr>
              <w:t>个别人员无法完成项目</w:t>
            </w:r>
          </w:p>
        </w:tc>
        <w:tc>
          <w:tcPr>
            <w:tcW w:w="4034" w:type="dxa"/>
            <w:shd w:val="clear" w:color="auto" w:fill="auto"/>
            <w:vAlign w:val="center"/>
          </w:tcPr>
          <w:p w14:paraId="674423F9" w14:textId="77777777" w:rsidR="008E7C49" w:rsidRDefault="00E53FE3">
            <w:pPr>
              <w:spacing w:line="360" w:lineRule="auto"/>
              <w:rPr>
                <w:szCs w:val="21"/>
              </w:rPr>
            </w:pPr>
            <w:r>
              <w:rPr>
                <w:rFonts w:hint="eastAsia"/>
                <w:szCs w:val="21"/>
              </w:rPr>
              <w:t>对能力进行培训提升</w:t>
            </w:r>
          </w:p>
        </w:tc>
      </w:tr>
      <w:tr w:rsidR="008E7C49" w14:paraId="7366A777" w14:textId="77777777">
        <w:trPr>
          <w:trHeight w:val="90"/>
        </w:trPr>
        <w:tc>
          <w:tcPr>
            <w:tcW w:w="4262" w:type="dxa"/>
            <w:shd w:val="clear" w:color="auto" w:fill="auto"/>
            <w:vAlign w:val="center"/>
          </w:tcPr>
          <w:p w14:paraId="6FF4DA7C" w14:textId="77777777" w:rsidR="008E7C49" w:rsidRDefault="00E53FE3">
            <w:pPr>
              <w:spacing w:line="360" w:lineRule="auto"/>
              <w:rPr>
                <w:szCs w:val="21"/>
              </w:rPr>
            </w:pPr>
            <w:r>
              <w:rPr>
                <w:rFonts w:hint="eastAsia"/>
                <w:szCs w:val="21"/>
              </w:rPr>
              <w:t>git</w:t>
            </w:r>
            <w:r>
              <w:rPr>
                <w:rFonts w:hint="eastAsia"/>
                <w:szCs w:val="21"/>
              </w:rPr>
              <w:t>远端仓库崩溃</w:t>
            </w:r>
          </w:p>
        </w:tc>
        <w:tc>
          <w:tcPr>
            <w:tcW w:w="4034" w:type="dxa"/>
            <w:shd w:val="clear" w:color="auto" w:fill="auto"/>
            <w:vAlign w:val="center"/>
          </w:tcPr>
          <w:p w14:paraId="1F6EA96E" w14:textId="77777777" w:rsidR="008E7C49" w:rsidRDefault="00E53FE3">
            <w:pPr>
              <w:spacing w:line="360" w:lineRule="auto"/>
              <w:rPr>
                <w:szCs w:val="21"/>
              </w:rPr>
            </w:pPr>
            <w:r>
              <w:rPr>
                <w:rFonts w:hint="eastAsia"/>
                <w:szCs w:val="21"/>
              </w:rPr>
              <w:t>立即创建新的仓库</w:t>
            </w:r>
          </w:p>
        </w:tc>
      </w:tr>
      <w:tr w:rsidR="008E7C49" w14:paraId="192D354B" w14:textId="77777777">
        <w:trPr>
          <w:trHeight w:val="220"/>
        </w:trPr>
        <w:tc>
          <w:tcPr>
            <w:tcW w:w="4262" w:type="dxa"/>
            <w:shd w:val="clear" w:color="auto" w:fill="auto"/>
            <w:vAlign w:val="center"/>
          </w:tcPr>
          <w:p w14:paraId="44337D83" w14:textId="77777777" w:rsidR="008E7C49" w:rsidRDefault="00E53FE3">
            <w:pPr>
              <w:spacing w:line="360" w:lineRule="auto"/>
              <w:rPr>
                <w:szCs w:val="21"/>
              </w:rPr>
            </w:pPr>
            <w:r>
              <w:rPr>
                <w:rFonts w:hint="eastAsia"/>
                <w:szCs w:val="21"/>
              </w:rPr>
              <w:t>与干系人联系邮件发送内容或格式错误</w:t>
            </w:r>
          </w:p>
        </w:tc>
        <w:tc>
          <w:tcPr>
            <w:tcW w:w="4034" w:type="dxa"/>
            <w:shd w:val="clear" w:color="auto" w:fill="auto"/>
            <w:vAlign w:val="center"/>
          </w:tcPr>
          <w:p w14:paraId="0662D90B" w14:textId="77777777" w:rsidR="008E7C49" w:rsidRDefault="00E53FE3">
            <w:pPr>
              <w:spacing w:line="360" w:lineRule="auto"/>
              <w:rPr>
                <w:szCs w:val="21"/>
              </w:rPr>
            </w:pPr>
            <w:r>
              <w:rPr>
                <w:rFonts w:hint="eastAsia"/>
                <w:szCs w:val="21"/>
              </w:rPr>
              <w:t>提前发邮件，及时发现错误并修正</w:t>
            </w:r>
          </w:p>
        </w:tc>
      </w:tr>
      <w:tr w:rsidR="008E7C49" w14:paraId="46392E6A" w14:textId="77777777">
        <w:trPr>
          <w:trHeight w:val="295"/>
        </w:trPr>
        <w:tc>
          <w:tcPr>
            <w:tcW w:w="4262" w:type="dxa"/>
            <w:shd w:val="clear" w:color="auto" w:fill="auto"/>
            <w:vAlign w:val="center"/>
          </w:tcPr>
          <w:p w14:paraId="76623DDB" w14:textId="77777777" w:rsidR="008E7C49" w:rsidRDefault="00E53FE3">
            <w:pPr>
              <w:spacing w:line="360" w:lineRule="auto"/>
              <w:rPr>
                <w:szCs w:val="21"/>
              </w:rPr>
            </w:pPr>
            <w:r>
              <w:rPr>
                <w:rFonts w:hint="eastAsia"/>
                <w:szCs w:val="21"/>
              </w:rPr>
              <w:t>项目文件结构不符合要求</w:t>
            </w:r>
          </w:p>
        </w:tc>
        <w:tc>
          <w:tcPr>
            <w:tcW w:w="4034" w:type="dxa"/>
            <w:shd w:val="clear" w:color="auto" w:fill="auto"/>
            <w:vAlign w:val="center"/>
          </w:tcPr>
          <w:p w14:paraId="31EC02EE" w14:textId="77777777" w:rsidR="008E7C49" w:rsidRDefault="00E53FE3">
            <w:pPr>
              <w:spacing w:line="360" w:lineRule="auto"/>
              <w:rPr>
                <w:szCs w:val="21"/>
              </w:rPr>
            </w:pPr>
            <w:r>
              <w:rPr>
                <w:rFonts w:hint="eastAsia"/>
                <w:szCs w:val="21"/>
              </w:rPr>
              <w:t>配置管理</w:t>
            </w:r>
            <w:proofErr w:type="gramStart"/>
            <w:r>
              <w:rPr>
                <w:rFonts w:hint="eastAsia"/>
                <w:szCs w:val="21"/>
              </w:rPr>
              <w:t>员修改</w:t>
            </w:r>
            <w:proofErr w:type="gramEnd"/>
            <w:r>
              <w:rPr>
                <w:rFonts w:hint="eastAsia"/>
                <w:szCs w:val="21"/>
              </w:rPr>
              <w:t>文件结构</w:t>
            </w:r>
          </w:p>
        </w:tc>
      </w:tr>
      <w:tr w:rsidR="008E7C49" w14:paraId="283C301F" w14:textId="77777777">
        <w:trPr>
          <w:trHeight w:val="405"/>
        </w:trPr>
        <w:tc>
          <w:tcPr>
            <w:tcW w:w="4262" w:type="dxa"/>
            <w:shd w:val="clear" w:color="auto" w:fill="auto"/>
            <w:vAlign w:val="center"/>
          </w:tcPr>
          <w:p w14:paraId="1AB67D10" w14:textId="77777777" w:rsidR="008E7C49" w:rsidRDefault="00E53FE3">
            <w:pPr>
              <w:spacing w:line="360" w:lineRule="auto"/>
              <w:rPr>
                <w:szCs w:val="21"/>
              </w:rPr>
            </w:pPr>
            <w:r>
              <w:rPr>
                <w:rFonts w:hint="eastAsia"/>
                <w:szCs w:val="21"/>
              </w:rPr>
              <w:lastRenderedPageBreak/>
              <w:t>对未来的计划和安排有疑问</w:t>
            </w:r>
          </w:p>
        </w:tc>
        <w:tc>
          <w:tcPr>
            <w:tcW w:w="4034" w:type="dxa"/>
            <w:shd w:val="clear" w:color="auto" w:fill="auto"/>
            <w:vAlign w:val="center"/>
          </w:tcPr>
          <w:p w14:paraId="65E89F82" w14:textId="77777777" w:rsidR="008E7C49" w:rsidRDefault="00E53FE3">
            <w:pPr>
              <w:spacing w:line="360" w:lineRule="auto"/>
              <w:rPr>
                <w:szCs w:val="21"/>
              </w:rPr>
            </w:pPr>
            <w:proofErr w:type="gramStart"/>
            <w:r>
              <w:rPr>
                <w:rFonts w:hint="eastAsia"/>
                <w:szCs w:val="21"/>
              </w:rPr>
              <w:t>找指导</w:t>
            </w:r>
            <w:proofErr w:type="gramEnd"/>
            <w:r>
              <w:rPr>
                <w:rFonts w:hint="eastAsia"/>
                <w:szCs w:val="21"/>
              </w:rPr>
              <w:t>老师明确任务，给组员分配好未来一周的工作</w:t>
            </w:r>
          </w:p>
        </w:tc>
      </w:tr>
      <w:tr w:rsidR="008E7C49" w14:paraId="56DA8D05" w14:textId="77777777">
        <w:trPr>
          <w:trHeight w:val="134"/>
        </w:trPr>
        <w:tc>
          <w:tcPr>
            <w:tcW w:w="4262" w:type="dxa"/>
            <w:shd w:val="clear" w:color="auto" w:fill="auto"/>
            <w:vAlign w:val="center"/>
          </w:tcPr>
          <w:p w14:paraId="280ECC56" w14:textId="77777777" w:rsidR="008E7C49" w:rsidRDefault="00E53FE3">
            <w:pPr>
              <w:spacing w:line="360" w:lineRule="auto"/>
              <w:rPr>
                <w:szCs w:val="21"/>
              </w:rPr>
            </w:pPr>
            <w:r>
              <w:rPr>
                <w:rFonts w:hint="eastAsia"/>
                <w:szCs w:val="21"/>
              </w:rPr>
              <w:t>没有及时关注组内最新消息安排</w:t>
            </w:r>
          </w:p>
        </w:tc>
        <w:tc>
          <w:tcPr>
            <w:tcW w:w="4034" w:type="dxa"/>
            <w:shd w:val="clear" w:color="auto" w:fill="auto"/>
            <w:vAlign w:val="center"/>
          </w:tcPr>
          <w:p w14:paraId="5AC1C61F" w14:textId="77777777" w:rsidR="008E7C49" w:rsidRDefault="00E53FE3">
            <w:pPr>
              <w:spacing w:line="360" w:lineRule="auto"/>
              <w:rPr>
                <w:szCs w:val="21"/>
              </w:rPr>
            </w:pPr>
            <w:r>
              <w:rPr>
                <w:rFonts w:hint="eastAsia"/>
                <w:szCs w:val="21"/>
              </w:rPr>
              <w:t>多看看</w:t>
            </w:r>
            <w:proofErr w:type="gramStart"/>
            <w:r>
              <w:rPr>
                <w:rFonts w:hint="eastAsia"/>
                <w:szCs w:val="21"/>
              </w:rPr>
              <w:t>微信群了解</w:t>
            </w:r>
            <w:proofErr w:type="gramEnd"/>
            <w:r>
              <w:rPr>
                <w:rFonts w:hint="eastAsia"/>
                <w:szCs w:val="21"/>
              </w:rPr>
              <w:t>最新动态</w:t>
            </w:r>
          </w:p>
        </w:tc>
      </w:tr>
      <w:tr w:rsidR="008E7C49" w14:paraId="4F19237C" w14:textId="77777777">
        <w:trPr>
          <w:trHeight w:val="90"/>
        </w:trPr>
        <w:tc>
          <w:tcPr>
            <w:tcW w:w="4262" w:type="dxa"/>
            <w:shd w:val="clear" w:color="auto" w:fill="auto"/>
            <w:vAlign w:val="center"/>
          </w:tcPr>
          <w:p w14:paraId="1960D907" w14:textId="77777777" w:rsidR="008E7C49" w:rsidRDefault="00E53FE3">
            <w:pPr>
              <w:spacing w:line="360" w:lineRule="auto"/>
              <w:rPr>
                <w:szCs w:val="21"/>
              </w:rPr>
            </w:pPr>
            <w:r>
              <w:rPr>
                <w:rFonts w:hint="eastAsia"/>
                <w:szCs w:val="21"/>
              </w:rPr>
              <w:t>开发经验不足</w:t>
            </w:r>
          </w:p>
        </w:tc>
        <w:tc>
          <w:tcPr>
            <w:tcW w:w="4034" w:type="dxa"/>
            <w:shd w:val="clear" w:color="auto" w:fill="auto"/>
            <w:vAlign w:val="center"/>
          </w:tcPr>
          <w:p w14:paraId="33729DB6" w14:textId="77777777" w:rsidR="008E7C49" w:rsidRDefault="00E53FE3">
            <w:pPr>
              <w:spacing w:line="360" w:lineRule="auto"/>
              <w:rPr>
                <w:szCs w:val="21"/>
              </w:rPr>
            </w:pPr>
            <w:r>
              <w:rPr>
                <w:rFonts w:hint="eastAsia"/>
                <w:szCs w:val="21"/>
              </w:rPr>
              <w:t>去</w:t>
            </w:r>
            <w:proofErr w:type="gramStart"/>
            <w:r>
              <w:rPr>
                <w:rFonts w:hint="eastAsia"/>
                <w:szCs w:val="21"/>
              </w:rPr>
              <w:t>找标准</w:t>
            </w:r>
            <w:proofErr w:type="gramEnd"/>
            <w:r>
              <w:rPr>
                <w:rFonts w:hint="eastAsia"/>
                <w:szCs w:val="21"/>
              </w:rPr>
              <w:t>样本</w:t>
            </w:r>
          </w:p>
        </w:tc>
      </w:tr>
      <w:tr w:rsidR="008E7C49" w14:paraId="56D69195" w14:textId="77777777">
        <w:trPr>
          <w:trHeight w:val="510"/>
        </w:trPr>
        <w:tc>
          <w:tcPr>
            <w:tcW w:w="4262" w:type="dxa"/>
            <w:shd w:val="clear" w:color="auto" w:fill="auto"/>
            <w:vAlign w:val="center"/>
          </w:tcPr>
          <w:p w14:paraId="12733A1F" w14:textId="77777777" w:rsidR="008E7C49" w:rsidRDefault="00E53FE3">
            <w:pPr>
              <w:spacing w:line="360" w:lineRule="auto"/>
              <w:rPr>
                <w:szCs w:val="21"/>
              </w:rPr>
            </w:pPr>
            <w:r>
              <w:rPr>
                <w:rFonts w:hint="eastAsia"/>
                <w:szCs w:val="21"/>
              </w:rPr>
              <w:t>人员空闲时间不确定</w:t>
            </w:r>
          </w:p>
        </w:tc>
        <w:tc>
          <w:tcPr>
            <w:tcW w:w="4034" w:type="dxa"/>
            <w:shd w:val="clear" w:color="auto" w:fill="auto"/>
            <w:vAlign w:val="center"/>
          </w:tcPr>
          <w:p w14:paraId="69896437" w14:textId="77777777" w:rsidR="008E7C49" w:rsidRDefault="00E53FE3">
            <w:pPr>
              <w:spacing w:line="360" w:lineRule="auto"/>
              <w:rPr>
                <w:szCs w:val="21"/>
              </w:rPr>
            </w:pPr>
            <w:r>
              <w:rPr>
                <w:rFonts w:hint="eastAsia"/>
                <w:szCs w:val="21"/>
              </w:rPr>
              <w:t>开会时提前明确接下来一周的安排，有事需请假</w:t>
            </w:r>
          </w:p>
        </w:tc>
      </w:tr>
      <w:tr w:rsidR="008E7C49" w14:paraId="40ED4CE6" w14:textId="77777777">
        <w:trPr>
          <w:trHeight w:val="90"/>
        </w:trPr>
        <w:tc>
          <w:tcPr>
            <w:tcW w:w="4262" w:type="dxa"/>
            <w:shd w:val="clear" w:color="auto" w:fill="auto"/>
            <w:vAlign w:val="center"/>
          </w:tcPr>
          <w:p w14:paraId="009BE7C9" w14:textId="77777777" w:rsidR="008E7C49" w:rsidRDefault="00E53FE3">
            <w:pPr>
              <w:spacing w:line="360" w:lineRule="auto"/>
              <w:rPr>
                <w:szCs w:val="21"/>
              </w:rPr>
            </w:pPr>
            <w:r>
              <w:rPr>
                <w:rFonts w:hint="eastAsia"/>
                <w:szCs w:val="21"/>
              </w:rPr>
              <w:t>客户认为界面原型不行</w:t>
            </w:r>
          </w:p>
        </w:tc>
        <w:tc>
          <w:tcPr>
            <w:tcW w:w="4034" w:type="dxa"/>
            <w:shd w:val="clear" w:color="auto" w:fill="auto"/>
            <w:vAlign w:val="center"/>
          </w:tcPr>
          <w:p w14:paraId="7817B7A6" w14:textId="77777777" w:rsidR="008E7C49" w:rsidRDefault="00E53FE3">
            <w:pPr>
              <w:spacing w:line="360" w:lineRule="auto"/>
              <w:rPr>
                <w:szCs w:val="21"/>
              </w:rPr>
            </w:pPr>
            <w:r>
              <w:rPr>
                <w:rFonts w:hint="eastAsia"/>
                <w:szCs w:val="21"/>
              </w:rPr>
              <w:t>当场手画和客户确认是否可行</w:t>
            </w:r>
          </w:p>
        </w:tc>
      </w:tr>
      <w:tr w:rsidR="008E7C49" w14:paraId="61AE30C3" w14:textId="77777777">
        <w:trPr>
          <w:trHeight w:val="270"/>
        </w:trPr>
        <w:tc>
          <w:tcPr>
            <w:tcW w:w="4262" w:type="dxa"/>
            <w:shd w:val="clear" w:color="auto" w:fill="auto"/>
            <w:vAlign w:val="center"/>
          </w:tcPr>
          <w:p w14:paraId="6AABE0A7" w14:textId="77777777" w:rsidR="008E7C49" w:rsidRDefault="00E53FE3">
            <w:pPr>
              <w:spacing w:line="360" w:lineRule="auto"/>
              <w:rPr>
                <w:szCs w:val="21"/>
              </w:rPr>
            </w:pPr>
            <w:r>
              <w:rPr>
                <w:rFonts w:hint="eastAsia"/>
                <w:szCs w:val="21"/>
              </w:rPr>
              <w:t>组员因事长期离开</w:t>
            </w:r>
          </w:p>
        </w:tc>
        <w:tc>
          <w:tcPr>
            <w:tcW w:w="4034" w:type="dxa"/>
            <w:shd w:val="clear" w:color="auto" w:fill="auto"/>
            <w:vAlign w:val="center"/>
          </w:tcPr>
          <w:p w14:paraId="5ED66359" w14:textId="77777777" w:rsidR="008E7C49" w:rsidRDefault="00E53FE3">
            <w:pPr>
              <w:spacing w:line="360" w:lineRule="auto"/>
              <w:rPr>
                <w:szCs w:val="21"/>
              </w:rPr>
            </w:pPr>
            <w:r>
              <w:rPr>
                <w:rFonts w:hint="eastAsia"/>
                <w:szCs w:val="21"/>
              </w:rPr>
              <w:t>找到替补</w:t>
            </w:r>
          </w:p>
        </w:tc>
      </w:tr>
      <w:tr w:rsidR="008E7C49" w14:paraId="4C9A797D" w14:textId="77777777">
        <w:trPr>
          <w:trHeight w:val="215"/>
        </w:trPr>
        <w:tc>
          <w:tcPr>
            <w:tcW w:w="4262" w:type="dxa"/>
            <w:shd w:val="clear" w:color="auto" w:fill="auto"/>
            <w:vAlign w:val="center"/>
          </w:tcPr>
          <w:p w14:paraId="7291841A" w14:textId="77777777" w:rsidR="008E7C49" w:rsidRDefault="00E53FE3">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14:paraId="5385BC6D" w14:textId="77777777" w:rsidR="008E7C49" w:rsidRDefault="00E53FE3">
            <w:pPr>
              <w:spacing w:line="360" w:lineRule="auto"/>
              <w:rPr>
                <w:szCs w:val="21"/>
              </w:rPr>
            </w:pPr>
            <w:r>
              <w:rPr>
                <w:rFonts w:hint="eastAsia"/>
                <w:szCs w:val="21"/>
              </w:rPr>
              <w:t>在本地以及云端多处备份</w:t>
            </w:r>
          </w:p>
        </w:tc>
      </w:tr>
      <w:tr w:rsidR="008E7C49" w14:paraId="2D30FF84" w14:textId="77777777">
        <w:trPr>
          <w:trHeight w:val="385"/>
        </w:trPr>
        <w:tc>
          <w:tcPr>
            <w:tcW w:w="4262" w:type="dxa"/>
            <w:shd w:val="clear" w:color="auto" w:fill="auto"/>
            <w:vAlign w:val="center"/>
          </w:tcPr>
          <w:p w14:paraId="5D338CB8" w14:textId="77777777" w:rsidR="008E7C49" w:rsidRDefault="00E53FE3">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14:paraId="1DAA66A8" w14:textId="77777777" w:rsidR="008E7C49" w:rsidRDefault="00E53FE3">
            <w:pPr>
              <w:spacing w:line="360" w:lineRule="auto"/>
              <w:rPr>
                <w:szCs w:val="21"/>
              </w:rPr>
            </w:pPr>
            <w:r>
              <w:rPr>
                <w:szCs w:val="21"/>
              </w:rPr>
              <w:t>以项目经理</w:t>
            </w:r>
            <w:r>
              <w:rPr>
                <w:rFonts w:hint="eastAsia"/>
                <w:szCs w:val="21"/>
              </w:rPr>
              <w:t>为中心</w:t>
            </w:r>
            <w:r>
              <w:rPr>
                <w:szCs w:val="21"/>
              </w:rPr>
              <w:t>共同完善考评制度</w:t>
            </w:r>
          </w:p>
        </w:tc>
      </w:tr>
      <w:tr w:rsidR="008E7C49" w14:paraId="0C48922C" w14:textId="77777777">
        <w:trPr>
          <w:trHeight w:val="765"/>
        </w:trPr>
        <w:tc>
          <w:tcPr>
            <w:tcW w:w="4262" w:type="dxa"/>
            <w:shd w:val="clear" w:color="auto" w:fill="auto"/>
            <w:vAlign w:val="center"/>
          </w:tcPr>
          <w:p w14:paraId="4BC7458B" w14:textId="77777777" w:rsidR="008E7C49" w:rsidRDefault="00E53FE3">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14:paraId="36C3B020" w14:textId="77777777" w:rsidR="008E7C49" w:rsidRDefault="00E53FE3">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r w:rsidR="00060255" w14:paraId="328CFDEE" w14:textId="77777777">
        <w:trPr>
          <w:trHeight w:val="765"/>
          <w:ins w:id="301" w:author="Administrator" w:date="2018-11-04T20:07:00Z"/>
        </w:trPr>
        <w:tc>
          <w:tcPr>
            <w:tcW w:w="4262" w:type="dxa"/>
            <w:shd w:val="clear" w:color="auto" w:fill="auto"/>
            <w:vAlign w:val="center"/>
          </w:tcPr>
          <w:p w14:paraId="1C0A9875" w14:textId="4E6F0211" w:rsidR="00060255" w:rsidRDefault="00060255">
            <w:pPr>
              <w:spacing w:line="360" w:lineRule="auto"/>
              <w:rPr>
                <w:ins w:id="302" w:author="Administrator" w:date="2018-11-04T20:07:00Z"/>
                <w:szCs w:val="21"/>
              </w:rPr>
            </w:pPr>
            <w:ins w:id="303" w:author="Administrator" w:date="2018-11-04T20:07:00Z">
              <w:r>
                <w:rPr>
                  <w:rFonts w:hint="eastAsia"/>
                  <w:szCs w:val="21"/>
                </w:rPr>
                <w:t>小组</w:t>
              </w:r>
              <w:r>
                <w:rPr>
                  <w:szCs w:val="21"/>
                </w:rPr>
                <w:t>人员去</w:t>
              </w:r>
              <w:r>
                <w:rPr>
                  <w:rFonts w:hint="eastAsia"/>
                  <w:szCs w:val="21"/>
                </w:rPr>
                <w:t>见女朋友</w:t>
              </w:r>
              <w:r>
                <w:rPr>
                  <w:szCs w:val="21"/>
                </w:rPr>
                <w:t>导致连工作都忘记</w:t>
              </w:r>
            </w:ins>
          </w:p>
        </w:tc>
        <w:tc>
          <w:tcPr>
            <w:tcW w:w="4034" w:type="dxa"/>
            <w:shd w:val="clear" w:color="auto" w:fill="auto"/>
            <w:vAlign w:val="center"/>
          </w:tcPr>
          <w:p w14:paraId="5D8781D7" w14:textId="31A0CADA" w:rsidR="00060255" w:rsidRDefault="00060255">
            <w:pPr>
              <w:spacing w:line="360" w:lineRule="auto"/>
              <w:rPr>
                <w:ins w:id="304" w:author="Administrator" w:date="2018-11-04T20:07:00Z"/>
                <w:szCs w:val="21"/>
              </w:rPr>
            </w:pPr>
            <w:ins w:id="305" w:author="Administrator" w:date="2018-11-04T20:07:00Z">
              <w:r>
                <w:rPr>
                  <w:rFonts w:hint="eastAsia"/>
                  <w:szCs w:val="21"/>
                </w:rPr>
                <w:t>项目经理</w:t>
              </w:r>
              <w:r>
                <w:rPr>
                  <w:szCs w:val="21"/>
                </w:rPr>
                <w:t>核实后确认确实发生</w:t>
              </w:r>
            </w:ins>
            <w:ins w:id="306" w:author="Administrator" w:date="2018-11-04T20:08:00Z">
              <w:r>
                <w:rPr>
                  <w:rFonts w:hint="eastAsia"/>
                  <w:szCs w:val="21"/>
                </w:rPr>
                <w:t>，</w:t>
              </w:r>
              <w:r>
                <w:rPr>
                  <w:szCs w:val="21"/>
                </w:rPr>
                <w:t>将该组员该项任务</w:t>
              </w:r>
              <w:r>
                <w:rPr>
                  <w:rFonts w:hint="eastAsia"/>
                  <w:szCs w:val="21"/>
                </w:rPr>
                <w:t>绩效</w:t>
              </w:r>
              <w:r>
                <w:rPr>
                  <w:szCs w:val="21"/>
                </w:rPr>
                <w:t>设为及格，并要求补完</w:t>
              </w:r>
            </w:ins>
            <w:ins w:id="307" w:author="Administrator" w:date="2018-11-04T20:09:00Z">
              <w:r>
                <w:rPr>
                  <w:rFonts w:hint="eastAsia"/>
                  <w:szCs w:val="21"/>
                </w:rPr>
                <w:t>，</w:t>
              </w:r>
              <w:r>
                <w:rPr>
                  <w:szCs w:val="21"/>
                </w:rPr>
                <w:t>不能完成则设为不及格</w:t>
              </w:r>
            </w:ins>
          </w:p>
        </w:tc>
      </w:tr>
    </w:tbl>
    <w:p w14:paraId="571C4D97" w14:textId="7106CB99" w:rsidR="008E7C49" w:rsidRDefault="00E53FE3">
      <w:pPr>
        <w:pStyle w:val="1"/>
        <w:spacing w:line="360" w:lineRule="auto"/>
        <w:rPr>
          <w:rFonts w:asciiTheme="majorEastAsia" w:hAnsiTheme="majorEastAsia"/>
        </w:rPr>
      </w:pPr>
      <w:bookmarkStart w:id="308" w:name="_Toc528697494"/>
      <w:r>
        <w:rPr>
          <w:rFonts w:asciiTheme="majorEastAsia" w:hAnsiTheme="majorEastAsia" w:hint="eastAsia"/>
        </w:rPr>
        <w:t>8</w:t>
      </w:r>
      <w:r>
        <w:rPr>
          <w:rFonts w:asciiTheme="majorEastAsia" w:hAnsiTheme="majorEastAsia"/>
        </w:rPr>
        <w:t xml:space="preserve"> </w:t>
      </w:r>
      <w:r>
        <w:rPr>
          <w:rFonts w:asciiTheme="majorEastAsia" w:hAnsiTheme="majorEastAsia" w:hint="eastAsia"/>
        </w:rPr>
        <w:t>配置系统管理</w:t>
      </w:r>
      <w:r w:rsidR="000B4564">
        <w:rPr>
          <w:rFonts w:asciiTheme="majorEastAsia" w:hAnsiTheme="majorEastAsia" w:hint="eastAsia"/>
        </w:rPr>
        <w:t>计划</w:t>
      </w:r>
      <w:bookmarkEnd w:id="308"/>
    </w:p>
    <w:p w14:paraId="73D98F1E" w14:textId="77777777" w:rsidR="008E7C49" w:rsidRDefault="00E53FE3">
      <w:pPr>
        <w:pStyle w:val="2"/>
        <w:spacing w:line="360" w:lineRule="auto"/>
      </w:pPr>
      <w:bookmarkStart w:id="309" w:name="_Toc528697495"/>
      <w:r>
        <w:rPr>
          <w:rFonts w:hint="eastAsia"/>
        </w:rPr>
        <w:t>8.1</w:t>
      </w:r>
      <w:r>
        <w:t xml:space="preserve"> </w:t>
      </w:r>
      <w:r>
        <w:rPr>
          <w:rFonts w:hint="eastAsia"/>
        </w:rPr>
        <w:t>配置管理</w:t>
      </w:r>
      <w:bookmarkEnd w:id="309"/>
    </w:p>
    <w:p w14:paraId="7C545600" w14:textId="77777777" w:rsidR="008E7C49" w:rsidRDefault="00E53FE3">
      <w:pPr>
        <w:pStyle w:val="3"/>
        <w:spacing w:line="360" w:lineRule="auto"/>
      </w:pPr>
      <w:bookmarkStart w:id="310" w:name="_Toc528697496"/>
      <w:r>
        <w:rPr>
          <w:rFonts w:hint="eastAsia"/>
        </w:rPr>
        <w:t>8.1.1</w:t>
      </w:r>
      <w:r>
        <w:t xml:space="preserve"> </w:t>
      </w:r>
      <w:r>
        <w:rPr>
          <w:rFonts w:hint="eastAsia"/>
        </w:rPr>
        <w:t>配置项</w:t>
      </w:r>
      <w:bookmarkEnd w:id="310"/>
    </w:p>
    <w:p w14:paraId="4A74319D" w14:textId="77777777" w:rsidR="008E7C49" w:rsidRDefault="00E53FE3">
      <w:pPr>
        <w:pStyle w:val="afe"/>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66A0385D" w14:textId="77777777" w:rsidR="008E7C49" w:rsidRDefault="00E53FE3">
      <w:pPr>
        <w:pStyle w:val="3"/>
        <w:spacing w:line="360" w:lineRule="auto"/>
      </w:pPr>
      <w:bookmarkStart w:id="311" w:name="_Toc528697497"/>
      <w:r>
        <w:rPr>
          <w:rFonts w:hint="eastAsia"/>
        </w:rPr>
        <w:t>8.1.2</w:t>
      </w:r>
      <w:r>
        <w:t xml:space="preserve"> </w:t>
      </w:r>
      <w:r>
        <w:rPr>
          <w:rFonts w:hint="eastAsia"/>
        </w:rPr>
        <w:t>配置命名</w:t>
      </w:r>
      <w:bookmarkEnd w:id="311"/>
    </w:p>
    <w:p w14:paraId="2B9F29F1" w14:textId="77777777" w:rsidR="008E7C49" w:rsidRDefault="00E53FE3">
      <w:pPr>
        <w:pStyle w:val="afe"/>
        <w:spacing w:line="360" w:lineRule="auto"/>
        <w:rPr>
          <w:rFonts w:ascii="宋体" w:eastAsia="宋体" w:hAnsi="宋体"/>
        </w:rPr>
      </w:pPr>
      <w:r>
        <w:rPr>
          <w:rFonts w:ascii="宋体" w:eastAsia="宋体" w:hAnsi="宋体" w:hint="eastAsia"/>
        </w:rPr>
        <w:t>组内文件命名规范为 PRD2018-G03-文件名</w:t>
      </w:r>
    </w:p>
    <w:p w14:paraId="1418DA72" w14:textId="77777777" w:rsidR="008E7C49" w:rsidRDefault="00E53FE3">
      <w:pPr>
        <w:pStyle w:val="afe"/>
        <w:spacing w:line="360" w:lineRule="auto"/>
        <w:rPr>
          <w:rFonts w:ascii="宋体" w:eastAsia="宋体" w:hAnsi="宋体"/>
        </w:rPr>
      </w:pPr>
      <w:r>
        <w:rPr>
          <w:rFonts w:ascii="宋体" w:eastAsia="宋体" w:hAnsi="宋体" w:hint="eastAsia"/>
        </w:rPr>
        <w:t>如果是会议纪要，则需在文件名后加上日期，如 PRD2018-G03-会议纪要-10.2</w:t>
      </w:r>
    </w:p>
    <w:p w14:paraId="1880FD5D" w14:textId="77777777" w:rsidR="008E7C49" w:rsidRDefault="00E53FE3">
      <w:pPr>
        <w:pStyle w:val="3"/>
        <w:spacing w:line="360" w:lineRule="auto"/>
      </w:pPr>
      <w:bookmarkStart w:id="312" w:name="_Toc528697498"/>
      <w:r>
        <w:rPr>
          <w:rFonts w:hint="eastAsia"/>
        </w:rPr>
        <w:lastRenderedPageBreak/>
        <w:t>8.1.3</w:t>
      </w:r>
      <w:r>
        <w:t xml:space="preserve"> </w:t>
      </w:r>
      <w:r>
        <w:rPr>
          <w:rFonts w:hint="eastAsia"/>
        </w:rPr>
        <w:t>标识代号</w:t>
      </w:r>
      <w:bookmarkEnd w:id="312"/>
    </w:p>
    <w:p w14:paraId="2784AA3C" w14:textId="77777777" w:rsidR="008E7C49" w:rsidRDefault="00E53FE3">
      <w:pPr>
        <w:pStyle w:val="afe"/>
        <w:spacing w:line="360" w:lineRule="auto"/>
        <w:rPr>
          <w:rFonts w:asciiTheme="minorEastAsia" w:hAnsiTheme="minorEastAsia"/>
        </w:rPr>
      </w:pPr>
      <w:r>
        <w:rPr>
          <w:rFonts w:asciiTheme="minorEastAsia" w:hAnsiTheme="minorEastAsia" w:hint="eastAsia"/>
        </w:rPr>
        <w:t>文档</w:t>
      </w:r>
      <w:r>
        <w:rPr>
          <w:rFonts w:asciiTheme="minorEastAsia" w:hAnsiTheme="minorEastAsia"/>
        </w:rPr>
        <w:t>的命名简写，</w:t>
      </w:r>
      <w:r>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7838448" w14:textId="77777777" w:rsidR="008E7C49" w:rsidRDefault="00E53FE3">
      <w:pPr>
        <w:pStyle w:val="2"/>
        <w:spacing w:line="360" w:lineRule="auto"/>
      </w:pPr>
      <w:bookmarkStart w:id="313" w:name="_Toc528697499"/>
      <w:r>
        <w:rPr>
          <w:rFonts w:hint="eastAsia"/>
        </w:rPr>
        <w:t>8.2</w:t>
      </w:r>
      <w:r>
        <w:t xml:space="preserve"> </w:t>
      </w:r>
      <w:r>
        <w:rPr>
          <w:rFonts w:hint="eastAsia"/>
        </w:rPr>
        <w:t>版本管理</w:t>
      </w:r>
      <w:bookmarkEnd w:id="313"/>
    </w:p>
    <w:p w14:paraId="7B7698BE" w14:textId="77777777" w:rsidR="008E7C49" w:rsidRDefault="00E53FE3">
      <w:pPr>
        <w:pStyle w:val="3"/>
        <w:spacing w:line="360" w:lineRule="auto"/>
      </w:pPr>
      <w:bookmarkStart w:id="314" w:name="_Toc528697500"/>
      <w:r>
        <w:rPr>
          <w:rFonts w:hint="eastAsia"/>
        </w:rPr>
        <w:t>8.2.1</w:t>
      </w:r>
      <w:r>
        <w:t xml:space="preserve"> </w:t>
      </w:r>
      <w:r>
        <w:rPr>
          <w:rFonts w:hint="eastAsia"/>
        </w:rPr>
        <w:t>版本格式</w:t>
      </w:r>
      <w:bookmarkEnd w:id="314"/>
    </w:p>
    <w:p w14:paraId="0FCEA205" w14:textId="77777777" w:rsidR="008E7C49" w:rsidRDefault="00E53FE3">
      <w:pPr>
        <w:pStyle w:val="afe"/>
        <w:spacing w:line="360" w:lineRule="auto"/>
        <w:rPr>
          <w:rFonts w:asciiTheme="minorEastAsia" w:hAnsiTheme="minorEastAsia"/>
        </w:rPr>
      </w:pPr>
      <w:r>
        <w:rPr>
          <w:rFonts w:asciiTheme="minorEastAsia" w:hAnsiTheme="minorEastAsia" w:hint="eastAsia"/>
        </w:rPr>
        <w:t>每一个文档的版本格式为[主版本号.子版本号.修正版本号]。</w:t>
      </w:r>
    </w:p>
    <w:p w14:paraId="052A4A00" w14:textId="77777777" w:rsidR="008E7C49" w:rsidRDefault="00E53FE3">
      <w:pPr>
        <w:pStyle w:val="afe"/>
        <w:spacing w:line="360" w:lineRule="auto"/>
        <w:rPr>
          <w:rFonts w:asciiTheme="minorEastAsia" w:hAnsiTheme="minorEastAsia"/>
        </w:rPr>
      </w:pPr>
      <w:r>
        <w:rPr>
          <w:rFonts w:asciiTheme="minorEastAsia" w:hAnsiTheme="minorEastAsia" w:hint="eastAsia"/>
        </w:rPr>
        <w:t>示例：0.1.1</w:t>
      </w:r>
    </w:p>
    <w:p w14:paraId="42658D9C" w14:textId="77777777" w:rsidR="008E7C49" w:rsidRDefault="00E53FE3">
      <w:pPr>
        <w:pStyle w:val="afe"/>
        <w:spacing w:line="360" w:lineRule="auto"/>
        <w:rPr>
          <w:rFonts w:asciiTheme="minorEastAsia" w:hAnsiTheme="minorEastAsia"/>
        </w:rPr>
      </w:pPr>
      <w:r>
        <w:rPr>
          <w:rFonts w:asciiTheme="minorEastAsia" w:hAnsiTheme="minorEastAsia" w:hint="eastAsia"/>
        </w:rPr>
        <w:t>文档的初始版本为0.1.0。</w:t>
      </w:r>
    </w:p>
    <w:p w14:paraId="4CF66892" w14:textId="77777777" w:rsidR="008E7C49" w:rsidRDefault="00E53FE3">
      <w:pPr>
        <w:pStyle w:val="3"/>
        <w:spacing w:line="360" w:lineRule="auto"/>
      </w:pPr>
      <w:bookmarkStart w:id="315" w:name="_Toc528697501"/>
      <w:r>
        <w:rPr>
          <w:rFonts w:hint="eastAsia"/>
        </w:rPr>
        <w:t>8.2.2</w:t>
      </w:r>
      <w:r>
        <w:t xml:space="preserve"> </w:t>
      </w:r>
      <w:r>
        <w:rPr>
          <w:rFonts w:hint="eastAsia"/>
        </w:rPr>
        <w:t>版本更新</w:t>
      </w:r>
      <w:bookmarkEnd w:id="315"/>
    </w:p>
    <w:p w14:paraId="24168D25" w14:textId="77777777" w:rsidR="008E7C49" w:rsidRDefault="00E53FE3">
      <w:pPr>
        <w:pStyle w:val="afe"/>
        <w:spacing w:line="360" w:lineRule="auto"/>
        <w:rPr>
          <w:rFonts w:asciiTheme="minorEastAsia" w:hAnsiTheme="minorEastAsia"/>
        </w:rPr>
      </w:pPr>
      <w:r>
        <w:rPr>
          <w:rFonts w:asciiTheme="minorEastAsia" w:hAnsiTheme="minorEastAsia" w:hint="eastAsia"/>
        </w:rPr>
        <w:t>当文件内容有了重大的变化或改进，主版本号加1。</w:t>
      </w:r>
    </w:p>
    <w:p w14:paraId="103191B2" w14:textId="77777777" w:rsidR="008E7C49" w:rsidRDefault="00E53FE3">
      <w:pPr>
        <w:pStyle w:val="afe"/>
        <w:spacing w:line="360" w:lineRule="auto"/>
        <w:rPr>
          <w:rFonts w:asciiTheme="minorEastAsia" w:hAnsiTheme="minorEastAsia"/>
        </w:rPr>
      </w:pPr>
      <w:r>
        <w:rPr>
          <w:rFonts w:asciiTheme="minorEastAsia" w:hAnsiTheme="minorEastAsia" w:hint="eastAsia"/>
        </w:rPr>
        <w:t>当文档的内容有了模块的增加、补充等，子版本号加1。</w:t>
      </w:r>
    </w:p>
    <w:p w14:paraId="58AF178E" w14:textId="77777777" w:rsidR="008E7C49" w:rsidRDefault="00E53FE3">
      <w:pPr>
        <w:pStyle w:val="afe"/>
        <w:spacing w:line="360" w:lineRule="auto"/>
        <w:rPr>
          <w:rFonts w:asciiTheme="minorEastAsia" w:hAnsiTheme="minorEastAsia"/>
        </w:rPr>
      </w:pPr>
      <w:r>
        <w:rPr>
          <w:rFonts w:asciiTheme="minorEastAsia" w:hAnsiTheme="minorEastAsia" w:hint="eastAsia"/>
        </w:rPr>
        <w:t>当文档的内容有了小修改，如修正了纰漏等，修正版本号加1。</w:t>
      </w:r>
    </w:p>
    <w:p w14:paraId="50277DC6" w14:textId="77777777" w:rsidR="008E7C49" w:rsidRDefault="00E53FE3">
      <w:pPr>
        <w:pStyle w:val="2"/>
        <w:spacing w:line="360" w:lineRule="auto"/>
      </w:pPr>
      <w:bookmarkStart w:id="316" w:name="_Toc528697502"/>
      <w:r>
        <w:rPr>
          <w:rFonts w:hint="eastAsia"/>
        </w:rPr>
        <w:t>8.3</w:t>
      </w:r>
      <w:r>
        <w:t xml:space="preserve"> </w:t>
      </w:r>
      <w:r>
        <w:rPr>
          <w:rFonts w:hint="eastAsia"/>
        </w:rPr>
        <w:t>Git使用策略</w:t>
      </w:r>
      <w:bookmarkEnd w:id="316"/>
    </w:p>
    <w:p w14:paraId="1610F0F2" w14:textId="77777777" w:rsidR="008E7C49" w:rsidRDefault="00E53FE3">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asciiTheme="minorEastAsia" w:hAnsiTheme="minorEastAsia" w:hint="eastAsia"/>
          <w:b/>
          <w:szCs w:val="21"/>
        </w:rPr>
        <w:t>（同步</w:t>
      </w:r>
      <w:r>
        <w:rPr>
          <w:rFonts w:asciiTheme="minorEastAsia" w:hAnsiTheme="minorEastAsia"/>
          <w:b/>
          <w:szCs w:val="21"/>
        </w:rPr>
        <w:t>远程仓库</w:t>
      </w:r>
      <w:r>
        <w:rPr>
          <w:rFonts w:asciiTheme="minorEastAsia" w:hAnsiTheme="minorEastAsia" w:hint="eastAsia"/>
          <w:b/>
          <w:szCs w:val="21"/>
        </w:rPr>
        <w:t>）</w:t>
      </w:r>
      <w:r>
        <w:rPr>
          <w:rFonts w:asciiTheme="minorEastAsia" w:hAnsiTheme="minorEastAsia" w:hint="eastAsia"/>
          <w:szCs w:val="21"/>
        </w:rPr>
        <w:t>：</w:t>
      </w:r>
      <w:r>
        <w:rPr>
          <w:rFonts w:asciiTheme="minorEastAsia" w:hAnsiTheme="minorEastAsia"/>
          <w:szCs w:val="21"/>
        </w:rPr>
        <w:t>所有组员在Git客户端工具</w:t>
      </w:r>
      <w:r>
        <w:rPr>
          <w:rFonts w:asciiTheme="minorEastAsia" w:hAnsiTheme="minorEastAsia" w:hint="eastAsia"/>
          <w:szCs w:val="21"/>
        </w:rPr>
        <w:t>上</w:t>
      </w:r>
      <w:r>
        <w:rPr>
          <w:rFonts w:asciiTheme="minorEastAsia" w:hAnsiTheme="minorEastAsia"/>
          <w:szCs w:val="21"/>
        </w:rPr>
        <w:t>进行工作之前，</w:t>
      </w:r>
      <w:r>
        <w:rPr>
          <w:rFonts w:asciiTheme="minorEastAsia" w:hAnsiTheme="minorEastAsia" w:hint="eastAsia"/>
          <w:szCs w:val="21"/>
        </w:rPr>
        <w:t>必须</w:t>
      </w:r>
      <w:r>
        <w:rPr>
          <w:rFonts w:asciiTheme="minorEastAsia" w:hAnsiTheme="minorEastAsia"/>
          <w:szCs w:val="21"/>
        </w:rPr>
        <w:t>先执行Fetch origin操作，保证本地仓库文件与远程仓库</w:t>
      </w:r>
      <w:r>
        <w:rPr>
          <w:rFonts w:asciiTheme="minorEastAsia" w:hAnsiTheme="minorEastAsia" w:hint="eastAsia"/>
          <w:szCs w:val="21"/>
        </w:rPr>
        <w:t>文件</w:t>
      </w:r>
      <w:r>
        <w:rPr>
          <w:rFonts w:asciiTheme="minorEastAsia" w:hAnsiTheme="minorEastAsia"/>
          <w:szCs w:val="21"/>
        </w:rPr>
        <w:t>一致，以免出现覆盖他人工作或遗漏之前文件的错误。</w:t>
      </w:r>
    </w:p>
    <w:p w14:paraId="22F8297D"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asciiTheme="minorEastAsia" w:hAnsiTheme="minorEastAsia" w:hint="eastAsia"/>
          <w:b/>
          <w:szCs w:val="21"/>
        </w:rPr>
        <w:t>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在执行整个项目的不同阶段上，会通过branch来进行版本控制。</w:t>
      </w:r>
      <w:r>
        <w:rPr>
          <w:rFonts w:asciiTheme="minorEastAsia" w:hAnsiTheme="minorEastAsia" w:hint="eastAsia"/>
          <w:szCs w:val="21"/>
        </w:rPr>
        <w:t>由</w:t>
      </w:r>
      <w:r>
        <w:rPr>
          <w:rFonts w:asciiTheme="minorEastAsia" w:hAnsiTheme="minorEastAsia"/>
          <w:szCs w:val="21"/>
        </w:rPr>
        <w:t>配置管理员进行每个阶段的branch创建，命名为当前阶段任务英文缩写。</w:t>
      </w:r>
    </w:p>
    <w:p w14:paraId="255C7561"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Branch-master（</w:t>
      </w:r>
      <w:r>
        <w:rPr>
          <w:rFonts w:asciiTheme="minorEastAsia" w:hAnsiTheme="minorEastAsia" w:hint="eastAsia"/>
          <w:b/>
          <w:szCs w:val="21"/>
        </w:rPr>
        <w:t>主分支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整个项目的主分支，最初建立的版本，后期会逐渐在此分支或新分支上进行项目编写。</w:t>
      </w:r>
    </w:p>
    <w:p w14:paraId="670FE353"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asciiTheme="minorEastAsia" w:hAnsiTheme="minorEastAsia" w:hint="eastAsia"/>
          <w:b/>
          <w:szCs w:val="21"/>
        </w:rPr>
        <w:t>新版本</w:t>
      </w:r>
      <w:r>
        <w:rPr>
          <w:rFonts w:asciiTheme="minorEastAsia" w:hAnsiTheme="minorEastAsia"/>
          <w:b/>
          <w:szCs w:val="21"/>
        </w:rPr>
        <w:t>分支）</w:t>
      </w:r>
      <w:r>
        <w:rPr>
          <w:rFonts w:asciiTheme="minorEastAsia" w:hAnsiTheme="minorEastAsia" w:hint="eastAsia"/>
          <w:szCs w:val="21"/>
        </w:rPr>
        <w:t>：</w:t>
      </w:r>
      <w:r>
        <w:rPr>
          <w:rFonts w:asciiTheme="minorEastAsia" w:hAnsiTheme="minorEastAsia"/>
          <w:szCs w:val="21"/>
        </w:rPr>
        <w:t>整个项目每进行到一个</w:t>
      </w:r>
      <w:r>
        <w:rPr>
          <w:rFonts w:asciiTheme="minorEastAsia" w:hAnsiTheme="minorEastAsia" w:hint="eastAsia"/>
          <w:szCs w:val="21"/>
        </w:rPr>
        <w:t>新的</w:t>
      </w:r>
      <w:r>
        <w:rPr>
          <w:rFonts w:asciiTheme="minorEastAsia" w:hAnsiTheme="minorEastAsia"/>
          <w:szCs w:val="21"/>
        </w:rPr>
        <w:t>阶段，都会创建一个与之对应的新分支，</w:t>
      </w:r>
      <w:r>
        <w:rPr>
          <w:rFonts w:asciiTheme="minorEastAsia" w:hAnsiTheme="minorEastAsia" w:hint="eastAsia"/>
          <w:szCs w:val="21"/>
        </w:rPr>
        <w:t>用于</w:t>
      </w:r>
      <w:r>
        <w:rPr>
          <w:rFonts w:asciiTheme="minorEastAsia" w:hAnsiTheme="minorEastAsia"/>
          <w:szCs w:val="21"/>
        </w:rPr>
        <w:t>进行版本控制</w:t>
      </w:r>
      <w:r>
        <w:rPr>
          <w:rFonts w:asciiTheme="minorEastAsia" w:hAnsiTheme="minorEastAsia" w:hint="eastAsia"/>
          <w:szCs w:val="21"/>
        </w:rPr>
        <w:t>。</w:t>
      </w:r>
    </w:p>
    <w:p w14:paraId="6790E63B" w14:textId="77777777" w:rsidR="008E7C49" w:rsidRDefault="00E53FE3">
      <w:pPr>
        <w:spacing w:line="360" w:lineRule="auto"/>
        <w:rPr>
          <w:rFonts w:asciiTheme="minorEastAsia" w:hAnsiTheme="minorEastAsia"/>
          <w:szCs w:val="21"/>
        </w:rPr>
      </w:pPr>
      <w:r>
        <w:rPr>
          <w:rFonts w:asciiTheme="minorEastAsia" w:hAnsiTheme="minorEastAsia"/>
          <w:szCs w:val="21"/>
        </w:rPr>
        <w:lastRenderedPageBreak/>
        <w:tab/>
      </w:r>
      <w:r>
        <w:rPr>
          <w:rFonts w:asciiTheme="minorEastAsia" w:hAnsiTheme="minorEastAsia"/>
          <w:b/>
          <w:szCs w:val="21"/>
        </w:rPr>
        <w:t>Commit（</w:t>
      </w:r>
      <w:r>
        <w:rPr>
          <w:rFonts w:asciiTheme="minorEastAsia" w:hAnsiTheme="minorEastAsia" w:hint="eastAsia"/>
          <w:b/>
          <w:szCs w:val="21"/>
        </w:rPr>
        <w:t>提交</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每次对项目中的文档进行修改，完成后都</w:t>
      </w:r>
      <w:r>
        <w:rPr>
          <w:rFonts w:asciiTheme="minorEastAsia" w:hAnsiTheme="minorEastAsia" w:hint="eastAsia"/>
          <w:szCs w:val="21"/>
        </w:rPr>
        <w:t>需要</w:t>
      </w:r>
      <w:r>
        <w:rPr>
          <w:rFonts w:asciiTheme="minorEastAsia" w:hAnsiTheme="minorEastAsia"/>
          <w:szCs w:val="21"/>
        </w:rPr>
        <w:t>进行提交</w:t>
      </w:r>
      <w:r>
        <w:rPr>
          <w:rFonts w:asciiTheme="minorEastAsia" w:hAnsiTheme="minorEastAsia" w:hint="eastAsia"/>
          <w:szCs w:val="21"/>
        </w:rPr>
        <w:t>，</w:t>
      </w:r>
      <w:r>
        <w:rPr>
          <w:rFonts w:asciiTheme="minorEastAsia" w:hAnsiTheme="minorEastAsia"/>
          <w:szCs w:val="21"/>
        </w:rPr>
        <w:t>保证summary不为空</w:t>
      </w:r>
      <w:r>
        <w:rPr>
          <w:rFonts w:asciiTheme="minorEastAsia" w:hAnsiTheme="minorEastAsia" w:hint="eastAsia"/>
          <w:szCs w:val="21"/>
        </w:rPr>
        <w:t>，</w:t>
      </w:r>
      <w:r>
        <w:rPr>
          <w:rFonts w:asciiTheme="minorEastAsia" w:hAnsiTheme="minorEastAsia"/>
          <w:szCs w:val="21"/>
        </w:rPr>
        <w:t>确定本地文档已修改。</w:t>
      </w:r>
    </w:p>
    <w:p w14:paraId="3CDD41AC"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asciiTheme="minorEastAsia" w:hAnsiTheme="minorEastAsia" w:hint="eastAsia"/>
          <w:b/>
          <w:szCs w:val="21"/>
        </w:rPr>
        <w:t>上传</w:t>
      </w:r>
      <w:r>
        <w:rPr>
          <w:rFonts w:asciiTheme="minorEastAsia" w:hAnsiTheme="minorEastAsia"/>
          <w:b/>
          <w:szCs w:val="21"/>
        </w:rPr>
        <w:t>远程仓库）</w:t>
      </w:r>
      <w:r>
        <w:rPr>
          <w:rFonts w:asciiTheme="minorEastAsia" w:hAnsiTheme="minorEastAsia" w:hint="eastAsia"/>
          <w:szCs w:val="21"/>
        </w:rPr>
        <w:t>：</w:t>
      </w:r>
      <w:r>
        <w:rPr>
          <w:rFonts w:asciiTheme="minorEastAsia" w:hAnsiTheme="minorEastAsia"/>
          <w:szCs w:val="21"/>
        </w:rPr>
        <w:t>对文档修改完成且提交之后，需要执行push操作，保证远程仓库取得本地仓库文档的修改。</w:t>
      </w:r>
    </w:p>
    <w:p w14:paraId="0F2D2DF7"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asciiTheme="minorEastAsia" w:hAnsiTheme="minorEastAsia" w:hint="eastAsia"/>
          <w:szCs w:val="21"/>
        </w:rPr>
        <w:t>文档</w:t>
      </w:r>
      <w:proofErr w:type="gramStart"/>
      <w:r>
        <w:rPr>
          <w:rFonts w:asciiTheme="minorEastAsia" w:hAnsiTheme="minorEastAsia" w:hint="eastAsia"/>
          <w:szCs w:val="21"/>
        </w:rPr>
        <w:t>整合</w:t>
      </w:r>
      <w:r>
        <w:rPr>
          <w:rFonts w:asciiTheme="minorEastAsia" w:hAnsiTheme="minorEastAsia"/>
          <w:szCs w:val="21"/>
        </w:rPr>
        <w:t>员</w:t>
      </w:r>
      <w:proofErr w:type="gramEnd"/>
      <w:r>
        <w:rPr>
          <w:rFonts w:asciiTheme="minorEastAsia" w:hAnsiTheme="minorEastAsia"/>
          <w:szCs w:val="21"/>
        </w:rPr>
        <w:t>及项目经理修改。</w:t>
      </w:r>
    </w:p>
    <w:p w14:paraId="53492556"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非受控</w:t>
      </w:r>
      <w:r>
        <w:rPr>
          <w:rFonts w:asciiTheme="minorEastAsia" w:hAnsiTheme="minorEastAsia"/>
          <w:b/>
          <w:szCs w:val="21"/>
        </w:rPr>
        <w:t>文档</w:t>
      </w:r>
      <w:r>
        <w:rPr>
          <w:rFonts w:asciiTheme="minorEastAsia" w:hAnsiTheme="minorEastAsia"/>
          <w:szCs w:val="21"/>
        </w:rPr>
        <w:t>：</w:t>
      </w:r>
      <w:r>
        <w:rPr>
          <w:rFonts w:asciiTheme="minorEastAsia" w:hAnsiTheme="minorEastAsia" w:hint="eastAsia"/>
          <w:szCs w:val="21"/>
        </w:rPr>
        <w:t>不需要</w:t>
      </w:r>
      <w:r>
        <w:rPr>
          <w:rFonts w:asciiTheme="minorEastAsia" w:hAnsiTheme="minorEastAsia"/>
          <w:szCs w:val="21"/>
        </w:rPr>
        <w:t>交付给顾客的产品项目</w:t>
      </w:r>
      <w:r>
        <w:rPr>
          <w:rFonts w:asciiTheme="minorEastAsia" w:hAnsiTheme="minorEastAsia" w:hint="eastAsia"/>
          <w:szCs w:val="21"/>
        </w:rPr>
        <w:t>。</w:t>
      </w:r>
      <w:r>
        <w:rPr>
          <w:rFonts w:asciiTheme="minorEastAsia" w:hAnsiTheme="minorEastAsia"/>
          <w:szCs w:val="21"/>
        </w:rPr>
        <w:t>其下分别建有各个组员</w:t>
      </w:r>
      <w:r>
        <w:rPr>
          <w:rFonts w:asciiTheme="minorEastAsia" w:hAnsiTheme="minorEastAsia" w:hint="eastAsia"/>
          <w:szCs w:val="21"/>
        </w:rPr>
        <w:t>自己</w:t>
      </w:r>
      <w:r>
        <w:rPr>
          <w:rFonts w:asciiTheme="minorEastAsia" w:hAnsiTheme="minorEastAsia"/>
          <w:szCs w:val="21"/>
        </w:rPr>
        <w:t>的专属目录</w:t>
      </w:r>
      <w:r>
        <w:rPr>
          <w:rFonts w:asciiTheme="minorEastAsia" w:hAnsiTheme="minorEastAsia" w:hint="eastAsia"/>
          <w:szCs w:val="21"/>
        </w:rPr>
        <w:t>，</w:t>
      </w:r>
      <w:r>
        <w:rPr>
          <w:rFonts w:asciiTheme="minorEastAsia" w:hAnsiTheme="minorEastAsia"/>
          <w:szCs w:val="21"/>
        </w:rPr>
        <w:t>组员完成的自己所属的部分文档及自己专门的文档都存在此目录下。由</w:t>
      </w:r>
      <w:r>
        <w:rPr>
          <w:rFonts w:asciiTheme="minorEastAsia" w:hAnsiTheme="minorEastAsia" w:hint="eastAsia"/>
          <w:szCs w:val="21"/>
        </w:rPr>
        <w:t>小组</w:t>
      </w:r>
      <w:r>
        <w:rPr>
          <w:rFonts w:asciiTheme="minorEastAsia" w:hAnsiTheme="minorEastAsia"/>
          <w:szCs w:val="21"/>
        </w:rPr>
        <w:t>成员分工完成的文档最后由</w:t>
      </w:r>
      <w:proofErr w:type="gramStart"/>
      <w:r>
        <w:rPr>
          <w:rFonts w:asciiTheme="minorEastAsia" w:hAnsiTheme="minorEastAsia"/>
          <w:szCs w:val="21"/>
        </w:rPr>
        <w:t>整合员</w:t>
      </w:r>
      <w:proofErr w:type="gramEnd"/>
      <w:r>
        <w:rPr>
          <w:rFonts w:asciiTheme="minorEastAsia" w:hAnsiTheme="minorEastAsia"/>
          <w:szCs w:val="21"/>
        </w:rPr>
        <w:t>统一，交于项目经理审批，完成后存入受控文档中对应的项目目录下。</w:t>
      </w:r>
    </w:p>
    <w:p w14:paraId="382A2E75" w14:textId="77777777" w:rsidR="008E7C49" w:rsidRDefault="00E53FE3">
      <w:pPr>
        <w:pStyle w:val="1"/>
        <w:spacing w:line="360" w:lineRule="auto"/>
        <w:rPr>
          <w:rFonts w:asciiTheme="majorEastAsia" w:hAnsiTheme="majorEastAsia"/>
        </w:rPr>
      </w:pPr>
      <w:bookmarkStart w:id="317" w:name="_Toc528697503"/>
      <w:r>
        <w:rPr>
          <w:rFonts w:asciiTheme="majorEastAsia" w:hAnsiTheme="majorEastAsia" w:hint="eastAsia"/>
        </w:rPr>
        <w:t>9</w:t>
      </w:r>
      <w:r>
        <w:rPr>
          <w:rFonts w:asciiTheme="majorEastAsia" w:hAnsiTheme="majorEastAsia"/>
        </w:rPr>
        <w:t xml:space="preserve"> </w:t>
      </w:r>
      <w:r>
        <w:rPr>
          <w:rFonts w:asciiTheme="majorEastAsia" w:hAnsiTheme="majorEastAsia" w:hint="eastAsia"/>
        </w:rPr>
        <w:t>成本管理计划</w:t>
      </w:r>
      <w:bookmarkEnd w:id="317"/>
    </w:p>
    <w:p w14:paraId="45450CA7" w14:textId="77777777" w:rsidR="008E7C49" w:rsidRDefault="00E53FE3">
      <w:pPr>
        <w:pStyle w:val="2"/>
        <w:spacing w:line="360" w:lineRule="auto"/>
      </w:pPr>
      <w:bookmarkStart w:id="318" w:name="_Toc528697504"/>
      <w:r>
        <w:rPr>
          <w:rFonts w:hint="eastAsia"/>
        </w:rPr>
        <w:t>9.1</w:t>
      </w:r>
      <w:r>
        <w:t xml:space="preserve"> </w:t>
      </w:r>
      <w:r>
        <w:rPr>
          <w:rFonts w:hint="eastAsia"/>
        </w:rPr>
        <w:t>计量规范</w:t>
      </w:r>
      <w:bookmarkEnd w:id="318"/>
    </w:p>
    <w:p w14:paraId="05034DD2" w14:textId="77777777" w:rsidR="008E7C49" w:rsidRDefault="00E53FE3">
      <w:pPr>
        <w:pStyle w:val="3"/>
        <w:spacing w:line="360" w:lineRule="auto"/>
      </w:pPr>
      <w:bookmarkStart w:id="319" w:name="_Toc528697505"/>
      <w:r>
        <w:rPr>
          <w:rFonts w:hint="eastAsia"/>
        </w:rPr>
        <w:t>9.1.1</w:t>
      </w:r>
      <w:r>
        <w:t xml:space="preserve"> </w:t>
      </w:r>
      <w:r>
        <w:rPr>
          <w:rFonts w:hint="eastAsia"/>
        </w:rPr>
        <w:t>计量单位</w:t>
      </w:r>
      <w:bookmarkEnd w:id="319"/>
    </w:p>
    <w:p w14:paraId="6ACD1B06" w14:textId="77777777" w:rsidR="008E7C49" w:rsidRDefault="00E53FE3">
      <w:pPr>
        <w:pStyle w:val="afe"/>
        <w:spacing w:line="360" w:lineRule="auto"/>
        <w:rPr>
          <w:rFonts w:asciiTheme="minorEastAsia" w:hAnsiTheme="minorEastAsia"/>
        </w:rPr>
      </w:pPr>
      <w:r>
        <w:rPr>
          <w:rFonts w:asciiTheme="minorEastAsia" w:hAnsiTheme="minorEastAsia" w:hint="eastAsia"/>
        </w:rPr>
        <w:t>薪酬：元</w:t>
      </w:r>
    </w:p>
    <w:p w14:paraId="599295B0" w14:textId="77777777" w:rsidR="008E7C49" w:rsidRDefault="00E53FE3">
      <w:pPr>
        <w:pStyle w:val="afe"/>
        <w:spacing w:line="360" w:lineRule="auto"/>
        <w:rPr>
          <w:rFonts w:asciiTheme="minorEastAsia" w:hAnsiTheme="minorEastAsia"/>
        </w:rPr>
      </w:pPr>
      <w:r>
        <w:rPr>
          <w:rFonts w:asciiTheme="minorEastAsia" w:hAnsiTheme="minorEastAsia" w:hint="eastAsia"/>
        </w:rPr>
        <w:t>时薪：元</w:t>
      </w:r>
      <w:r>
        <w:rPr>
          <w:rFonts w:asciiTheme="minorEastAsia" w:hAnsiTheme="minorEastAsia"/>
        </w:rPr>
        <w:t>/</w:t>
      </w:r>
      <w:r>
        <w:rPr>
          <w:rFonts w:asciiTheme="minorEastAsia" w:hAnsiTheme="minorEastAsia" w:hint="eastAsia"/>
        </w:rPr>
        <w:t>小时</w:t>
      </w:r>
    </w:p>
    <w:p w14:paraId="678558FA" w14:textId="77777777" w:rsidR="008E7C49" w:rsidRDefault="00E53FE3">
      <w:pPr>
        <w:pStyle w:val="afe"/>
        <w:spacing w:line="360" w:lineRule="auto"/>
        <w:rPr>
          <w:rFonts w:asciiTheme="minorEastAsia" w:hAnsiTheme="minorEastAsia"/>
        </w:rPr>
      </w:pPr>
      <w:r>
        <w:rPr>
          <w:rFonts w:asciiTheme="minorEastAsia" w:hAnsiTheme="minorEastAsia" w:hint="eastAsia"/>
        </w:rPr>
        <w:t>工时：时</w:t>
      </w:r>
    </w:p>
    <w:p w14:paraId="01B35913" w14:textId="77777777" w:rsidR="008E7C49" w:rsidRDefault="00E53FE3">
      <w:pPr>
        <w:pStyle w:val="afe"/>
        <w:spacing w:line="360" w:lineRule="auto"/>
        <w:rPr>
          <w:rFonts w:asciiTheme="minorEastAsia" w:hAnsiTheme="minorEastAsia"/>
        </w:rPr>
      </w:pPr>
      <w:r>
        <w:rPr>
          <w:rFonts w:asciiTheme="minorEastAsia" w:hAnsiTheme="minorEastAsia" w:hint="eastAsia"/>
        </w:rPr>
        <w:t>费用：元</w:t>
      </w:r>
    </w:p>
    <w:p w14:paraId="586CD0BE" w14:textId="77777777" w:rsidR="008E7C49" w:rsidRDefault="00E53FE3">
      <w:pPr>
        <w:pStyle w:val="3"/>
        <w:spacing w:line="360" w:lineRule="auto"/>
      </w:pPr>
      <w:bookmarkStart w:id="320" w:name="_Toc528697506"/>
      <w:r>
        <w:rPr>
          <w:rFonts w:hint="eastAsia"/>
        </w:rPr>
        <w:t>9.1.2</w:t>
      </w:r>
      <w:r>
        <w:t xml:space="preserve"> </w:t>
      </w:r>
      <w:r>
        <w:rPr>
          <w:rFonts w:hint="eastAsia"/>
        </w:rPr>
        <w:t>精确度</w:t>
      </w:r>
      <w:bookmarkEnd w:id="320"/>
    </w:p>
    <w:p w14:paraId="6190F49F" w14:textId="77777777" w:rsidR="008E7C49" w:rsidRDefault="00E53FE3">
      <w:pPr>
        <w:pStyle w:val="afe"/>
        <w:spacing w:line="360" w:lineRule="auto"/>
        <w:rPr>
          <w:rFonts w:asciiTheme="minorEastAsia" w:hAnsiTheme="minorEastAsia"/>
        </w:rPr>
      </w:pPr>
      <w:r>
        <w:rPr>
          <w:rFonts w:asciiTheme="minorEastAsia" w:hAnsiTheme="minorEastAsia" w:hint="eastAsia"/>
        </w:rPr>
        <w:t>薪酬：保留小数点后两位</w:t>
      </w:r>
    </w:p>
    <w:p w14:paraId="11056250" w14:textId="77777777" w:rsidR="008E7C49" w:rsidRDefault="00E53FE3">
      <w:pPr>
        <w:pStyle w:val="afe"/>
        <w:spacing w:line="360" w:lineRule="auto"/>
        <w:rPr>
          <w:rFonts w:asciiTheme="minorEastAsia" w:hAnsiTheme="minorEastAsia"/>
        </w:rPr>
      </w:pPr>
      <w:r>
        <w:rPr>
          <w:rFonts w:asciiTheme="minorEastAsia" w:hAnsiTheme="minorEastAsia" w:hint="eastAsia"/>
        </w:rPr>
        <w:t>时薪：保留小数点后两位</w:t>
      </w:r>
    </w:p>
    <w:p w14:paraId="169955C8" w14:textId="77777777" w:rsidR="008E7C49" w:rsidRDefault="00E53FE3">
      <w:pPr>
        <w:pStyle w:val="afe"/>
        <w:spacing w:line="360" w:lineRule="auto"/>
        <w:rPr>
          <w:rFonts w:asciiTheme="minorEastAsia" w:hAnsiTheme="minorEastAsia"/>
        </w:rPr>
      </w:pPr>
      <w:r>
        <w:rPr>
          <w:rFonts w:asciiTheme="minorEastAsia" w:hAnsiTheme="minorEastAsia" w:hint="eastAsia"/>
        </w:rPr>
        <w:t>工时：保留整数</w:t>
      </w:r>
    </w:p>
    <w:p w14:paraId="137C8E69" w14:textId="77777777" w:rsidR="008E7C49" w:rsidRDefault="00E53FE3">
      <w:pPr>
        <w:pStyle w:val="afe"/>
        <w:spacing w:line="360" w:lineRule="auto"/>
        <w:rPr>
          <w:rFonts w:asciiTheme="minorEastAsia" w:hAnsiTheme="minorEastAsia"/>
        </w:rPr>
      </w:pPr>
      <w:r>
        <w:rPr>
          <w:rFonts w:asciiTheme="minorEastAsia" w:hAnsiTheme="minorEastAsia" w:hint="eastAsia"/>
        </w:rPr>
        <w:t>费用：保留小数点后两位</w:t>
      </w:r>
    </w:p>
    <w:p w14:paraId="2C7000D4" w14:textId="77777777" w:rsidR="008E7C49" w:rsidRDefault="00E53FE3">
      <w:pPr>
        <w:pStyle w:val="3"/>
        <w:spacing w:line="360" w:lineRule="auto"/>
      </w:pPr>
      <w:bookmarkStart w:id="321" w:name="_Toc528697507"/>
      <w:r>
        <w:rPr>
          <w:rFonts w:hint="eastAsia"/>
        </w:rPr>
        <w:t>9.1.3</w:t>
      </w:r>
      <w:r>
        <w:t xml:space="preserve"> </w:t>
      </w:r>
      <w:r>
        <w:rPr>
          <w:rFonts w:hint="eastAsia"/>
        </w:rPr>
        <w:t>准确度</w:t>
      </w:r>
      <w:bookmarkEnd w:id="321"/>
    </w:p>
    <w:p w14:paraId="5FDC7EB5" w14:textId="77777777" w:rsidR="008E7C49" w:rsidRDefault="00E53FE3">
      <w:pPr>
        <w:pStyle w:val="afe"/>
        <w:spacing w:line="360" w:lineRule="auto"/>
        <w:rPr>
          <w:rFonts w:asciiTheme="minorEastAsia" w:hAnsiTheme="minorEastAsia"/>
        </w:rPr>
      </w:pPr>
      <w:r>
        <w:rPr>
          <w:rFonts w:asciiTheme="minorEastAsia" w:hAnsiTheme="minorEastAsia" w:hint="eastAsia"/>
        </w:rPr>
        <w:t>活动成本估算区间【估算值-50%*估算值，估算值+50%*估算值</w:t>
      </w:r>
      <w:r>
        <w:rPr>
          <w:rFonts w:asciiTheme="minorEastAsia" w:hAnsiTheme="minorEastAsia"/>
        </w:rPr>
        <w:t>】</w:t>
      </w:r>
    </w:p>
    <w:p w14:paraId="28F5E0B7" w14:textId="77777777" w:rsidR="008E7C49" w:rsidRDefault="00E53FE3">
      <w:pPr>
        <w:pStyle w:val="2"/>
        <w:spacing w:line="360" w:lineRule="auto"/>
      </w:pPr>
      <w:bookmarkStart w:id="322" w:name="_Toc528697508"/>
      <w:r>
        <w:rPr>
          <w:rFonts w:hint="eastAsia"/>
        </w:rPr>
        <w:lastRenderedPageBreak/>
        <w:t>9.2</w:t>
      </w:r>
      <w:r>
        <w:t xml:space="preserve"> </w:t>
      </w:r>
      <w:r>
        <w:rPr>
          <w:rFonts w:hint="eastAsia"/>
        </w:rPr>
        <w:t>绩效测量标准</w:t>
      </w:r>
      <w:bookmarkEnd w:id="3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8E7C49" w14:paraId="61C29AC2" w14:textId="77777777">
        <w:tc>
          <w:tcPr>
            <w:tcW w:w="1413" w:type="dxa"/>
          </w:tcPr>
          <w:p w14:paraId="7BBA82BA" w14:textId="77777777" w:rsidR="008E7C49" w:rsidRDefault="00E53FE3">
            <w:pPr>
              <w:spacing w:line="360" w:lineRule="auto"/>
              <w:jc w:val="center"/>
              <w:rPr>
                <w:b/>
                <w:sz w:val="24"/>
                <w:szCs w:val="21"/>
              </w:rPr>
            </w:pPr>
            <w:r>
              <w:rPr>
                <w:rFonts w:hint="eastAsia"/>
                <w:b/>
                <w:sz w:val="24"/>
                <w:szCs w:val="21"/>
              </w:rPr>
              <w:t>等级</w:t>
            </w:r>
          </w:p>
        </w:tc>
        <w:tc>
          <w:tcPr>
            <w:tcW w:w="4117" w:type="dxa"/>
          </w:tcPr>
          <w:p w14:paraId="3D3606E4" w14:textId="77777777" w:rsidR="008E7C49" w:rsidRDefault="00E53FE3">
            <w:pPr>
              <w:spacing w:line="360" w:lineRule="auto"/>
              <w:jc w:val="center"/>
              <w:rPr>
                <w:b/>
                <w:sz w:val="24"/>
                <w:szCs w:val="21"/>
              </w:rPr>
            </w:pPr>
            <w:r>
              <w:rPr>
                <w:rFonts w:hint="eastAsia"/>
                <w:b/>
                <w:sz w:val="24"/>
                <w:szCs w:val="21"/>
              </w:rPr>
              <w:t>考核要求</w:t>
            </w:r>
          </w:p>
        </w:tc>
        <w:tc>
          <w:tcPr>
            <w:tcW w:w="2766" w:type="dxa"/>
          </w:tcPr>
          <w:p w14:paraId="5CB33344" w14:textId="77777777" w:rsidR="008E7C49" w:rsidRDefault="00E53FE3">
            <w:pPr>
              <w:spacing w:line="360" w:lineRule="auto"/>
              <w:jc w:val="center"/>
              <w:rPr>
                <w:b/>
                <w:sz w:val="24"/>
                <w:szCs w:val="21"/>
              </w:rPr>
            </w:pPr>
            <w:r>
              <w:rPr>
                <w:rFonts w:hint="eastAsia"/>
                <w:b/>
                <w:sz w:val="24"/>
                <w:szCs w:val="21"/>
              </w:rPr>
              <w:t>措施</w:t>
            </w:r>
          </w:p>
        </w:tc>
      </w:tr>
      <w:tr w:rsidR="008E7C49" w14:paraId="456D0877" w14:textId="77777777">
        <w:tc>
          <w:tcPr>
            <w:tcW w:w="1413" w:type="dxa"/>
          </w:tcPr>
          <w:p w14:paraId="01B7E344" w14:textId="77777777" w:rsidR="008E7C49" w:rsidRDefault="00E53FE3">
            <w:pPr>
              <w:spacing w:line="360" w:lineRule="auto"/>
              <w:rPr>
                <w:szCs w:val="21"/>
              </w:rPr>
            </w:pPr>
            <w:r>
              <w:rPr>
                <w:rFonts w:hint="eastAsia"/>
                <w:szCs w:val="21"/>
              </w:rPr>
              <w:t>优秀</w:t>
            </w:r>
          </w:p>
        </w:tc>
        <w:tc>
          <w:tcPr>
            <w:tcW w:w="4117" w:type="dxa"/>
          </w:tcPr>
          <w:p w14:paraId="06965291" w14:textId="77777777" w:rsidR="008E7C49" w:rsidRDefault="00E53FE3">
            <w:pPr>
              <w:spacing w:line="360" w:lineRule="auto"/>
              <w:rPr>
                <w:szCs w:val="21"/>
              </w:rPr>
            </w:pPr>
            <w:r>
              <w:rPr>
                <w:rFonts w:hint="eastAsia"/>
                <w:szCs w:val="21"/>
              </w:rPr>
              <w:t>依据小组测评结果，超额完成任务或内容优秀者评为优秀</w:t>
            </w:r>
          </w:p>
        </w:tc>
        <w:tc>
          <w:tcPr>
            <w:tcW w:w="2766" w:type="dxa"/>
            <w:vMerge w:val="restart"/>
          </w:tcPr>
          <w:p w14:paraId="4FEA3442" w14:textId="77777777" w:rsidR="008E7C49" w:rsidRDefault="00E53FE3">
            <w:pPr>
              <w:spacing w:line="360" w:lineRule="auto"/>
              <w:rPr>
                <w:szCs w:val="21"/>
              </w:rPr>
            </w:pPr>
            <w:r>
              <w:rPr>
                <w:rFonts w:hint="eastAsia"/>
                <w:szCs w:val="21"/>
              </w:rPr>
              <w:t>依据本组的奖惩措施折算相应的费用，</w:t>
            </w:r>
            <w:proofErr w:type="gramStart"/>
            <w:r>
              <w:rPr>
                <w:rFonts w:hint="eastAsia"/>
                <w:szCs w:val="21"/>
              </w:rPr>
              <w:t>上交组</w:t>
            </w:r>
            <w:proofErr w:type="gramEnd"/>
            <w:r>
              <w:rPr>
                <w:rFonts w:hint="eastAsia"/>
                <w:szCs w:val="21"/>
              </w:rPr>
              <w:t>经费。。</w:t>
            </w:r>
          </w:p>
          <w:p w14:paraId="66E39F8E" w14:textId="77777777" w:rsidR="008E7C49" w:rsidRDefault="008E7C49">
            <w:pPr>
              <w:spacing w:line="360" w:lineRule="auto"/>
              <w:rPr>
                <w:szCs w:val="21"/>
              </w:rPr>
            </w:pPr>
          </w:p>
        </w:tc>
      </w:tr>
      <w:tr w:rsidR="008E7C49" w14:paraId="0E77662E" w14:textId="77777777">
        <w:tc>
          <w:tcPr>
            <w:tcW w:w="1413" w:type="dxa"/>
          </w:tcPr>
          <w:p w14:paraId="02EA9D11" w14:textId="77777777" w:rsidR="008E7C49" w:rsidRDefault="00E53FE3">
            <w:pPr>
              <w:spacing w:line="360" w:lineRule="auto"/>
              <w:rPr>
                <w:szCs w:val="21"/>
              </w:rPr>
            </w:pPr>
            <w:r>
              <w:rPr>
                <w:rFonts w:hint="eastAsia"/>
                <w:szCs w:val="21"/>
              </w:rPr>
              <w:t>良好</w:t>
            </w:r>
          </w:p>
        </w:tc>
        <w:tc>
          <w:tcPr>
            <w:tcW w:w="4117" w:type="dxa"/>
          </w:tcPr>
          <w:p w14:paraId="7D9854DD" w14:textId="77777777" w:rsidR="008E7C49" w:rsidRDefault="00E53FE3">
            <w:pPr>
              <w:spacing w:line="360" w:lineRule="auto"/>
              <w:rPr>
                <w:szCs w:val="21"/>
              </w:rPr>
            </w:pPr>
            <w:r>
              <w:rPr>
                <w:rFonts w:hint="eastAsia"/>
                <w:szCs w:val="21"/>
              </w:rPr>
              <w:t>依据小组测评结果，按时完成任务并</w:t>
            </w:r>
            <w:proofErr w:type="gramStart"/>
            <w:r>
              <w:rPr>
                <w:rFonts w:hint="eastAsia"/>
                <w:szCs w:val="21"/>
              </w:rPr>
              <w:t>无需反工</w:t>
            </w:r>
            <w:proofErr w:type="gramEnd"/>
            <w:r>
              <w:rPr>
                <w:rFonts w:hint="eastAsia"/>
                <w:szCs w:val="21"/>
              </w:rPr>
              <w:t>为良好</w:t>
            </w:r>
          </w:p>
        </w:tc>
        <w:tc>
          <w:tcPr>
            <w:tcW w:w="2766" w:type="dxa"/>
            <w:vMerge/>
          </w:tcPr>
          <w:p w14:paraId="57FC8B43" w14:textId="77777777" w:rsidR="008E7C49" w:rsidRDefault="008E7C49">
            <w:pPr>
              <w:spacing w:line="360" w:lineRule="auto"/>
              <w:rPr>
                <w:szCs w:val="21"/>
              </w:rPr>
            </w:pPr>
          </w:p>
        </w:tc>
      </w:tr>
      <w:tr w:rsidR="008E7C49" w14:paraId="4E957003" w14:textId="77777777">
        <w:tc>
          <w:tcPr>
            <w:tcW w:w="1413" w:type="dxa"/>
          </w:tcPr>
          <w:p w14:paraId="1597A836" w14:textId="77777777" w:rsidR="008E7C49" w:rsidRDefault="00E53FE3">
            <w:pPr>
              <w:spacing w:line="360" w:lineRule="auto"/>
              <w:rPr>
                <w:szCs w:val="21"/>
              </w:rPr>
            </w:pPr>
            <w:r>
              <w:rPr>
                <w:rFonts w:hint="eastAsia"/>
                <w:szCs w:val="21"/>
              </w:rPr>
              <w:t>合格</w:t>
            </w:r>
          </w:p>
        </w:tc>
        <w:tc>
          <w:tcPr>
            <w:tcW w:w="4117" w:type="dxa"/>
          </w:tcPr>
          <w:p w14:paraId="761CED9D" w14:textId="77777777" w:rsidR="008E7C49" w:rsidRDefault="00E53FE3">
            <w:pPr>
              <w:spacing w:line="360" w:lineRule="auto"/>
              <w:rPr>
                <w:szCs w:val="21"/>
              </w:rPr>
            </w:pPr>
            <w:r>
              <w:rPr>
                <w:rFonts w:hint="eastAsia"/>
                <w:szCs w:val="21"/>
              </w:rPr>
              <w:t>依据小组测评结果，按时完成任务，但内容一般者为合格</w:t>
            </w:r>
          </w:p>
        </w:tc>
        <w:tc>
          <w:tcPr>
            <w:tcW w:w="2766" w:type="dxa"/>
            <w:vMerge/>
          </w:tcPr>
          <w:p w14:paraId="4ED4A39C" w14:textId="77777777" w:rsidR="008E7C49" w:rsidRDefault="008E7C49">
            <w:pPr>
              <w:spacing w:line="360" w:lineRule="auto"/>
              <w:rPr>
                <w:szCs w:val="21"/>
              </w:rPr>
            </w:pPr>
          </w:p>
        </w:tc>
      </w:tr>
      <w:tr w:rsidR="008E7C49" w14:paraId="1E50DC45" w14:textId="77777777">
        <w:tc>
          <w:tcPr>
            <w:tcW w:w="1413" w:type="dxa"/>
          </w:tcPr>
          <w:p w14:paraId="55F702D9" w14:textId="77777777" w:rsidR="008E7C49" w:rsidRDefault="00E53FE3">
            <w:pPr>
              <w:spacing w:line="360" w:lineRule="auto"/>
              <w:rPr>
                <w:szCs w:val="21"/>
              </w:rPr>
            </w:pPr>
            <w:r>
              <w:rPr>
                <w:rFonts w:hint="eastAsia"/>
                <w:szCs w:val="21"/>
              </w:rPr>
              <w:t>不合格</w:t>
            </w:r>
          </w:p>
        </w:tc>
        <w:tc>
          <w:tcPr>
            <w:tcW w:w="4117" w:type="dxa"/>
          </w:tcPr>
          <w:p w14:paraId="00351DEC" w14:textId="77777777" w:rsidR="008E7C49" w:rsidRDefault="00E53FE3">
            <w:pPr>
              <w:spacing w:line="360" w:lineRule="auto"/>
              <w:rPr>
                <w:szCs w:val="21"/>
              </w:rPr>
            </w:pPr>
            <w:r>
              <w:rPr>
                <w:rFonts w:hint="eastAsia"/>
                <w:szCs w:val="21"/>
              </w:rPr>
              <w:t>依据小组测评结果，未完成任务或内容糟糕者为不合格</w:t>
            </w:r>
          </w:p>
        </w:tc>
        <w:tc>
          <w:tcPr>
            <w:tcW w:w="2766" w:type="dxa"/>
          </w:tcPr>
          <w:p w14:paraId="10C9871B" w14:textId="77777777" w:rsidR="008E7C49" w:rsidRDefault="00E53FE3">
            <w:pPr>
              <w:spacing w:line="360" w:lineRule="auto"/>
              <w:rPr>
                <w:szCs w:val="21"/>
              </w:rPr>
            </w:pPr>
            <w:r>
              <w:rPr>
                <w:rFonts w:hint="eastAsia"/>
                <w:szCs w:val="21"/>
              </w:rPr>
              <w:t>警告一次，再犯遣退</w:t>
            </w:r>
          </w:p>
        </w:tc>
      </w:tr>
    </w:tbl>
    <w:p w14:paraId="1F1F1386" w14:textId="77777777" w:rsidR="008E7C49" w:rsidRDefault="00E53FE3">
      <w:pPr>
        <w:pStyle w:val="2"/>
        <w:spacing w:line="360" w:lineRule="auto"/>
      </w:pPr>
      <w:bookmarkStart w:id="323" w:name="_Toc528697509"/>
      <w:r>
        <w:rPr>
          <w:rFonts w:hint="eastAsia"/>
        </w:rPr>
        <w:t>9.3</w:t>
      </w:r>
      <w:r>
        <w:t xml:space="preserve"> </w:t>
      </w:r>
      <w:r>
        <w:rPr>
          <w:rFonts w:hint="eastAsia"/>
        </w:rPr>
        <w:t>成本估计</w:t>
      </w:r>
      <w:bookmarkEnd w:id="323"/>
    </w:p>
    <w:p w14:paraId="063CBA2C" w14:textId="77777777" w:rsidR="008E7C49" w:rsidRDefault="00E53FE3">
      <w:pPr>
        <w:pStyle w:val="3"/>
        <w:spacing w:line="360" w:lineRule="auto"/>
        <w:rPr>
          <w:ins w:id="324" w:author="Administrator" w:date="2018-11-04T20:04:00Z"/>
        </w:rPr>
      </w:pPr>
      <w:bookmarkStart w:id="325" w:name="_Toc528697510"/>
      <w:r>
        <w:rPr>
          <w:rFonts w:hint="eastAsia"/>
        </w:rPr>
        <w:t>9.3.1</w:t>
      </w:r>
      <w:r>
        <w:t xml:space="preserve"> </w:t>
      </w:r>
      <w:r>
        <w:rPr>
          <w:rFonts w:hint="eastAsia"/>
        </w:rPr>
        <w:t>员工时薪</w:t>
      </w:r>
      <w:bookmarkEnd w:id="325"/>
    </w:p>
    <w:p w14:paraId="4ED4789C" w14:textId="33233202" w:rsidR="00060255" w:rsidRPr="00D7708D" w:rsidRDefault="00060255">
      <w:pPr>
        <w:pPrChange w:id="326" w:author="Administrator" w:date="2018-11-04T20:04:00Z">
          <w:pPr>
            <w:pStyle w:val="3"/>
            <w:spacing w:line="360" w:lineRule="auto"/>
          </w:pPr>
        </w:pPrChange>
      </w:pPr>
      <w:ins w:id="327" w:author="Administrator" w:date="2018-11-04T20:04:00Z">
        <w:r>
          <w:rPr>
            <w:rFonts w:hint="eastAsia"/>
          </w:rPr>
          <w:t>本项目</w:t>
        </w:r>
        <w:r>
          <w:t>不涉及员工时薪问题</w:t>
        </w:r>
      </w:ins>
      <w:ins w:id="328" w:author="Administrator" w:date="2018-11-04T20:05:00Z">
        <w:r>
          <w:t>。</w:t>
        </w:r>
      </w:ins>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8E7C49" w:rsidDel="00060255" w14:paraId="7C13E848" w14:textId="1C2A7186">
        <w:trPr>
          <w:del w:id="329" w:author="Administrator" w:date="2018-11-04T20:04:00Z"/>
        </w:trPr>
        <w:tc>
          <w:tcPr>
            <w:tcW w:w="2074" w:type="dxa"/>
          </w:tcPr>
          <w:p w14:paraId="62BEF031" w14:textId="1F77C9DC" w:rsidR="008E7C49" w:rsidDel="00060255" w:rsidRDefault="00E53FE3">
            <w:pPr>
              <w:spacing w:line="360" w:lineRule="auto"/>
              <w:jc w:val="center"/>
              <w:rPr>
                <w:del w:id="330" w:author="Administrator" w:date="2018-11-04T20:04:00Z"/>
                <w:b/>
                <w:sz w:val="24"/>
                <w:szCs w:val="21"/>
              </w:rPr>
            </w:pPr>
            <w:del w:id="331" w:author="Administrator" w:date="2018-11-04T20:04:00Z">
              <w:r w:rsidDel="00060255">
                <w:rPr>
                  <w:rFonts w:hint="eastAsia"/>
                  <w:b/>
                  <w:sz w:val="24"/>
                  <w:szCs w:val="21"/>
                </w:rPr>
                <w:delText>姓名</w:delText>
              </w:r>
            </w:del>
          </w:p>
        </w:tc>
        <w:tc>
          <w:tcPr>
            <w:tcW w:w="1607" w:type="dxa"/>
          </w:tcPr>
          <w:p w14:paraId="52116935" w14:textId="5D72EBA1" w:rsidR="008E7C49" w:rsidDel="00060255" w:rsidRDefault="00E53FE3">
            <w:pPr>
              <w:spacing w:line="360" w:lineRule="auto"/>
              <w:jc w:val="center"/>
              <w:rPr>
                <w:del w:id="332" w:author="Administrator" w:date="2018-11-04T20:04:00Z"/>
                <w:b/>
                <w:sz w:val="24"/>
                <w:szCs w:val="21"/>
              </w:rPr>
            </w:pPr>
            <w:del w:id="333" w:author="Administrator" w:date="2018-11-04T20:04:00Z">
              <w:r w:rsidDel="00060255">
                <w:rPr>
                  <w:rFonts w:hint="eastAsia"/>
                  <w:b/>
                  <w:sz w:val="24"/>
                  <w:szCs w:val="21"/>
                </w:rPr>
                <w:delText>工作分配</w:delText>
              </w:r>
            </w:del>
          </w:p>
        </w:tc>
        <w:tc>
          <w:tcPr>
            <w:tcW w:w="2268" w:type="dxa"/>
          </w:tcPr>
          <w:p w14:paraId="00FDF531" w14:textId="4E0D5717" w:rsidR="008E7C49" w:rsidDel="00060255" w:rsidRDefault="00E53FE3">
            <w:pPr>
              <w:spacing w:line="360" w:lineRule="auto"/>
              <w:jc w:val="center"/>
              <w:rPr>
                <w:del w:id="334" w:author="Administrator" w:date="2018-11-04T20:04:00Z"/>
                <w:b/>
                <w:sz w:val="24"/>
                <w:szCs w:val="21"/>
              </w:rPr>
            </w:pPr>
            <w:del w:id="335" w:author="Administrator" w:date="2018-11-04T20:04:00Z">
              <w:r w:rsidDel="00060255">
                <w:rPr>
                  <w:rFonts w:hint="eastAsia"/>
                  <w:b/>
                  <w:sz w:val="24"/>
                  <w:szCs w:val="21"/>
                </w:rPr>
                <w:delText>时薪（元</w:delText>
              </w:r>
              <w:r w:rsidDel="00060255">
                <w:rPr>
                  <w:rFonts w:hint="eastAsia"/>
                  <w:b/>
                  <w:sz w:val="24"/>
                  <w:szCs w:val="21"/>
                </w:rPr>
                <w:delText>/</w:delText>
              </w:r>
              <w:r w:rsidDel="00060255">
                <w:rPr>
                  <w:rFonts w:hint="eastAsia"/>
                  <w:b/>
                  <w:sz w:val="24"/>
                  <w:szCs w:val="21"/>
                </w:rPr>
                <w:delText>小时）</w:delText>
              </w:r>
            </w:del>
          </w:p>
        </w:tc>
        <w:tc>
          <w:tcPr>
            <w:tcW w:w="2347" w:type="dxa"/>
          </w:tcPr>
          <w:p w14:paraId="29B41199" w14:textId="29FE4F06" w:rsidR="008E7C49" w:rsidDel="00060255" w:rsidRDefault="00E53FE3">
            <w:pPr>
              <w:spacing w:line="360" w:lineRule="auto"/>
              <w:jc w:val="center"/>
              <w:rPr>
                <w:del w:id="336" w:author="Administrator" w:date="2018-11-04T20:04:00Z"/>
                <w:b/>
                <w:sz w:val="24"/>
                <w:szCs w:val="21"/>
              </w:rPr>
            </w:pPr>
            <w:del w:id="337" w:author="Administrator" w:date="2018-11-04T20:04:00Z">
              <w:r w:rsidDel="00060255">
                <w:rPr>
                  <w:rFonts w:hint="eastAsia"/>
                  <w:b/>
                  <w:sz w:val="24"/>
                  <w:szCs w:val="21"/>
                </w:rPr>
                <w:delText>加班费（元</w:delText>
              </w:r>
              <w:r w:rsidDel="00060255">
                <w:rPr>
                  <w:rFonts w:hint="eastAsia"/>
                  <w:b/>
                  <w:sz w:val="24"/>
                  <w:szCs w:val="21"/>
                </w:rPr>
                <w:delText>/</w:delText>
              </w:r>
              <w:r w:rsidDel="00060255">
                <w:rPr>
                  <w:rFonts w:hint="eastAsia"/>
                  <w:b/>
                  <w:sz w:val="24"/>
                  <w:szCs w:val="21"/>
                </w:rPr>
                <w:delText>小时）</w:delText>
              </w:r>
            </w:del>
          </w:p>
        </w:tc>
      </w:tr>
      <w:tr w:rsidR="008E7C49" w:rsidDel="00060255" w14:paraId="5B1D8163" w14:textId="27EE7C9C">
        <w:trPr>
          <w:del w:id="338" w:author="Administrator" w:date="2018-11-04T20:04:00Z"/>
        </w:trPr>
        <w:tc>
          <w:tcPr>
            <w:tcW w:w="2074" w:type="dxa"/>
          </w:tcPr>
          <w:p w14:paraId="22C3055C" w14:textId="164E46FD" w:rsidR="008E7C49" w:rsidDel="00060255" w:rsidRDefault="00E53FE3">
            <w:pPr>
              <w:spacing w:line="360" w:lineRule="auto"/>
              <w:rPr>
                <w:del w:id="339" w:author="Administrator" w:date="2018-11-04T20:04:00Z"/>
                <w:szCs w:val="21"/>
              </w:rPr>
            </w:pPr>
            <w:del w:id="340" w:author="Administrator" w:date="2018-11-04T20:04:00Z">
              <w:r w:rsidDel="00060255">
                <w:rPr>
                  <w:rFonts w:hint="eastAsia"/>
                  <w:szCs w:val="21"/>
                </w:rPr>
                <w:delText>沈启航</w:delText>
              </w:r>
            </w:del>
          </w:p>
        </w:tc>
        <w:tc>
          <w:tcPr>
            <w:tcW w:w="1607" w:type="dxa"/>
          </w:tcPr>
          <w:p w14:paraId="2EB16B92" w14:textId="09D26567" w:rsidR="008E7C49" w:rsidDel="00060255" w:rsidRDefault="00E53FE3">
            <w:pPr>
              <w:spacing w:line="360" w:lineRule="auto"/>
              <w:rPr>
                <w:del w:id="341" w:author="Administrator" w:date="2018-11-04T20:04:00Z"/>
                <w:szCs w:val="21"/>
              </w:rPr>
            </w:pPr>
            <w:del w:id="342" w:author="Administrator" w:date="2018-11-04T20:04:00Z">
              <w:r w:rsidDel="00060255">
                <w:rPr>
                  <w:rFonts w:hint="eastAsia"/>
                  <w:szCs w:val="21"/>
                </w:rPr>
                <w:delText>项目经理</w:delText>
              </w:r>
            </w:del>
          </w:p>
        </w:tc>
        <w:tc>
          <w:tcPr>
            <w:tcW w:w="2268" w:type="dxa"/>
          </w:tcPr>
          <w:p w14:paraId="67788F03" w14:textId="096650A6" w:rsidR="008E7C49" w:rsidDel="00060255" w:rsidRDefault="00E53FE3">
            <w:pPr>
              <w:spacing w:line="360" w:lineRule="auto"/>
              <w:rPr>
                <w:del w:id="343" w:author="Administrator" w:date="2018-11-04T20:04:00Z"/>
                <w:szCs w:val="21"/>
              </w:rPr>
            </w:pPr>
            <w:del w:id="344" w:author="Administrator" w:date="2018-11-04T20:04:00Z">
              <w:r w:rsidDel="00060255">
                <w:rPr>
                  <w:rFonts w:hint="eastAsia"/>
                  <w:szCs w:val="21"/>
                </w:rPr>
                <w:delText>30</w:delText>
              </w:r>
            </w:del>
          </w:p>
        </w:tc>
        <w:tc>
          <w:tcPr>
            <w:tcW w:w="2347" w:type="dxa"/>
          </w:tcPr>
          <w:p w14:paraId="1713512A" w14:textId="26445E9D" w:rsidR="008E7C49" w:rsidDel="00060255" w:rsidRDefault="00E53FE3">
            <w:pPr>
              <w:spacing w:line="360" w:lineRule="auto"/>
              <w:rPr>
                <w:del w:id="345" w:author="Administrator" w:date="2018-11-04T20:04:00Z"/>
                <w:szCs w:val="21"/>
              </w:rPr>
            </w:pPr>
            <w:del w:id="346" w:author="Administrator" w:date="2018-11-04T20:04:00Z">
              <w:r w:rsidDel="00060255">
                <w:rPr>
                  <w:rFonts w:hint="eastAsia"/>
                  <w:szCs w:val="21"/>
                </w:rPr>
                <w:delText>15</w:delText>
              </w:r>
            </w:del>
          </w:p>
        </w:tc>
      </w:tr>
      <w:tr w:rsidR="008E7C49" w:rsidDel="00060255" w14:paraId="03F04A04" w14:textId="434CFF32">
        <w:trPr>
          <w:del w:id="347" w:author="Administrator" w:date="2018-11-04T20:04:00Z"/>
        </w:trPr>
        <w:tc>
          <w:tcPr>
            <w:tcW w:w="2074" w:type="dxa"/>
          </w:tcPr>
          <w:p w14:paraId="15F99799" w14:textId="472127BA" w:rsidR="008E7C49" w:rsidDel="00060255" w:rsidRDefault="00E53FE3">
            <w:pPr>
              <w:spacing w:line="360" w:lineRule="auto"/>
              <w:rPr>
                <w:del w:id="348" w:author="Administrator" w:date="2018-11-04T20:04:00Z"/>
                <w:szCs w:val="21"/>
              </w:rPr>
            </w:pPr>
            <w:del w:id="349" w:author="Administrator" w:date="2018-11-04T20:04:00Z">
              <w:r w:rsidDel="00060255">
                <w:rPr>
                  <w:rFonts w:hint="eastAsia"/>
                  <w:szCs w:val="21"/>
                </w:rPr>
                <w:delText>杨以恒</w:delText>
              </w:r>
            </w:del>
          </w:p>
        </w:tc>
        <w:tc>
          <w:tcPr>
            <w:tcW w:w="1607" w:type="dxa"/>
          </w:tcPr>
          <w:p w14:paraId="233979E3" w14:textId="72416105" w:rsidR="008E7C49" w:rsidDel="00060255" w:rsidRDefault="00E53FE3">
            <w:pPr>
              <w:spacing w:line="360" w:lineRule="auto"/>
              <w:rPr>
                <w:del w:id="350" w:author="Administrator" w:date="2018-11-04T20:04:00Z"/>
                <w:szCs w:val="21"/>
              </w:rPr>
            </w:pPr>
            <w:del w:id="351" w:author="Administrator" w:date="2018-11-04T20:04:00Z">
              <w:r w:rsidDel="00060255">
                <w:rPr>
                  <w:rFonts w:hint="eastAsia"/>
                  <w:szCs w:val="21"/>
                </w:rPr>
                <w:delText>汇报员</w:delText>
              </w:r>
            </w:del>
          </w:p>
        </w:tc>
        <w:tc>
          <w:tcPr>
            <w:tcW w:w="2268" w:type="dxa"/>
          </w:tcPr>
          <w:p w14:paraId="6F05C0DE" w14:textId="526A5B65" w:rsidR="008E7C49" w:rsidDel="00060255" w:rsidRDefault="00E53FE3">
            <w:pPr>
              <w:spacing w:line="360" w:lineRule="auto"/>
              <w:rPr>
                <w:del w:id="352" w:author="Administrator" w:date="2018-11-04T20:04:00Z"/>
                <w:szCs w:val="21"/>
              </w:rPr>
            </w:pPr>
            <w:del w:id="353" w:author="Administrator" w:date="2018-11-04T20:04:00Z">
              <w:r w:rsidDel="00060255">
                <w:rPr>
                  <w:rFonts w:hint="eastAsia"/>
                  <w:szCs w:val="21"/>
                </w:rPr>
                <w:delText>30</w:delText>
              </w:r>
            </w:del>
          </w:p>
        </w:tc>
        <w:tc>
          <w:tcPr>
            <w:tcW w:w="2347" w:type="dxa"/>
          </w:tcPr>
          <w:p w14:paraId="4AC508D2" w14:textId="39E5E347" w:rsidR="008E7C49" w:rsidDel="00060255" w:rsidRDefault="00E53FE3">
            <w:pPr>
              <w:spacing w:line="360" w:lineRule="auto"/>
              <w:rPr>
                <w:del w:id="354" w:author="Administrator" w:date="2018-11-04T20:04:00Z"/>
                <w:szCs w:val="21"/>
              </w:rPr>
            </w:pPr>
            <w:del w:id="355" w:author="Administrator" w:date="2018-11-04T20:04:00Z">
              <w:r w:rsidDel="00060255">
                <w:rPr>
                  <w:rFonts w:hint="eastAsia"/>
                  <w:szCs w:val="21"/>
                </w:rPr>
                <w:delText>15</w:delText>
              </w:r>
            </w:del>
          </w:p>
        </w:tc>
      </w:tr>
      <w:tr w:rsidR="008E7C49" w:rsidDel="00060255" w14:paraId="458F69B9" w14:textId="00A11720">
        <w:trPr>
          <w:del w:id="356" w:author="Administrator" w:date="2018-11-04T20:04:00Z"/>
        </w:trPr>
        <w:tc>
          <w:tcPr>
            <w:tcW w:w="2074" w:type="dxa"/>
          </w:tcPr>
          <w:p w14:paraId="34543A3E" w14:textId="69828CA7" w:rsidR="008E7C49" w:rsidDel="00060255" w:rsidRDefault="00E53FE3">
            <w:pPr>
              <w:spacing w:line="360" w:lineRule="auto"/>
              <w:rPr>
                <w:del w:id="357" w:author="Administrator" w:date="2018-11-04T20:04:00Z"/>
                <w:szCs w:val="21"/>
              </w:rPr>
            </w:pPr>
            <w:del w:id="358" w:author="Administrator" w:date="2018-11-04T20:04:00Z">
              <w:r w:rsidDel="00060255">
                <w:rPr>
                  <w:rFonts w:hint="eastAsia"/>
                  <w:szCs w:val="21"/>
                </w:rPr>
                <w:delText>叶柏成</w:delText>
              </w:r>
            </w:del>
          </w:p>
        </w:tc>
        <w:tc>
          <w:tcPr>
            <w:tcW w:w="1607" w:type="dxa"/>
          </w:tcPr>
          <w:p w14:paraId="1E4B3E9B" w14:textId="447193BA" w:rsidR="008E7C49" w:rsidDel="00060255" w:rsidRDefault="00E53FE3">
            <w:pPr>
              <w:spacing w:line="360" w:lineRule="auto"/>
              <w:rPr>
                <w:del w:id="359" w:author="Administrator" w:date="2018-11-04T20:04:00Z"/>
                <w:szCs w:val="21"/>
              </w:rPr>
            </w:pPr>
            <w:del w:id="360" w:author="Administrator" w:date="2018-11-04T20:04:00Z">
              <w:r w:rsidDel="00060255">
                <w:rPr>
                  <w:rFonts w:hint="eastAsia"/>
                  <w:szCs w:val="21"/>
                </w:rPr>
                <w:delText>需求分析员</w:delText>
              </w:r>
            </w:del>
          </w:p>
        </w:tc>
        <w:tc>
          <w:tcPr>
            <w:tcW w:w="2268" w:type="dxa"/>
          </w:tcPr>
          <w:p w14:paraId="47AD913B" w14:textId="464B0240" w:rsidR="008E7C49" w:rsidDel="00060255" w:rsidRDefault="00E53FE3">
            <w:pPr>
              <w:spacing w:line="360" w:lineRule="auto"/>
              <w:rPr>
                <w:del w:id="361" w:author="Administrator" w:date="2018-11-04T20:04:00Z"/>
                <w:szCs w:val="21"/>
              </w:rPr>
            </w:pPr>
            <w:del w:id="362" w:author="Administrator" w:date="2018-11-04T20:04:00Z">
              <w:r w:rsidDel="00060255">
                <w:rPr>
                  <w:rFonts w:hint="eastAsia"/>
                  <w:szCs w:val="21"/>
                </w:rPr>
                <w:delText>30</w:delText>
              </w:r>
            </w:del>
          </w:p>
        </w:tc>
        <w:tc>
          <w:tcPr>
            <w:tcW w:w="2347" w:type="dxa"/>
          </w:tcPr>
          <w:p w14:paraId="68A964DD" w14:textId="5622659D" w:rsidR="008E7C49" w:rsidDel="00060255" w:rsidRDefault="00E53FE3">
            <w:pPr>
              <w:spacing w:line="360" w:lineRule="auto"/>
              <w:rPr>
                <w:del w:id="363" w:author="Administrator" w:date="2018-11-04T20:04:00Z"/>
                <w:szCs w:val="21"/>
              </w:rPr>
            </w:pPr>
            <w:del w:id="364" w:author="Administrator" w:date="2018-11-04T20:04:00Z">
              <w:r w:rsidDel="00060255">
                <w:rPr>
                  <w:rFonts w:hint="eastAsia"/>
                  <w:szCs w:val="21"/>
                </w:rPr>
                <w:delText>15</w:delText>
              </w:r>
            </w:del>
          </w:p>
        </w:tc>
      </w:tr>
      <w:tr w:rsidR="008E7C49" w:rsidDel="00060255" w14:paraId="12762AD4" w14:textId="7B148A0D">
        <w:trPr>
          <w:del w:id="365" w:author="Administrator" w:date="2018-11-04T20:04:00Z"/>
        </w:trPr>
        <w:tc>
          <w:tcPr>
            <w:tcW w:w="2074" w:type="dxa"/>
          </w:tcPr>
          <w:p w14:paraId="29D7A637" w14:textId="1BDEEA19" w:rsidR="008E7C49" w:rsidDel="00060255" w:rsidRDefault="00E53FE3">
            <w:pPr>
              <w:spacing w:line="360" w:lineRule="auto"/>
              <w:rPr>
                <w:del w:id="366" w:author="Administrator" w:date="2018-11-04T20:04:00Z"/>
                <w:szCs w:val="21"/>
              </w:rPr>
            </w:pPr>
            <w:del w:id="367" w:author="Administrator" w:date="2018-11-04T20:04:00Z">
              <w:r w:rsidDel="00060255">
                <w:rPr>
                  <w:rFonts w:hint="eastAsia"/>
                  <w:szCs w:val="21"/>
                </w:rPr>
                <w:delText>徐哲远</w:delText>
              </w:r>
            </w:del>
          </w:p>
        </w:tc>
        <w:tc>
          <w:tcPr>
            <w:tcW w:w="1607" w:type="dxa"/>
          </w:tcPr>
          <w:p w14:paraId="511054CF" w14:textId="6FB7B69D" w:rsidR="008E7C49" w:rsidDel="00060255" w:rsidRDefault="00E53FE3">
            <w:pPr>
              <w:spacing w:line="360" w:lineRule="auto"/>
              <w:rPr>
                <w:del w:id="368" w:author="Administrator" w:date="2018-11-04T20:04:00Z"/>
                <w:szCs w:val="21"/>
              </w:rPr>
            </w:pPr>
            <w:del w:id="369" w:author="Administrator" w:date="2018-11-04T20:04:00Z">
              <w:r w:rsidDel="00060255">
                <w:rPr>
                  <w:rFonts w:hint="eastAsia"/>
                  <w:szCs w:val="21"/>
                </w:rPr>
                <w:delText>记录员</w:delText>
              </w:r>
            </w:del>
          </w:p>
        </w:tc>
        <w:tc>
          <w:tcPr>
            <w:tcW w:w="2268" w:type="dxa"/>
          </w:tcPr>
          <w:p w14:paraId="7A927851" w14:textId="03BC4109" w:rsidR="008E7C49" w:rsidDel="00060255" w:rsidRDefault="00E53FE3">
            <w:pPr>
              <w:spacing w:line="360" w:lineRule="auto"/>
              <w:rPr>
                <w:del w:id="370" w:author="Administrator" w:date="2018-11-04T20:04:00Z"/>
                <w:szCs w:val="21"/>
              </w:rPr>
            </w:pPr>
            <w:del w:id="371" w:author="Administrator" w:date="2018-11-04T20:04:00Z">
              <w:r w:rsidDel="00060255">
                <w:rPr>
                  <w:rFonts w:hint="eastAsia"/>
                  <w:szCs w:val="21"/>
                </w:rPr>
                <w:delText>30</w:delText>
              </w:r>
            </w:del>
          </w:p>
        </w:tc>
        <w:tc>
          <w:tcPr>
            <w:tcW w:w="2347" w:type="dxa"/>
          </w:tcPr>
          <w:p w14:paraId="601EA393" w14:textId="6E1A1E97" w:rsidR="008E7C49" w:rsidDel="00060255" w:rsidRDefault="00E53FE3">
            <w:pPr>
              <w:spacing w:line="360" w:lineRule="auto"/>
              <w:rPr>
                <w:del w:id="372" w:author="Administrator" w:date="2018-11-04T20:04:00Z"/>
                <w:szCs w:val="21"/>
              </w:rPr>
            </w:pPr>
            <w:del w:id="373" w:author="Administrator" w:date="2018-11-04T20:04:00Z">
              <w:r w:rsidDel="00060255">
                <w:rPr>
                  <w:rFonts w:hint="eastAsia"/>
                  <w:szCs w:val="21"/>
                </w:rPr>
                <w:delText>15</w:delText>
              </w:r>
            </w:del>
          </w:p>
        </w:tc>
      </w:tr>
      <w:tr w:rsidR="008E7C49" w:rsidDel="00060255" w14:paraId="09B2BF34" w14:textId="75CB3A8C">
        <w:trPr>
          <w:del w:id="374" w:author="Administrator" w:date="2018-11-04T20:04:00Z"/>
        </w:trPr>
        <w:tc>
          <w:tcPr>
            <w:tcW w:w="2074" w:type="dxa"/>
          </w:tcPr>
          <w:p w14:paraId="5A55B41F" w14:textId="6ADD1639" w:rsidR="008E7C49" w:rsidDel="00060255" w:rsidRDefault="00E53FE3">
            <w:pPr>
              <w:spacing w:line="360" w:lineRule="auto"/>
              <w:rPr>
                <w:del w:id="375" w:author="Administrator" w:date="2018-11-04T20:04:00Z"/>
                <w:szCs w:val="21"/>
              </w:rPr>
            </w:pPr>
            <w:del w:id="376" w:author="Administrator" w:date="2018-11-04T20:04:00Z">
              <w:r w:rsidDel="00060255">
                <w:rPr>
                  <w:rFonts w:hint="eastAsia"/>
                  <w:szCs w:val="21"/>
                </w:rPr>
                <w:delText>骆佳俊</w:delText>
              </w:r>
            </w:del>
          </w:p>
        </w:tc>
        <w:tc>
          <w:tcPr>
            <w:tcW w:w="1607" w:type="dxa"/>
          </w:tcPr>
          <w:p w14:paraId="24EBF071" w14:textId="2A81FBF3" w:rsidR="008E7C49" w:rsidDel="00060255" w:rsidRDefault="00E53FE3">
            <w:pPr>
              <w:spacing w:line="360" w:lineRule="auto"/>
              <w:rPr>
                <w:del w:id="377" w:author="Administrator" w:date="2018-11-04T20:04:00Z"/>
                <w:szCs w:val="21"/>
              </w:rPr>
            </w:pPr>
            <w:del w:id="378" w:author="Administrator" w:date="2018-11-04T20:04:00Z">
              <w:r w:rsidDel="00060255">
                <w:rPr>
                  <w:rFonts w:hint="eastAsia"/>
                  <w:szCs w:val="21"/>
                </w:rPr>
                <w:delText>归档整理员</w:delText>
              </w:r>
            </w:del>
          </w:p>
        </w:tc>
        <w:tc>
          <w:tcPr>
            <w:tcW w:w="2268" w:type="dxa"/>
          </w:tcPr>
          <w:p w14:paraId="0A73D71A" w14:textId="642D5CF2" w:rsidR="008E7C49" w:rsidDel="00060255" w:rsidRDefault="00E53FE3">
            <w:pPr>
              <w:spacing w:line="360" w:lineRule="auto"/>
              <w:rPr>
                <w:del w:id="379" w:author="Administrator" w:date="2018-11-04T20:04:00Z"/>
                <w:szCs w:val="21"/>
              </w:rPr>
            </w:pPr>
            <w:del w:id="380" w:author="Administrator" w:date="2018-11-04T20:04:00Z">
              <w:r w:rsidDel="00060255">
                <w:rPr>
                  <w:rFonts w:hint="eastAsia"/>
                  <w:szCs w:val="21"/>
                </w:rPr>
                <w:delText>30</w:delText>
              </w:r>
            </w:del>
          </w:p>
        </w:tc>
        <w:tc>
          <w:tcPr>
            <w:tcW w:w="2347" w:type="dxa"/>
          </w:tcPr>
          <w:p w14:paraId="190FAED4" w14:textId="0F096097" w:rsidR="008E7C49" w:rsidDel="00060255" w:rsidRDefault="00E53FE3">
            <w:pPr>
              <w:spacing w:line="360" w:lineRule="auto"/>
              <w:rPr>
                <w:del w:id="381" w:author="Administrator" w:date="2018-11-04T20:04:00Z"/>
                <w:szCs w:val="21"/>
              </w:rPr>
            </w:pPr>
            <w:del w:id="382" w:author="Administrator" w:date="2018-11-04T20:04:00Z">
              <w:r w:rsidDel="00060255">
                <w:rPr>
                  <w:rFonts w:hint="eastAsia"/>
                  <w:szCs w:val="21"/>
                </w:rPr>
                <w:delText>15</w:delText>
              </w:r>
            </w:del>
          </w:p>
        </w:tc>
      </w:tr>
    </w:tbl>
    <w:p w14:paraId="295DEC9B" w14:textId="77777777" w:rsidR="008E7C49" w:rsidRDefault="00E53FE3">
      <w:pPr>
        <w:pStyle w:val="3"/>
        <w:spacing w:line="360" w:lineRule="auto"/>
      </w:pPr>
      <w:bookmarkStart w:id="383" w:name="_Toc528697511"/>
      <w:r>
        <w:rPr>
          <w:rFonts w:hint="eastAsia"/>
        </w:rPr>
        <w:t>9.3.2</w:t>
      </w:r>
      <w:r>
        <w:t xml:space="preserve"> </w:t>
      </w:r>
      <w:r>
        <w:rPr>
          <w:rFonts w:hint="eastAsia"/>
        </w:rPr>
        <w:t>预算</w:t>
      </w:r>
      <w:bookmarkEnd w:id="383"/>
    </w:p>
    <w:p w14:paraId="134AD16D" w14:textId="77777777" w:rsidR="008E7C49" w:rsidRDefault="00E53FE3">
      <w:pPr>
        <w:spacing w:line="360" w:lineRule="auto"/>
        <w:rPr>
          <w:szCs w:val="21"/>
        </w:rPr>
      </w:pPr>
      <w:r>
        <w:rPr>
          <w:rFonts w:hint="eastAsia"/>
          <w:szCs w:val="21"/>
        </w:rPr>
        <w:t>准备</w:t>
      </w:r>
      <w:r>
        <w:rPr>
          <w:szCs w:val="21"/>
        </w:rPr>
        <w:t>阶段</w:t>
      </w:r>
    </w:p>
    <w:tbl>
      <w:tblPr>
        <w:tblStyle w:val="af3"/>
        <w:tblW w:w="8296" w:type="dxa"/>
        <w:tblLayout w:type="fixed"/>
        <w:tblLook w:val="04A0" w:firstRow="1" w:lastRow="0" w:firstColumn="1" w:lastColumn="0" w:noHBand="0" w:noVBand="1"/>
      </w:tblPr>
      <w:tblGrid>
        <w:gridCol w:w="2074"/>
        <w:gridCol w:w="2074"/>
        <w:gridCol w:w="2074"/>
        <w:gridCol w:w="2074"/>
      </w:tblGrid>
      <w:tr w:rsidR="008E7C49" w14:paraId="19190199" w14:textId="77777777">
        <w:tc>
          <w:tcPr>
            <w:tcW w:w="2074" w:type="dxa"/>
          </w:tcPr>
          <w:p w14:paraId="3850F147"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44510DB"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38A44FCA"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295D4FF" w14:textId="77777777" w:rsidR="008E7C49" w:rsidRDefault="00E53FE3">
            <w:pPr>
              <w:spacing w:line="360" w:lineRule="auto"/>
              <w:jc w:val="center"/>
              <w:rPr>
                <w:b/>
                <w:sz w:val="24"/>
                <w:szCs w:val="21"/>
              </w:rPr>
            </w:pPr>
            <w:r>
              <w:rPr>
                <w:rFonts w:hint="eastAsia"/>
                <w:b/>
                <w:sz w:val="24"/>
                <w:szCs w:val="21"/>
              </w:rPr>
              <w:t>备注</w:t>
            </w:r>
          </w:p>
        </w:tc>
      </w:tr>
      <w:tr w:rsidR="008E7C49" w14:paraId="13260F6C" w14:textId="77777777">
        <w:tc>
          <w:tcPr>
            <w:tcW w:w="2074" w:type="dxa"/>
          </w:tcPr>
          <w:p w14:paraId="6F5EFE94"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2A597638" w14:textId="77777777" w:rsidR="008E7C49" w:rsidRDefault="00E53FE3">
            <w:pPr>
              <w:spacing w:line="360" w:lineRule="auto"/>
              <w:rPr>
                <w:szCs w:val="21"/>
              </w:rPr>
            </w:pPr>
            <w:r>
              <w:rPr>
                <w:rFonts w:hint="eastAsia"/>
                <w:szCs w:val="21"/>
              </w:rPr>
              <w:t>/</w:t>
            </w:r>
          </w:p>
        </w:tc>
        <w:tc>
          <w:tcPr>
            <w:tcW w:w="2074" w:type="dxa"/>
          </w:tcPr>
          <w:p w14:paraId="4518FEF6" w14:textId="77777777" w:rsidR="008E7C49" w:rsidRDefault="00E53FE3">
            <w:pPr>
              <w:spacing w:line="360" w:lineRule="auto"/>
              <w:rPr>
                <w:szCs w:val="21"/>
              </w:rPr>
            </w:pPr>
            <w:r>
              <w:rPr>
                <w:rFonts w:hint="eastAsia"/>
                <w:szCs w:val="21"/>
              </w:rPr>
              <w:t>/</w:t>
            </w:r>
          </w:p>
        </w:tc>
        <w:tc>
          <w:tcPr>
            <w:tcW w:w="2074" w:type="dxa"/>
          </w:tcPr>
          <w:p w14:paraId="6AF9FB2E" w14:textId="77777777" w:rsidR="008E7C49" w:rsidRDefault="008E7C49">
            <w:pPr>
              <w:spacing w:line="360" w:lineRule="auto"/>
              <w:rPr>
                <w:szCs w:val="21"/>
              </w:rPr>
            </w:pPr>
          </w:p>
        </w:tc>
      </w:tr>
      <w:tr w:rsidR="008E7C49" w14:paraId="0FF165A0" w14:textId="77777777">
        <w:tc>
          <w:tcPr>
            <w:tcW w:w="2074" w:type="dxa"/>
          </w:tcPr>
          <w:p w14:paraId="362A5184"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0860009" w14:textId="77777777" w:rsidR="008E7C49" w:rsidRDefault="00E53FE3">
            <w:pPr>
              <w:spacing w:line="360" w:lineRule="auto"/>
              <w:rPr>
                <w:szCs w:val="21"/>
              </w:rPr>
            </w:pPr>
            <w:r>
              <w:rPr>
                <w:rFonts w:hint="eastAsia"/>
                <w:szCs w:val="21"/>
              </w:rPr>
              <w:t>/</w:t>
            </w:r>
          </w:p>
        </w:tc>
        <w:tc>
          <w:tcPr>
            <w:tcW w:w="2074" w:type="dxa"/>
          </w:tcPr>
          <w:p w14:paraId="7FBC0CE4" w14:textId="77777777" w:rsidR="008E7C49" w:rsidRDefault="00E53FE3">
            <w:pPr>
              <w:spacing w:line="360" w:lineRule="auto"/>
              <w:rPr>
                <w:szCs w:val="21"/>
              </w:rPr>
            </w:pPr>
            <w:r>
              <w:rPr>
                <w:rFonts w:hint="eastAsia"/>
                <w:szCs w:val="21"/>
              </w:rPr>
              <w:t>/</w:t>
            </w:r>
          </w:p>
        </w:tc>
        <w:tc>
          <w:tcPr>
            <w:tcW w:w="2074" w:type="dxa"/>
          </w:tcPr>
          <w:p w14:paraId="6C478CCC" w14:textId="77777777" w:rsidR="008E7C49" w:rsidRDefault="00E53FE3">
            <w:pPr>
              <w:spacing w:line="360" w:lineRule="auto"/>
              <w:rPr>
                <w:szCs w:val="21"/>
              </w:rPr>
            </w:pPr>
            <w:r>
              <w:rPr>
                <w:rFonts w:hint="eastAsia"/>
                <w:szCs w:val="21"/>
              </w:rPr>
              <w:t>仅为</w:t>
            </w:r>
            <w:r>
              <w:rPr>
                <w:szCs w:val="21"/>
              </w:rPr>
              <w:t>学习使用</w:t>
            </w:r>
          </w:p>
        </w:tc>
      </w:tr>
      <w:tr w:rsidR="008E7C49" w14:paraId="6F8F3B28" w14:textId="77777777">
        <w:tc>
          <w:tcPr>
            <w:tcW w:w="2074" w:type="dxa"/>
          </w:tcPr>
          <w:p w14:paraId="3AD453D0"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EA01E3D" w14:textId="77777777" w:rsidR="008E7C49" w:rsidRDefault="00E53FE3">
            <w:pPr>
              <w:spacing w:line="360" w:lineRule="auto"/>
              <w:rPr>
                <w:szCs w:val="21"/>
              </w:rPr>
            </w:pPr>
            <w:r>
              <w:rPr>
                <w:rFonts w:hint="eastAsia"/>
                <w:szCs w:val="21"/>
              </w:rPr>
              <w:t>/</w:t>
            </w:r>
          </w:p>
        </w:tc>
        <w:tc>
          <w:tcPr>
            <w:tcW w:w="2074" w:type="dxa"/>
          </w:tcPr>
          <w:p w14:paraId="5FB4F588" w14:textId="77777777" w:rsidR="008E7C49" w:rsidRDefault="00E53FE3">
            <w:pPr>
              <w:spacing w:line="360" w:lineRule="auto"/>
              <w:rPr>
                <w:szCs w:val="21"/>
              </w:rPr>
            </w:pPr>
            <w:r>
              <w:rPr>
                <w:rFonts w:hint="eastAsia"/>
                <w:szCs w:val="21"/>
              </w:rPr>
              <w:t>/</w:t>
            </w:r>
          </w:p>
        </w:tc>
        <w:tc>
          <w:tcPr>
            <w:tcW w:w="2074" w:type="dxa"/>
          </w:tcPr>
          <w:p w14:paraId="3C3C477C" w14:textId="77777777" w:rsidR="008E7C49" w:rsidRDefault="00E53FE3">
            <w:pPr>
              <w:spacing w:line="360" w:lineRule="auto"/>
              <w:rPr>
                <w:szCs w:val="21"/>
              </w:rPr>
            </w:pPr>
            <w:r>
              <w:rPr>
                <w:rFonts w:hint="eastAsia"/>
                <w:szCs w:val="21"/>
              </w:rPr>
              <w:t>仅为</w:t>
            </w:r>
            <w:r>
              <w:rPr>
                <w:szCs w:val="21"/>
              </w:rPr>
              <w:t>学习使用</w:t>
            </w:r>
          </w:p>
        </w:tc>
      </w:tr>
      <w:tr w:rsidR="008E7C49" w14:paraId="20D801D9" w14:textId="77777777">
        <w:tc>
          <w:tcPr>
            <w:tcW w:w="2074" w:type="dxa"/>
          </w:tcPr>
          <w:p w14:paraId="64DD68F0"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1D0F9F53" w14:textId="77777777" w:rsidR="008E7C49" w:rsidRDefault="00E53FE3">
            <w:pPr>
              <w:spacing w:line="360" w:lineRule="auto"/>
              <w:rPr>
                <w:szCs w:val="21"/>
              </w:rPr>
            </w:pPr>
            <w:r>
              <w:rPr>
                <w:rFonts w:hint="eastAsia"/>
                <w:szCs w:val="21"/>
              </w:rPr>
              <w:t>/</w:t>
            </w:r>
          </w:p>
        </w:tc>
        <w:tc>
          <w:tcPr>
            <w:tcW w:w="2074" w:type="dxa"/>
          </w:tcPr>
          <w:p w14:paraId="7B5FE859" w14:textId="77777777" w:rsidR="008E7C49" w:rsidRDefault="00E53FE3">
            <w:pPr>
              <w:spacing w:line="360" w:lineRule="auto"/>
              <w:rPr>
                <w:szCs w:val="21"/>
              </w:rPr>
            </w:pPr>
            <w:r>
              <w:rPr>
                <w:rFonts w:hint="eastAsia"/>
                <w:szCs w:val="21"/>
              </w:rPr>
              <w:t>/</w:t>
            </w:r>
          </w:p>
        </w:tc>
        <w:tc>
          <w:tcPr>
            <w:tcW w:w="2074" w:type="dxa"/>
          </w:tcPr>
          <w:p w14:paraId="29619D30" w14:textId="77777777" w:rsidR="008E7C49" w:rsidRDefault="00E53FE3">
            <w:pPr>
              <w:spacing w:line="360" w:lineRule="auto"/>
              <w:rPr>
                <w:szCs w:val="21"/>
              </w:rPr>
            </w:pPr>
            <w:r>
              <w:rPr>
                <w:rFonts w:hint="eastAsia"/>
                <w:szCs w:val="21"/>
              </w:rPr>
              <w:t>仅为</w:t>
            </w:r>
            <w:r>
              <w:rPr>
                <w:szCs w:val="21"/>
              </w:rPr>
              <w:t>学习使用</w:t>
            </w:r>
          </w:p>
        </w:tc>
      </w:tr>
      <w:tr w:rsidR="008E7C49" w14:paraId="314893C0" w14:textId="77777777">
        <w:tc>
          <w:tcPr>
            <w:tcW w:w="2074" w:type="dxa"/>
          </w:tcPr>
          <w:p w14:paraId="19CB9948"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32C42285" w14:textId="77777777" w:rsidR="008E7C49" w:rsidRDefault="00E53FE3">
            <w:pPr>
              <w:spacing w:line="360" w:lineRule="auto"/>
              <w:rPr>
                <w:szCs w:val="21"/>
              </w:rPr>
            </w:pPr>
            <w:r>
              <w:rPr>
                <w:rFonts w:hint="eastAsia"/>
                <w:szCs w:val="21"/>
              </w:rPr>
              <w:t>/</w:t>
            </w:r>
          </w:p>
        </w:tc>
        <w:tc>
          <w:tcPr>
            <w:tcW w:w="2074" w:type="dxa"/>
          </w:tcPr>
          <w:p w14:paraId="296D071C" w14:textId="77777777" w:rsidR="008E7C49" w:rsidRDefault="00E53FE3">
            <w:pPr>
              <w:spacing w:line="360" w:lineRule="auto"/>
              <w:rPr>
                <w:szCs w:val="21"/>
              </w:rPr>
            </w:pPr>
            <w:r>
              <w:rPr>
                <w:rFonts w:hint="eastAsia"/>
                <w:szCs w:val="21"/>
              </w:rPr>
              <w:t>/</w:t>
            </w:r>
          </w:p>
        </w:tc>
        <w:tc>
          <w:tcPr>
            <w:tcW w:w="2074" w:type="dxa"/>
          </w:tcPr>
          <w:p w14:paraId="56B678E3" w14:textId="77777777" w:rsidR="008E7C49" w:rsidRDefault="00E53FE3">
            <w:pPr>
              <w:spacing w:line="360" w:lineRule="auto"/>
              <w:rPr>
                <w:szCs w:val="21"/>
              </w:rPr>
            </w:pPr>
            <w:r>
              <w:rPr>
                <w:rFonts w:hint="eastAsia"/>
                <w:szCs w:val="21"/>
              </w:rPr>
              <w:t>仅为</w:t>
            </w:r>
            <w:r>
              <w:rPr>
                <w:szCs w:val="21"/>
              </w:rPr>
              <w:t>学习使用</w:t>
            </w:r>
          </w:p>
        </w:tc>
      </w:tr>
      <w:tr w:rsidR="008E7C49" w14:paraId="10537973" w14:textId="77777777">
        <w:tc>
          <w:tcPr>
            <w:tcW w:w="2074" w:type="dxa"/>
          </w:tcPr>
          <w:p w14:paraId="48590D2F" w14:textId="77777777" w:rsidR="008E7C49" w:rsidRDefault="00E53FE3">
            <w:pPr>
              <w:spacing w:line="360" w:lineRule="auto"/>
              <w:rPr>
                <w:szCs w:val="21"/>
              </w:rPr>
            </w:pPr>
            <w:proofErr w:type="spellStart"/>
            <w:r>
              <w:rPr>
                <w:rFonts w:hint="eastAsia"/>
                <w:szCs w:val="21"/>
              </w:rPr>
              <w:t>Axure</w:t>
            </w:r>
            <w:r>
              <w:rPr>
                <w:szCs w:val="21"/>
              </w:rPr>
              <w:t>RP</w:t>
            </w:r>
            <w:proofErr w:type="spellEnd"/>
          </w:p>
        </w:tc>
        <w:tc>
          <w:tcPr>
            <w:tcW w:w="2074" w:type="dxa"/>
          </w:tcPr>
          <w:p w14:paraId="1B5B9526" w14:textId="77777777" w:rsidR="008E7C49" w:rsidRDefault="00E53FE3">
            <w:pPr>
              <w:spacing w:line="360" w:lineRule="auto"/>
              <w:rPr>
                <w:szCs w:val="21"/>
              </w:rPr>
            </w:pPr>
            <w:r>
              <w:rPr>
                <w:rFonts w:hint="eastAsia"/>
                <w:szCs w:val="21"/>
              </w:rPr>
              <w:t>/</w:t>
            </w:r>
          </w:p>
        </w:tc>
        <w:tc>
          <w:tcPr>
            <w:tcW w:w="2074" w:type="dxa"/>
          </w:tcPr>
          <w:p w14:paraId="23759AD0" w14:textId="77777777" w:rsidR="008E7C49" w:rsidRDefault="00E53FE3">
            <w:pPr>
              <w:spacing w:line="360" w:lineRule="auto"/>
              <w:rPr>
                <w:szCs w:val="21"/>
              </w:rPr>
            </w:pPr>
            <w:r>
              <w:rPr>
                <w:rFonts w:hint="eastAsia"/>
                <w:szCs w:val="21"/>
              </w:rPr>
              <w:t>/</w:t>
            </w:r>
          </w:p>
        </w:tc>
        <w:tc>
          <w:tcPr>
            <w:tcW w:w="2074" w:type="dxa"/>
          </w:tcPr>
          <w:p w14:paraId="71C0E664" w14:textId="77777777" w:rsidR="008E7C49" w:rsidRDefault="00E53FE3">
            <w:pPr>
              <w:spacing w:line="360" w:lineRule="auto"/>
              <w:rPr>
                <w:szCs w:val="21"/>
              </w:rPr>
            </w:pPr>
            <w:r>
              <w:rPr>
                <w:rFonts w:hint="eastAsia"/>
                <w:szCs w:val="21"/>
              </w:rPr>
              <w:t>仅为</w:t>
            </w:r>
            <w:r>
              <w:rPr>
                <w:szCs w:val="21"/>
              </w:rPr>
              <w:t>学习使用</w:t>
            </w:r>
          </w:p>
        </w:tc>
      </w:tr>
      <w:tr w:rsidR="008E7C49" w14:paraId="6CF9298A" w14:textId="77777777">
        <w:tc>
          <w:tcPr>
            <w:tcW w:w="2074" w:type="dxa"/>
          </w:tcPr>
          <w:p w14:paraId="6D66F2A3"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1774A75" w14:textId="77777777" w:rsidR="008E7C49" w:rsidRDefault="00E53FE3">
            <w:pPr>
              <w:spacing w:line="360" w:lineRule="auto"/>
              <w:rPr>
                <w:szCs w:val="21"/>
              </w:rPr>
            </w:pPr>
            <w:r>
              <w:rPr>
                <w:rFonts w:hint="eastAsia"/>
                <w:szCs w:val="21"/>
              </w:rPr>
              <w:t>/</w:t>
            </w:r>
          </w:p>
        </w:tc>
        <w:tc>
          <w:tcPr>
            <w:tcW w:w="2074" w:type="dxa"/>
          </w:tcPr>
          <w:p w14:paraId="78702C10" w14:textId="77777777" w:rsidR="008E7C49" w:rsidRDefault="00E53FE3">
            <w:pPr>
              <w:spacing w:line="360" w:lineRule="auto"/>
              <w:rPr>
                <w:szCs w:val="21"/>
              </w:rPr>
            </w:pPr>
            <w:r>
              <w:rPr>
                <w:rFonts w:hint="eastAsia"/>
                <w:szCs w:val="21"/>
              </w:rPr>
              <w:t>/</w:t>
            </w:r>
          </w:p>
        </w:tc>
        <w:tc>
          <w:tcPr>
            <w:tcW w:w="2074" w:type="dxa"/>
          </w:tcPr>
          <w:p w14:paraId="02575F8C" w14:textId="77777777" w:rsidR="008E7C49" w:rsidRDefault="00E53FE3">
            <w:pPr>
              <w:spacing w:line="360" w:lineRule="auto"/>
              <w:rPr>
                <w:szCs w:val="21"/>
              </w:rPr>
            </w:pPr>
            <w:r>
              <w:rPr>
                <w:rFonts w:hint="eastAsia"/>
                <w:szCs w:val="21"/>
              </w:rPr>
              <w:t>仅为</w:t>
            </w:r>
            <w:r>
              <w:rPr>
                <w:szCs w:val="21"/>
              </w:rPr>
              <w:t>学习使用</w:t>
            </w:r>
          </w:p>
        </w:tc>
      </w:tr>
      <w:tr w:rsidR="008E7C49" w14:paraId="2D0319CE" w14:textId="77777777">
        <w:tc>
          <w:tcPr>
            <w:tcW w:w="2074" w:type="dxa"/>
          </w:tcPr>
          <w:p w14:paraId="2DBB8F5E" w14:textId="77777777" w:rsidR="008E7C49" w:rsidRDefault="00E53FE3">
            <w:pPr>
              <w:spacing w:line="360" w:lineRule="auto"/>
              <w:rPr>
                <w:szCs w:val="21"/>
              </w:rPr>
            </w:pPr>
            <w:r>
              <w:rPr>
                <w:rFonts w:hint="eastAsia"/>
                <w:szCs w:val="21"/>
              </w:rPr>
              <w:t>个人</w:t>
            </w:r>
            <w:r>
              <w:rPr>
                <w:szCs w:val="21"/>
              </w:rPr>
              <w:t>电脑</w:t>
            </w:r>
          </w:p>
        </w:tc>
        <w:tc>
          <w:tcPr>
            <w:tcW w:w="2074" w:type="dxa"/>
          </w:tcPr>
          <w:p w14:paraId="0F77D9D9" w14:textId="77777777" w:rsidR="008E7C49" w:rsidRDefault="00E53FE3">
            <w:pPr>
              <w:spacing w:line="360" w:lineRule="auto"/>
              <w:rPr>
                <w:szCs w:val="21"/>
              </w:rPr>
            </w:pPr>
            <w:r>
              <w:rPr>
                <w:rFonts w:hint="eastAsia"/>
                <w:szCs w:val="21"/>
              </w:rPr>
              <w:t>/</w:t>
            </w:r>
          </w:p>
        </w:tc>
        <w:tc>
          <w:tcPr>
            <w:tcW w:w="2074" w:type="dxa"/>
          </w:tcPr>
          <w:p w14:paraId="03ED255D" w14:textId="77777777" w:rsidR="008E7C49" w:rsidRDefault="00E53FE3">
            <w:pPr>
              <w:spacing w:line="360" w:lineRule="auto"/>
              <w:rPr>
                <w:szCs w:val="21"/>
              </w:rPr>
            </w:pPr>
            <w:r>
              <w:rPr>
                <w:rFonts w:hint="eastAsia"/>
                <w:szCs w:val="21"/>
              </w:rPr>
              <w:t>/</w:t>
            </w:r>
          </w:p>
        </w:tc>
        <w:tc>
          <w:tcPr>
            <w:tcW w:w="2074" w:type="dxa"/>
          </w:tcPr>
          <w:p w14:paraId="3BBF17DC" w14:textId="77777777" w:rsidR="008E7C49" w:rsidRDefault="00E53FE3">
            <w:pPr>
              <w:spacing w:line="360" w:lineRule="auto"/>
              <w:rPr>
                <w:szCs w:val="21"/>
              </w:rPr>
            </w:pPr>
            <w:r>
              <w:rPr>
                <w:rFonts w:hint="eastAsia"/>
                <w:szCs w:val="21"/>
              </w:rPr>
              <w:t>组员自备</w:t>
            </w:r>
          </w:p>
        </w:tc>
      </w:tr>
      <w:tr w:rsidR="008E7C49" w14:paraId="40A57A5A" w14:textId="77777777">
        <w:tc>
          <w:tcPr>
            <w:tcW w:w="2074" w:type="dxa"/>
          </w:tcPr>
          <w:p w14:paraId="6B01C73B" w14:textId="77777777" w:rsidR="008E7C49" w:rsidRDefault="00E53FE3">
            <w:pPr>
              <w:spacing w:line="360" w:lineRule="auto"/>
              <w:rPr>
                <w:szCs w:val="21"/>
              </w:rPr>
            </w:pPr>
            <w:r>
              <w:rPr>
                <w:rFonts w:hint="eastAsia"/>
                <w:szCs w:val="21"/>
              </w:rPr>
              <w:lastRenderedPageBreak/>
              <w:t>电费</w:t>
            </w:r>
          </w:p>
        </w:tc>
        <w:tc>
          <w:tcPr>
            <w:tcW w:w="2074" w:type="dxa"/>
          </w:tcPr>
          <w:p w14:paraId="3E4502A4" w14:textId="77777777" w:rsidR="008E7C49" w:rsidRDefault="00E53FE3">
            <w:pPr>
              <w:spacing w:line="360" w:lineRule="auto"/>
              <w:rPr>
                <w:szCs w:val="21"/>
              </w:rPr>
            </w:pPr>
            <w:r>
              <w:rPr>
                <w:rFonts w:hint="eastAsia"/>
                <w:szCs w:val="21"/>
              </w:rPr>
              <w:t>/</w:t>
            </w:r>
          </w:p>
        </w:tc>
        <w:tc>
          <w:tcPr>
            <w:tcW w:w="2074" w:type="dxa"/>
          </w:tcPr>
          <w:p w14:paraId="7883301B" w14:textId="77777777" w:rsidR="008E7C49" w:rsidRDefault="00E53FE3">
            <w:pPr>
              <w:spacing w:line="360" w:lineRule="auto"/>
              <w:rPr>
                <w:szCs w:val="21"/>
              </w:rPr>
            </w:pPr>
            <w:r>
              <w:rPr>
                <w:rFonts w:hint="eastAsia"/>
                <w:szCs w:val="21"/>
              </w:rPr>
              <w:t>/</w:t>
            </w:r>
          </w:p>
        </w:tc>
        <w:tc>
          <w:tcPr>
            <w:tcW w:w="2074" w:type="dxa"/>
          </w:tcPr>
          <w:p w14:paraId="5BD9768A" w14:textId="77777777" w:rsidR="008E7C49" w:rsidRDefault="008E7C49">
            <w:pPr>
              <w:spacing w:line="360" w:lineRule="auto"/>
              <w:rPr>
                <w:szCs w:val="21"/>
              </w:rPr>
            </w:pPr>
          </w:p>
        </w:tc>
      </w:tr>
      <w:tr w:rsidR="008E7C49" w14:paraId="22434F14" w14:textId="77777777">
        <w:tc>
          <w:tcPr>
            <w:tcW w:w="2074" w:type="dxa"/>
          </w:tcPr>
          <w:p w14:paraId="2753AFF4" w14:textId="77777777" w:rsidR="008E7C49" w:rsidRDefault="00E53FE3">
            <w:pPr>
              <w:spacing w:line="360" w:lineRule="auto"/>
              <w:rPr>
                <w:szCs w:val="21"/>
              </w:rPr>
            </w:pPr>
            <w:r>
              <w:rPr>
                <w:rFonts w:hint="eastAsia"/>
                <w:szCs w:val="21"/>
              </w:rPr>
              <w:t>宽带费用</w:t>
            </w:r>
          </w:p>
        </w:tc>
        <w:tc>
          <w:tcPr>
            <w:tcW w:w="2074" w:type="dxa"/>
          </w:tcPr>
          <w:p w14:paraId="5091F4A3" w14:textId="77777777" w:rsidR="008E7C49" w:rsidRDefault="00E53FE3">
            <w:pPr>
              <w:spacing w:line="360" w:lineRule="auto"/>
              <w:rPr>
                <w:szCs w:val="21"/>
              </w:rPr>
            </w:pPr>
            <w:r>
              <w:rPr>
                <w:rFonts w:hint="eastAsia"/>
                <w:szCs w:val="21"/>
              </w:rPr>
              <w:t>/</w:t>
            </w:r>
          </w:p>
        </w:tc>
        <w:tc>
          <w:tcPr>
            <w:tcW w:w="2074" w:type="dxa"/>
          </w:tcPr>
          <w:p w14:paraId="0A62F89F" w14:textId="77777777" w:rsidR="008E7C49" w:rsidRDefault="00E53FE3">
            <w:pPr>
              <w:spacing w:line="360" w:lineRule="auto"/>
              <w:rPr>
                <w:szCs w:val="21"/>
              </w:rPr>
            </w:pPr>
            <w:r>
              <w:rPr>
                <w:rFonts w:hint="eastAsia"/>
                <w:szCs w:val="21"/>
              </w:rPr>
              <w:t>/</w:t>
            </w:r>
          </w:p>
        </w:tc>
        <w:tc>
          <w:tcPr>
            <w:tcW w:w="2074" w:type="dxa"/>
          </w:tcPr>
          <w:p w14:paraId="11E8925A" w14:textId="77777777" w:rsidR="008E7C49" w:rsidRDefault="008E7C49">
            <w:pPr>
              <w:spacing w:line="360" w:lineRule="auto"/>
              <w:rPr>
                <w:szCs w:val="21"/>
              </w:rPr>
            </w:pPr>
          </w:p>
        </w:tc>
      </w:tr>
      <w:tr w:rsidR="008E7C49" w14:paraId="11AC0AA4" w14:textId="77777777">
        <w:tc>
          <w:tcPr>
            <w:tcW w:w="2074" w:type="dxa"/>
          </w:tcPr>
          <w:p w14:paraId="0B3D7794" w14:textId="77777777" w:rsidR="008E7C49" w:rsidRDefault="00E53FE3">
            <w:pPr>
              <w:spacing w:line="360" w:lineRule="auto"/>
              <w:rPr>
                <w:szCs w:val="21"/>
              </w:rPr>
            </w:pPr>
            <w:r>
              <w:rPr>
                <w:rFonts w:hint="eastAsia"/>
                <w:szCs w:val="21"/>
              </w:rPr>
              <w:t>人力支出</w:t>
            </w:r>
          </w:p>
        </w:tc>
        <w:tc>
          <w:tcPr>
            <w:tcW w:w="2074" w:type="dxa"/>
          </w:tcPr>
          <w:p w14:paraId="50211CEA" w14:textId="77777777" w:rsidR="008E7C49" w:rsidRDefault="00E53FE3">
            <w:pPr>
              <w:spacing w:line="360" w:lineRule="auto"/>
              <w:rPr>
                <w:szCs w:val="21"/>
              </w:rPr>
            </w:pPr>
            <w:r>
              <w:rPr>
                <w:rFonts w:hint="eastAsia"/>
                <w:szCs w:val="21"/>
              </w:rPr>
              <w:t>/</w:t>
            </w:r>
          </w:p>
        </w:tc>
        <w:tc>
          <w:tcPr>
            <w:tcW w:w="2074" w:type="dxa"/>
          </w:tcPr>
          <w:p w14:paraId="215F2709" w14:textId="77777777" w:rsidR="008E7C49" w:rsidRDefault="00E53FE3">
            <w:pPr>
              <w:spacing w:line="360" w:lineRule="auto"/>
              <w:rPr>
                <w:szCs w:val="21"/>
              </w:rPr>
            </w:pPr>
            <w:r>
              <w:rPr>
                <w:rFonts w:hint="eastAsia"/>
                <w:szCs w:val="21"/>
              </w:rPr>
              <w:t>/</w:t>
            </w:r>
          </w:p>
        </w:tc>
        <w:tc>
          <w:tcPr>
            <w:tcW w:w="2074" w:type="dxa"/>
          </w:tcPr>
          <w:p w14:paraId="5A693891" w14:textId="77777777" w:rsidR="008E7C49" w:rsidRDefault="008E7C49">
            <w:pPr>
              <w:spacing w:line="360" w:lineRule="auto"/>
              <w:rPr>
                <w:szCs w:val="21"/>
              </w:rPr>
            </w:pPr>
          </w:p>
        </w:tc>
      </w:tr>
      <w:tr w:rsidR="008E7C49" w14:paraId="7183EB98" w14:textId="77777777">
        <w:tc>
          <w:tcPr>
            <w:tcW w:w="2074" w:type="dxa"/>
          </w:tcPr>
          <w:p w14:paraId="1020E1A4" w14:textId="77777777" w:rsidR="008E7C49" w:rsidRDefault="00E53FE3">
            <w:pPr>
              <w:spacing w:line="360" w:lineRule="auto"/>
              <w:rPr>
                <w:szCs w:val="21"/>
              </w:rPr>
            </w:pPr>
            <w:r>
              <w:rPr>
                <w:rFonts w:hint="eastAsia"/>
                <w:szCs w:val="21"/>
              </w:rPr>
              <w:t>总计</w:t>
            </w:r>
          </w:p>
        </w:tc>
        <w:tc>
          <w:tcPr>
            <w:tcW w:w="2074" w:type="dxa"/>
          </w:tcPr>
          <w:p w14:paraId="587CFC8F" w14:textId="77777777" w:rsidR="008E7C49" w:rsidRDefault="00E53FE3">
            <w:pPr>
              <w:spacing w:line="360" w:lineRule="auto"/>
              <w:rPr>
                <w:szCs w:val="21"/>
              </w:rPr>
            </w:pPr>
            <w:r>
              <w:rPr>
                <w:rFonts w:hint="eastAsia"/>
                <w:szCs w:val="21"/>
              </w:rPr>
              <w:t>/</w:t>
            </w:r>
          </w:p>
        </w:tc>
        <w:tc>
          <w:tcPr>
            <w:tcW w:w="2074" w:type="dxa"/>
          </w:tcPr>
          <w:p w14:paraId="4DF1EBB1" w14:textId="77777777" w:rsidR="008E7C49" w:rsidRDefault="00E53FE3">
            <w:pPr>
              <w:spacing w:line="360" w:lineRule="auto"/>
              <w:rPr>
                <w:szCs w:val="21"/>
              </w:rPr>
            </w:pPr>
            <w:r>
              <w:rPr>
                <w:rFonts w:hint="eastAsia"/>
                <w:szCs w:val="21"/>
              </w:rPr>
              <w:t>/</w:t>
            </w:r>
          </w:p>
        </w:tc>
        <w:tc>
          <w:tcPr>
            <w:tcW w:w="2074" w:type="dxa"/>
          </w:tcPr>
          <w:p w14:paraId="54EBB4CC" w14:textId="77777777" w:rsidR="008E7C49" w:rsidRDefault="008E7C49">
            <w:pPr>
              <w:spacing w:line="360" w:lineRule="auto"/>
              <w:rPr>
                <w:szCs w:val="21"/>
              </w:rPr>
            </w:pPr>
          </w:p>
        </w:tc>
      </w:tr>
    </w:tbl>
    <w:p w14:paraId="6CF21F3A"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af3"/>
        <w:tblW w:w="8296" w:type="dxa"/>
        <w:tblLayout w:type="fixed"/>
        <w:tblLook w:val="04A0" w:firstRow="1" w:lastRow="0" w:firstColumn="1" w:lastColumn="0" w:noHBand="0" w:noVBand="1"/>
      </w:tblPr>
      <w:tblGrid>
        <w:gridCol w:w="2074"/>
        <w:gridCol w:w="2074"/>
        <w:gridCol w:w="2074"/>
        <w:gridCol w:w="2074"/>
      </w:tblGrid>
      <w:tr w:rsidR="008E7C49" w14:paraId="7ABCE78A" w14:textId="77777777">
        <w:tc>
          <w:tcPr>
            <w:tcW w:w="2074" w:type="dxa"/>
          </w:tcPr>
          <w:p w14:paraId="1FA4DB66"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2819E1E"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119B9202"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83D178B" w14:textId="77777777" w:rsidR="008E7C49" w:rsidRDefault="00E53FE3">
            <w:pPr>
              <w:spacing w:line="360" w:lineRule="auto"/>
              <w:jc w:val="center"/>
              <w:rPr>
                <w:b/>
                <w:sz w:val="24"/>
                <w:szCs w:val="21"/>
              </w:rPr>
            </w:pPr>
            <w:r>
              <w:rPr>
                <w:rFonts w:hint="eastAsia"/>
                <w:b/>
                <w:sz w:val="24"/>
                <w:szCs w:val="21"/>
              </w:rPr>
              <w:t>备注</w:t>
            </w:r>
          </w:p>
        </w:tc>
      </w:tr>
      <w:tr w:rsidR="008E7C49" w14:paraId="76D13304" w14:textId="77777777">
        <w:tc>
          <w:tcPr>
            <w:tcW w:w="2074" w:type="dxa"/>
          </w:tcPr>
          <w:p w14:paraId="3C0B943E" w14:textId="77777777" w:rsidR="008E7C49" w:rsidRDefault="00E53FE3">
            <w:pPr>
              <w:spacing w:line="360" w:lineRule="auto"/>
              <w:rPr>
                <w:szCs w:val="21"/>
              </w:rPr>
            </w:pPr>
            <w:r>
              <w:rPr>
                <w:rFonts w:hint="eastAsia"/>
                <w:szCs w:val="21"/>
              </w:rPr>
              <w:t>域名</w:t>
            </w:r>
          </w:p>
        </w:tc>
        <w:tc>
          <w:tcPr>
            <w:tcW w:w="2074" w:type="dxa"/>
          </w:tcPr>
          <w:p w14:paraId="2342D2C9" w14:textId="77777777" w:rsidR="008E7C49" w:rsidRDefault="00E53FE3">
            <w:pPr>
              <w:spacing w:line="360" w:lineRule="auto"/>
              <w:rPr>
                <w:szCs w:val="21"/>
              </w:rPr>
            </w:pPr>
            <w:r>
              <w:rPr>
                <w:rFonts w:hint="eastAsia"/>
                <w:szCs w:val="21"/>
              </w:rPr>
              <w:t>/</w:t>
            </w:r>
          </w:p>
        </w:tc>
        <w:tc>
          <w:tcPr>
            <w:tcW w:w="2074" w:type="dxa"/>
          </w:tcPr>
          <w:p w14:paraId="559D2EB4" w14:textId="77777777" w:rsidR="008E7C49" w:rsidRDefault="00E53FE3">
            <w:pPr>
              <w:spacing w:line="360" w:lineRule="auto"/>
              <w:rPr>
                <w:szCs w:val="21"/>
              </w:rPr>
            </w:pPr>
            <w:r>
              <w:rPr>
                <w:rFonts w:hint="eastAsia"/>
                <w:szCs w:val="21"/>
              </w:rPr>
              <w:t>/</w:t>
            </w:r>
          </w:p>
        </w:tc>
        <w:tc>
          <w:tcPr>
            <w:tcW w:w="2074" w:type="dxa"/>
          </w:tcPr>
          <w:p w14:paraId="0A158663" w14:textId="77777777" w:rsidR="008E7C49" w:rsidRDefault="008E7C49">
            <w:pPr>
              <w:spacing w:line="360" w:lineRule="auto"/>
              <w:rPr>
                <w:szCs w:val="21"/>
              </w:rPr>
            </w:pPr>
          </w:p>
        </w:tc>
      </w:tr>
      <w:tr w:rsidR="008E7C49" w14:paraId="354C2957" w14:textId="77777777">
        <w:tc>
          <w:tcPr>
            <w:tcW w:w="2074" w:type="dxa"/>
          </w:tcPr>
          <w:p w14:paraId="529F235A" w14:textId="77777777" w:rsidR="008E7C49" w:rsidRDefault="00E53FE3">
            <w:pPr>
              <w:spacing w:line="360" w:lineRule="auto"/>
              <w:rPr>
                <w:szCs w:val="21"/>
              </w:rPr>
            </w:pPr>
            <w:r>
              <w:rPr>
                <w:rFonts w:hint="eastAsia"/>
                <w:szCs w:val="21"/>
              </w:rPr>
              <w:t>服务器</w:t>
            </w:r>
          </w:p>
        </w:tc>
        <w:tc>
          <w:tcPr>
            <w:tcW w:w="2074" w:type="dxa"/>
          </w:tcPr>
          <w:p w14:paraId="3E1C1A1F" w14:textId="77777777" w:rsidR="008E7C49" w:rsidRDefault="00E53FE3">
            <w:pPr>
              <w:spacing w:line="360" w:lineRule="auto"/>
              <w:rPr>
                <w:szCs w:val="21"/>
              </w:rPr>
            </w:pPr>
            <w:r>
              <w:rPr>
                <w:rFonts w:hint="eastAsia"/>
                <w:szCs w:val="21"/>
              </w:rPr>
              <w:t>/</w:t>
            </w:r>
          </w:p>
        </w:tc>
        <w:tc>
          <w:tcPr>
            <w:tcW w:w="2074" w:type="dxa"/>
          </w:tcPr>
          <w:p w14:paraId="5722FCB7" w14:textId="77777777" w:rsidR="008E7C49" w:rsidRDefault="00E53FE3">
            <w:pPr>
              <w:spacing w:line="360" w:lineRule="auto"/>
              <w:rPr>
                <w:szCs w:val="21"/>
              </w:rPr>
            </w:pPr>
            <w:r>
              <w:rPr>
                <w:rFonts w:hint="eastAsia"/>
                <w:szCs w:val="21"/>
              </w:rPr>
              <w:t>/</w:t>
            </w:r>
          </w:p>
        </w:tc>
        <w:tc>
          <w:tcPr>
            <w:tcW w:w="2074" w:type="dxa"/>
          </w:tcPr>
          <w:p w14:paraId="7445D012" w14:textId="77777777" w:rsidR="008E7C49" w:rsidRDefault="008E7C49">
            <w:pPr>
              <w:spacing w:line="360" w:lineRule="auto"/>
              <w:rPr>
                <w:szCs w:val="21"/>
              </w:rPr>
            </w:pPr>
          </w:p>
        </w:tc>
      </w:tr>
      <w:tr w:rsidR="008E7C49" w14:paraId="71B58D7D" w14:textId="77777777">
        <w:tc>
          <w:tcPr>
            <w:tcW w:w="2074" w:type="dxa"/>
          </w:tcPr>
          <w:p w14:paraId="45DAD089" w14:textId="77777777" w:rsidR="008E7C49" w:rsidRDefault="00E53FE3">
            <w:pPr>
              <w:spacing w:line="360" w:lineRule="auto"/>
              <w:rPr>
                <w:szCs w:val="21"/>
              </w:rPr>
            </w:pPr>
            <w:r>
              <w:rPr>
                <w:rFonts w:hint="eastAsia"/>
                <w:szCs w:val="21"/>
              </w:rPr>
              <w:t>总计</w:t>
            </w:r>
          </w:p>
        </w:tc>
        <w:tc>
          <w:tcPr>
            <w:tcW w:w="2074" w:type="dxa"/>
          </w:tcPr>
          <w:p w14:paraId="767F011E" w14:textId="77777777" w:rsidR="008E7C49" w:rsidRDefault="00E53FE3">
            <w:pPr>
              <w:spacing w:line="360" w:lineRule="auto"/>
              <w:rPr>
                <w:szCs w:val="21"/>
              </w:rPr>
            </w:pPr>
            <w:r>
              <w:rPr>
                <w:rFonts w:hint="eastAsia"/>
                <w:szCs w:val="21"/>
              </w:rPr>
              <w:t>/</w:t>
            </w:r>
          </w:p>
        </w:tc>
        <w:tc>
          <w:tcPr>
            <w:tcW w:w="2074" w:type="dxa"/>
          </w:tcPr>
          <w:p w14:paraId="015AC494" w14:textId="77777777" w:rsidR="008E7C49" w:rsidRDefault="00E53FE3">
            <w:pPr>
              <w:spacing w:line="360" w:lineRule="auto"/>
              <w:rPr>
                <w:szCs w:val="21"/>
              </w:rPr>
            </w:pPr>
            <w:r>
              <w:rPr>
                <w:rFonts w:hint="eastAsia"/>
                <w:szCs w:val="21"/>
              </w:rPr>
              <w:t>/</w:t>
            </w:r>
          </w:p>
        </w:tc>
        <w:tc>
          <w:tcPr>
            <w:tcW w:w="2074" w:type="dxa"/>
          </w:tcPr>
          <w:p w14:paraId="12340BCE" w14:textId="77777777" w:rsidR="008E7C49" w:rsidRDefault="008E7C49">
            <w:pPr>
              <w:spacing w:line="360" w:lineRule="auto"/>
              <w:rPr>
                <w:szCs w:val="21"/>
              </w:rPr>
            </w:pPr>
          </w:p>
        </w:tc>
      </w:tr>
    </w:tbl>
    <w:p w14:paraId="5D01EDD4" w14:textId="77777777" w:rsidR="008E7C49" w:rsidRDefault="00E53FE3">
      <w:pPr>
        <w:spacing w:line="360" w:lineRule="auto"/>
        <w:rPr>
          <w:szCs w:val="21"/>
        </w:rPr>
      </w:pPr>
      <w:r>
        <w:rPr>
          <w:rFonts w:hint="eastAsia"/>
          <w:szCs w:val="21"/>
        </w:rPr>
        <w:t>财务负责人：</w:t>
      </w:r>
      <w:r>
        <w:rPr>
          <w:szCs w:val="21"/>
        </w:rPr>
        <w:t>杨以恒</w:t>
      </w:r>
    </w:p>
    <w:p w14:paraId="2E0DD886" w14:textId="77777777" w:rsidR="008E7C49" w:rsidRDefault="00E53FE3">
      <w:pPr>
        <w:pStyle w:val="1"/>
        <w:spacing w:line="360" w:lineRule="auto"/>
        <w:rPr>
          <w:rFonts w:asciiTheme="majorEastAsia" w:hAnsiTheme="majorEastAsia"/>
        </w:rPr>
      </w:pPr>
      <w:bookmarkStart w:id="384" w:name="_Toc525938490"/>
      <w:bookmarkStart w:id="385" w:name="_Toc528697512"/>
      <w:r>
        <w:rPr>
          <w:rFonts w:asciiTheme="majorEastAsia" w:hAnsiTheme="majorEastAsia" w:hint="eastAsia"/>
        </w:rPr>
        <w:t>10</w:t>
      </w:r>
      <w:r>
        <w:rPr>
          <w:rFonts w:asciiTheme="majorEastAsia" w:hAnsiTheme="majorEastAsia"/>
        </w:rPr>
        <w:t xml:space="preserve"> </w:t>
      </w:r>
      <w:r>
        <w:rPr>
          <w:rFonts w:asciiTheme="majorEastAsia" w:hAnsiTheme="majorEastAsia" w:hint="eastAsia"/>
        </w:rPr>
        <w:t>采购</w:t>
      </w:r>
      <w:r>
        <w:rPr>
          <w:rFonts w:asciiTheme="majorEastAsia" w:hAnsiTheme="majorEastAsia"/>
        </w:rPr>
        <w:t>管理</w:t>
      </w:r>
      <w:r>
        <w:rPr>
          <w:rFonts w:asciiTheme="majorEastAsia" w:hAnsiTheme="majorEastAsia" w:hint="eastAsia"/>
        </w:rPr>
        <w:t>计划</w:t>
      </w:r>
      <w:bookmarkEnd w:id="384"/>
      <w:bookmarkEnd w:id="385"/>
    </w:p>
    <w:p w14:paraId="643865D8" w14:textId="77777777" w:rsidR="008E7C49" w:rsidRDefault="00E53FE3">
      <w:pPr>
        <w:pStyle w:val="2"/>
        <w:spacing w:line="360" w:lineRule="auto"/>
      </w:pPr>
      <w:bookmarkStart w:id="386" w:name="_Toc528697513"/>
      <w:r>
        <w:rPr>
          <w:rFonts w:hint="eastAsia"/>
        </w:rPr>
        <w:t>10.1</w:t>
      </w:r>
      <w:r>
        <w:t xml:space="preserve"> 采购</w:t>
      </w:r>
      <w:r>
        <w:rPr>
          <w:rFonts w:hint="eastAsia"/>
        </w:rPr>
        <w:t>内容</w:t>
      </w:r>
      <w:bookmarkEnd w:id="386"/>
    </w:p>
    <w:p w14:paraId="62A7EF26" w14:textId="77777777" w:rsidR="008E7C49" w:rsidRDefault="00E53FE3">
      <w:pPr>
        <w:spacing w:line="360" w:lineRule="auto"/>
        <w:rPr>
          <w:szCs w:val="21"/>
        </w:rPr>
      </w:pPr>
      <w:r>
        <w:rPr>
          <w:rFonts w:hint="eastAsia"/>
          <w:szCs w:val="21"/>
        </w:rPr>
        <w:t>准备</w:t>
      </w:r>
      <w:r>
        <w:rPr>
          <w:szCs w:val="21"/>
        </w:rP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40519A9" w14:textId="77777777">
        <w:tc>
          <w:tcPr>
            <w:tcW w:w="2074" w:type="dxa"/>
          </w:tcPr>
          <w:p w14:paraId="5F8E8348"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794F525F"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7317F1F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78AA301F" w14:textId="77777777" w:rsidR="008E7C49" w:rsidRDefault="00E53FE3">
            <w:pPr>
              <w:spacing w:line="360" w:lineRule="auto"/>
              <w:jc w:val="center"/>
              <w:rPr>
                <w:b/>
                <w:sz w:val="24"/>
                <w:szCs w:val="21"/>
              </w:rPr>
            </w:pPr>
            <w:r>
              <w:rPr>
                <w:rFonts w:hint="eastAsia"/>
                <w:b/>
                <w:sz w:val="24"/>
                <w:szCs w:val="21"/>
              </w:rPr>
              <w:t>备注</w:t>
            </w:r>
          </w:p>
        </w:tc>
      </w:tr>
      <w:tr w:rsidR="008E7C49" w14:paraId="6CB5B24D" w14:textId="77777777">
        <w:tc>
          <w:tcPr>
            <w:tcW w:w="2074" w:type="dxa"/>
          </w:tcPr>
          <w:p w14:paraId="42B640BC"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64DE4C0E" w14:textId="77777777" w:rsidR="008E7C49" w:rsidRDefault="00E53FE3">
            <w:pPr>
              <w:spacing w:line="360" w:lineRule="auto"/>
              <w:rPr>
                <w:szCs w:val="21"/>
              </w:rPr>
            </w:pPr>
            <w:r>
              <w:rPr>
                <w:rFonts w:hint="eastAsia"/>
                <w:szCs w:val="21"/>
              </w:rPr>
              <w:t>/</w:t>
            </w:r>
          </w:p>
        </w:tc>
        <w:tc>
          <w:tcPr>
            <w:tcW w:w="2074" w:type="dxa"/>
          </w:tcPr>
          <w:p w14:paraId="3F18942C" w14:textId="77777777" w:rsidR="008E7C49" w:rsidRDefault="00E53FE3">
            <w:pPr>
              <w:spacing w:line="360" w:lineRule="auto"/>
              <w:rPr>
                <w:szCs w:val="21"/>
              </w:rPr>
            </w:pPr>
            <w:r>
              <w:rPr>
                <w:rFonts w:hint="eastAsia"/>
                <w:szCs w:val="21"/>
              </w:rPr>
              <w:t>/</w:t>
            </w:r>
          </w:p>
        </w:tc>
        <w:tc>
          <w:tcPr>
            <w:tcW w:w="2074" w:type="dxa"/>
          </w:tcPr>
          <w:p w14:paraId="2CF922B8" w14:textId="77777777" w:rsidR="008E7C49" w:rsidRDefault="008E7C49">
            <w:pPr>
              <w:spacing w:line="360" w:lineRule="auto"/>
              <w:rPr>
                <w:szCs w:val="21"/>
              </w:rPr>
            </w:pPr>
          </w:p>
        </w:tc>
      </w:tr>
      <w:tr w:rsidR="008E7C49" w14:paraId="1370F2F3" w14:textId="77777777">
        <w:tc>
          <w:tcPr>
            <w:tcW w:w="2074" w:type="dxa"/>
          </w:tcPr>
          <w:p w14:paraId="11861C6D"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60FD3D2A" w14:textId="77777777" w:rsidR="008E7C49" w:rsidRDefault="00E53FE3">
            <w:pPr>
              <w:spacing w:line="360" w:lineRule="auto"/>
              <w:rPr>
                <w:szCs w:val="21"/>
              </w:rPr>
            </w:pPr>
            <w:r>
              <w:rPr>
                <w:rFonts w:hint="eastAsia"/>
                <w:szCs w:val="21"/>
              </w:rPr>
              <w:t>/</w:t>
            </w:r>
          </w:p>
        </w:tc>
        <w:tc>
          <w:tcPr>
            <w:tcW w:w="2074" w:type="dxa"/>
          </w:tcPr>
          <w:p w14:paraId="6E205D9B" w14:textId="77777777" w:rsidR="008E7C49" w:rsidRDefault="00E53FE3">
            <w:pPr>
              <w:spacing w:line="360" w:lineRule="auto"/>
              <w:rPr>
                <w:szCs w:val="21"/>
              </w:rPr>
            </w:pPr>
            <w:r>
              <w:rPr>
                <w:rFonts w:hint="eastAsia"/>
                <w:szCs w:val="21"/>
              </w:rPr>
              <w:t>/</w:t>
            </w:r>
          </w:p>
        </w:tc>
        <w:tc>
          <w:tcPr>
            <w:tcW w:w="2074" w:type="dxa"/>
          </w:tcPr>
          <w:p w14:paraId="6AB3EBFB" w14:textId="77777777" w:rsidR="008E7C49" w:rsidRDefault="00E53FE3">
            <w:pPr>
              <w:spacing w:line="360" w:lineRule="auto"/>
              <w:rPr>
                <w:szCs w:val="21"/>
              </w:rPr>
            </w:pPr>
            <w:r>
              <w:rPr>
                <w:rFonts w:hint="eastAsia"/>
                <w:szCs w:val="21"/>
              </w:rPr>
              <w:t>仅为</w:t>
            </w:r>
            <w:r>
              <w:rPr>
                <w:szCs w:val="21"/>
              </w:rPr>
              <w:t>学习使用</w:t>
            </w:r>
          </w:p>
        </w:tc>
      </w:tr>
      <w:tr w:rsidR="008E7C49" w14:paraId="508CAC35" w14:textId="77777777">
        <w:tc>
          <w:tcPr>
            <w:tcW w:w="2074" w:type="dxa"/>
          </w:tcPr>
          <w:p w14:paraId="6F2503EE"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A14AF61" w14:textId="77777777" w:rsidR="008E7C49" w:rsidRDefault="00E53FE3">
            <w:pPr>
              <w:spacing w:line="360" w:lineRule="auto"/>
              <w:rPr>
                <w:szCs w:val="21"/>
              </w:rPr>
            </w:pPr>
            <w:r>
              <w:rPr>
                <w:rFonts w:hint="eastAsia"/>
                <w:szCs w:val="21"/>
              </w:rPr>
              <w:t>/</w:t>
            </w:r>
          </w:p>
        </w:tc>
        <w:tc>
          <w:tcPr>
            <w:tcW w:w="2074" w:type="dxa"/>
          </w:tcPr>
          <w:p w14:paraId="06990810" w14:textId="77777777" w:rsidR="008E7C49" w:rsidRDefault="00E53FE3">
            <w:pPr>
              <w:spacing w:line="360" w:lineRule="auto"/>
              <w:rPr>
                <w:szCs w:val="21"/>
              </w:rPr>
            </w:pPr>
            <w:r>
              <w:rPr>
                <w:rFonts w:hint="eastAsia"/>
                <w:szCs w:val="21"/>
              </w:rPr>
              <w:t>/</w:t>
            </w:r>
          </w:p>
        </w:tc>
        <w:tc>
          <w:tcPr>
            <w:tcW w:w="2074" w:type="dxa"/>
          </w:tcPr>
          <w:p w14:paraId="37D70FFA" w14:textId="77777777" w:rsidR="008E7C49" w:rsidRDefault="00E53FE3">
            <w:pPr>
              <w:spacing w:line="360" w:lineRule="auto"/>
              <w:rPr>
                <w:szCs w:val="21"/>
              </w:rPr>
            </w:pPr>
            <w:r>
              <w:rPr>
                <w:rFonts w:hint="eastAsia"/>
                <w:szCs w:val="21"/>
              </w:rPr>
              <w:t>仅为</w:t>
            </w:r>
            <w:r>
              <w:rPr>
                <w:szCs w:val="21"/>
              </w:rPr>
              <w:t>学习使用</w:t>
            </w:r>
          </w:p>
        </w:tc>
      </w:tr>
      <w:tr w:rsidR="008E7C49" w14:paraId="3036469E" w14:textId="77777777">
        <w:tc>
          <w:tcPr>
            <w:tcW w:w="2074" w:type="dxa"/>
          </w:tcPr>
          <w:p w14:paraId="3FB7448C"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74CD79C9" w14:textId="77777777" w:rsidR="008E7C49" w:rsidRDefault="00E53FE3">
            <w:pPr>
              <w:spacing w:line="360" w:lineRule="auto"/>
              <w:rPr>
                <w:szCs w:val="21"/>
              </w:rPr>
            </w:pPr>
            <w:r>
              <w:rPr>
                <w:rFonts w:hint="eastAsia"/>
                <w:szCs w:val="21"/>
              </w:rPr>
              <w:t>/</w:t>
            </w:r>
          </w:p>
        </w:tc>
        <w:tc>
          <w:tcPr>
            <w:tcW w:w="2074" w:type="dxa"/>
          </w:tcPr>
          <w:p w14:paraId="09C60670" w14:textId="77777777" w:rsidR="008E7C49" w:rsidRDefault="00E53FE3">
            <w:pPr>
              <w:spacing w:line="360" w:lineRule="auto"/>
              <w:rPr>
                <w:szCs w:val="21"/>
              </w:rPr>
            </w:pPr>
            <w:r>
              <w:rPr>
                <w:rFonts w:hint="eastAsia"/>
                <w:szCs w:val="21"/>
              </w:rPr>
              <w:t>/</w:t>
            </w:r>
          </w:p>
        </w:tc>
        <w:tc>
          <w:tcPr>
            <w:tcW w:w="2074" w:type="dxa"/>
          </w:tcPr>
          <w:p w14:paraId="0CF1B841" w14:textId="77777777" w:rsidR="008E7C49" w:rsidRDefault="00E53FE3">
            <w:pPr>
              <w:spacing w:line="360" w:lineRule="auto"/>
              <w:rPr>
                <w:szCs w:val="21"/>
              </w:rPr>
            </w:pPr>
            <w:r>
              <w:rPr>
                <w:rFonts w:hint="eastAsia"/>
                <w:szCs w:val="21"/>
              </w:rPr>
              <w:t>仅为</w:t>
            </w:r>
            <w:r>
              <w:rPr>
                <w:szCs w:val="21"/>
              </w:rPr>
              <w:t>学习使用</w:t>
            </w:r>
          </w:p>
        </w:tc>
      </w:tr>
      <w:tr w:rsidR="008E7C49" w14:paraId="0CBDE363" w14:textId="77777777">
        <w:tc>
          <w:tcPr>
            <w:tcW w:w="2074" w:type="dxa"/>
          </w:tcPr>
          <w:p w14:paraId="2D3FED4C"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87F448B" w14:textId="77777777" w:rsidR="008E7C49" w:rsidRDefault="00E53FE3">
            <w:pPr>
              <w:spacing w:line="360" w:lineRule="auto"/>
              <w:rPr>
                <w:szCs w:val="21"/>
              </w:rPr>
            </w:pPr>
            <w:r>
              <w:rPr>
                <w:rFonts w:hint="eastAsia"/>
                <w:szCs w:val="21"/>
              </w:rPr>
              <w:t>/</w:t>
            </w:r>
          </w:p>
        </w:tc>
        <w:tc>
          <w:tcPr>
            <w:tcW w:w="2074" w:type="dxa"/>
          </w:tcPr>
          <w:p w14:paraId="15754A5C" w14:textId="77777777" w:rsidR="008E7C49" w:rsidRDefault="00E53FE3">
            <w:pPr>
              <w:spacing w:line="360" w:lineRule="auto"/>
              <w:rPr>
                <w:szCs w:val="21"/>
              </w:rPr>
            </w:pPr>
            <w:r>
              <w:rPr>
                <w:rFonts w:hint="eastAsia"/>
                <w:szCs w:val="21"/>
              </w:rPr>
              <w:t>/</w:t>
            </w:r>
          </w:p>
        </w:tc>
        <w:tc>
          <w:tcPr>
            <w:tcW w:w="2074" w:type="dxa"/>
          </w:tcPr>
          <w:p w14:paraId="4FB2784C" w14:textId="77777777" w:rsidR="008E7C49" w:rsidRDefault="00E53FE3">
            <w:pPr>
              <w:spacing w:line="360" w:lineRule="auto"/>
              <w:rPr>
                <w:szCs w:val="21"/>
              </w:rPr>
            </w:pPr>
            <w:r>
              <w:rPr>
                <w:rFonts w:hint="eastAsia"/>
                <w:szCs w:val="21"/>
              </w:rPr>
              <w:t>仅为</w:t>
            </w:r>
            <w:r>
              <w:rPr>
                <w:szCs w:val="21"/>
              </w:rPr>
              <w:t>学习使用</w:t>
            </w:r>
          </w:p>
        </w:tc>
      </w:tr>
      <w:tr w:rsidR="008E7C49" w14:paraId="61980AF5" w14:textId="77777777">
        <w:tc>
          <w:tcPr>
            <w:tcW w:w="2074" w:type="dxa"/>
          </w:tcPr>
          <w:p w14:paraId="6BC91664" w14:textId="77777777" w:rsidR="008E7C49" w:rsidRDefault="00E53FE3">
            <w:pPr>
              <w:spacing w:line="360" w:lineRule="auto"/>
              <w:rPr>
                <w:szCs w:val="21"/>
              </w:rPr>
            </w:pPr>
            <w:proofErr w:type="spellStart"/>
            <w:r>
              <w:rPr>
                <w:rFonts w:hint="eastAsia"/>
                <w:szCs w:val="21"/>
              </w:rPr>
              <w:t>Axure</w:t>
            </w:r>
            <w:r>
              <w:rPr>
                <w:szCs w:val="21"/>
              </w:rPr>
              <w:t>RP</w:t>
            </w:r>
            <w:proofErr w:type="spellEnd"/>
          </w:p>
        </w:tc>
        <w:tc>
          <w:tcPr>
            <w:tcW w:w="2074" w:type="dxa"/>
          </w:tcPr>
          <w:p w14:paraId="1C6CFAD5" w14:textId="77777777" w:rsidR="008E7C49" w:rsidRDefault="00E53FE3">
            <w:pPr>
              <w:spacing w:line="360" w:lineRule="auto"/>
              <w:rPr>
                <w:szCs w:val="21"/>
              </w:rPr>
            </w:pPr>
            <w:r>
              <w:rPr>
                <w:rFonts w:hint="eastAsia"/>
                <w:szCs w:val="21"/>
              </w:rPr>
              <w:t>/</w:t>
            </w:r>
          </w:p>
        </w:tc>
        <w:tc>
          <w:tcPr>
            <w:tcW w:w="2074" w:type="dxa"/>
          </w:tcPr>
          <w:p w14:paraId="1BDF84A3" w14:textId="77777777" w:rsidR="008E7C49" w:rsidRDefault="00E53FE3">
            <w:pPr>
              <w:spacing w:line="360" w:lineRule="auto"/>
              <w:rPr>
                <w:szCs w:val="21"/>
              </w:rPr>
            </w:pPr>
            <w:r>
              <w:rPr>
                <w:rFonts w:hint="eastAsia"/>
                <w:szCs w:val="21"/>
              </w:rPr>
              <w:t>/</w:t>
            </w:r>
          </w:p>
        </w:tc>
        <w:tc>
          <w:tcPr>
            <w:tcW w:w="2074" w:type="dxa"/>
          </w:tcPr>
          <w:p w14:paraId="68F03116" w14:textId="77777777" w:rsidR="008E7C49" w:rsidRDefault="00E53FE3">
            <w:pPr>
              <w:spacing w:line="360" w:lineRule="auto"/>
              <w:rPr>
                <w:szCs w:val="21"/>
              </w:rPr>
            </w:pPr>
            <w:r>
              <w:rPr>
                <w:rFonts w:hint="eastAsia"/>
                <w:szCs w:val="21"/>
              </w:rPr>
              <w:t>仅为</w:t>
            </w:r>
            <w:r>
              <w:rPr>
                <w:szCs w:val="21"/>
              </w:rPr>
              <w:t>学习使用</w:t>
            </w:r>
          </w:p>
        </w:tc>
      </w:tr>
      <w:tr w:rsidR="008E7C49" w14:paraId="7FC25811" w14:textId="77777777">
        <w:tc>
          <w:tcPr>
            <w:tcW w:w="2074" w:type="dxa"/>
          </w:tcPr>
          <w:p w14:paraId="20E93D69"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EE5A7E8" w14:textId="77777777" w:rsidR="008E7C49" w:rsidRDefault="00E53FE3">
            <w:pPr>
              <w:spacing w:line="360" w:lineRule="auto"/>
              <w:rPr>
                <w:szCs w:val="21"/>
              </w:rPr>
            </w:pPr>
            <w:r>
              <w:rPr>
                <w:rFonts w:hint="eastAsia"/>
                <w:szCs w:val="21"/>
              </w:rPr>
              <w:t>/</w:t>
            </w:r>
          </w:p>
        </w:tc>
        <w:tc>
          <w:tcPr>
            <w:tcW w:w="2074" w:type="dxa"/>
          </w:tcPr>
          <w:p w14:paraId="3B67430D" w14:textId="77777777" w:rsidR="008E7C49" w:rsidRDefault="00E53FE3">
            <w:pPr>
              <w:spacing w:line="360" w:lineRule="auto"/>
              <w:rPr>
                <w:szCs w:val="21"/>
              </w:rPr>
            </w:pPr>
            <w:r>
              <w:rPr>
                <w:rFonts w:hint="eastAsia"/>
                <w:szCs w:val="21"/>
              </w:rPr>
              <w:t>/</w:t>
            </w:r>
          </w:p>
        </w:tc>
        <w:tc>
          <w:tcPr>
            <w:tcW w:w="2074" w:type="dxa"/>
          </w:tcPr>
          <w:p w14:paraId="0384266A" w14:textId="77777777" w:rsidR="008E7C49" w:rsidRDefault="00E53FE3">
            <w:pPr>
              <w:spacing w:line="360" w:lineRule="auto"/>
              <w:rPr>
                <w:szCs w:val="21"/>
              </w:rPr>
            </w:pPr>
            <w:r>
              <w:rPr>
                <w:rFonts w:hint="eastAsia"/>
                <w:szCs w:val="21"/>
              </w:rPr>
              <w:t>仅为</w:t>
            </w:r>
            <w:r>
              <w:rPr>
                <w:szCs w:val="21"/>
              </w:rPr>
              <w:t>学习使用</w:t>
            </w:r>
          </w:p>
        </w:tc>
      </w:tr>
      <w:tr w:rsidR="008E7C49" w14:paraId="62D05761" w14:textId="77777777">
        <w:tc>
          <w:tcPr>
            <w:tcW w:w="2074" w:type="dxa"/>
          </w:tcPr>
          <w:p w14:paraId="5DB980C8" w14:textId="77777777" w:rsidR="008E7C49" w:rsidRDefault="00E53FE3">
            <w:pPr>
              <w:spacing w:line="360" w:lineRule="auto"/>
              <w:rPr>
                <w:szCs w:val="21"/>
              </w:rPr>
            </w:pPr>
            <w:r>
              <w:rPr>
                <w:rFonts w:hint="eastAsia"/>
                <w:szCs w:val="21"/>
              </w:rPr>
              <w:t>个人</w:t>
            </w:r>
            <w:r>
              <w:rPr>
                <w:szCs w:val="21"/>
              </w:rPr>
              <w:t>电脑</w:t>
            </w:r>
          </w:p>
        </w:tc>
        <w:tc>
          <w:tcPr>
            <w:tcW w:w="2074" w:type="dxa"/>
          </w:tcPr>
          <w:p w14:paraId="308E5532" w14:textId="77777777" w:rsidR="008E7C49" w:rsidRDefault="00E53FE3">
            <w:pPr>
              <w:spacing w:line="360" w:lineRule="auto"/>
              <w:rPr>
                <w:szCs w:val="21"/>
              </w:rPr>
            </w:pPr>
            <w:r>
              <w:rPr>
                <w:rFonts w:hint="eastAsia"/>
                <w:szCs w:val="21"/>
              </w:rPr>
              <w:t>/</w:t>
            </w:r>
          </w:p>
        </w:tc>
        <w:tc>
          <w:tcPr>
            <w:tcW w:w="2074" w:type="dxa"/>
          </w:tcPr>
          <w:p w14:paraId="5F671F27" w14:textId="77777777" w:rsidR="008E7C49" w:rsidRDefault="00E53FE3">
            <w:pPr>
              <w:spacing w:line="360" w:lineRule="auto"/>
              <w:rPr>
                <w:szCs w:val="21"/>
              </w:rPr>
            </w:pPr>
            <w:r>
              <w:rPr>
                <w:rFonts w:hint="eastAsia"/>
                <w:szCs w:val="21"/>
              </w:rPr>
              <w:t>/</w:t>
            </w:r>
          </w:p>
        </w:tc>
        <w:tc>
          <w:tcPr>
            <w:tcW w:w="2074" w:type="dxa"/>
          </w:tcPr>
          <w:p w14:paraId="1222F9A8" w14:textId="77777777" w:rsidR="008E7C49" w:rsidRDefault="00E53FE3">
            <w:pPr>
              <w:spacing w:line="360" w:lineRule="auto"/>
              <w:rPr>
                <w:szCs w:val="21"/>
              </w:rPr>
            </w:pPr>
            <w:r>
              <w:rPr>
                <w:rFonts w:hint="eastAsia"/>
                <w:szCs w:val="21"/>
              </w:rPr>
              <w:t>组员自备</w:t>
            </w:r>
          </w:p>
        </w:tc>
      </w:tr>
      <w:tr w:rsidR="008E7C49" w14:paraId="65EBF2F2" w14:textId="77777777">
        <w:tc>
          <w:tcPr>
            <w:tcW w:w="2074" w:type="dxa"/>
          </w:tcPr>
          <w:p w14:paraId="6DB50AAA" w14:textId="77777777" w:rsidR="008E7C49" w:rsidRDefault="00E53FE3">
            <w:pPr>
              <w:spacing w:line="360" w:lineRule="auto"/>
              <w:rPr>
                <w:szCs w:val="21"/>
              </w:rPr>
            </w:pPr>
            <w:r>
              <w:rPr>
                <w:rFonts w:hint="eastAsia"/>
                <w:szCs w:val="21"/>
              </w:rPr>
              <w:t>总计</w:t>
            </w:r>
          </w:p>
        </w:tc>
        <w:tc>
          <w:tcPr>
            <w:tcW w:w="2074" w:type="dxa"/>
          </w:tcPr>
          <w:p w14:paraId="55670136" w14:textId="77777777" w:rsidR="008E7C49" w:rsidRDefault="00E53FE3">
            <w:pPr>
              <w:spacing w:line="360" w:lineRule="auto"/>
              <w:rPr>
                <w:szCs w:val="21"/>
              </w:rPr>
            </w:pPr>
            <w:r>
              <w:rPr>
                <w:rFonts w:hint="eastAsia"/>
                <w:szCs w:val="21"/>
              </w:rPr>
              <w:t>/</w:t>
            </w:r>
          </w:p>
        </w:tc>
        <w:tc>
          <w:tcPr>
            <w:tcW w:w="2074" w:type="dxa"/>
          </w:tcPr>
          <w:p w14:paraId="6BA64C5B" w14:textId="77777777" w:rsidR="008E7C49" w:rsidRDefault="00E53FE3">
            <w:pPr>
              <w:spacing w:line="360" w:lineRule="auto"/>
              <w:rPr>
                <w:szCs w:val="21"/>
              </w:rPr>
            </w:pPr>
            <w:r>
              <w:rPr>
                <w:rFonts w:hint="eastAsia"/>
                <w:szCs w:val="21"/>
              </w:rPr>
              <w:t>/</w:t>
            </w:r>
          </w:p>
        </w:tc>
        <w:tc>
          <w:tcPr>
            <w:tcW w:w="2074" w:type="dxa"/>
          </w:tcPr>
          <w:p w14:paraId="65CC33CB" w14:textId="77777777" w:rsidR="008E7C49" w:rsidRDefault="008E7C49">
            <w:pPr>
              <w:spacing w:line="360" w:lineRule="auto"/>
              <w:rPr>
                <w:szCs w:val="21"/>
              </w:rPr>
            </w:pPr>
          </w:p>
        </w:tc>
      </w:tr>
    </w:tbl>
    <w:p w14:paraId="27D425F3"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18231FA" w14:textId="77777777">
        <w:tc>
          <w:tcPr>
            <w:tcW w:w="2074" w:type="dxa"/>
          </w:tcPr>
          <w:p w14:paraId="10C0B4AC"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4BDFD259"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64956C1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536053F8" w14:textId="77777777" w:rsidR="008E7C49" w:rsidRDefault="00E53FE3">
            <w:pPr>
              <w:spacing w:line="360" w:lineRule="auto"/>
              <w:jc w:val="center"/>
              <w:rPr>
                <w:b/>
                <w:sz w:val="24"/>
                <w:szCs w:val="21"/>
              </w:rPr>
            </w:pPr>
            <w:r>
              <w:rPr>
                <w:rFonts w:hint="eastAsia"/>
                <w:b/>
                <w:sz w:val="24"/>
                <w:szCs w:val="21"/>
              </w:rPr>
              <w:t>备注</w:t>
            </w:r>
          </w:p>
        </w:tc>
      </w:tr>
      <w:tr w:rsidR="008E7C49" w14:paraId="3D698937" w14:textId="77777777">
        <w:tc>
          <w:tcPr>
            <w:tcW w:w="2074" w:type="dxa"/>
          </w:tcPr>
          <w:p w14:paraId="6AC41856" w14:textId="77777777" w:rsidR="008E7C49" w:rsidRDefault="00E53FE3">
            <w:pPr>
              <w:spacing w:line="360" w:lineRule="auto"/>
              <w:rPr>
                <w:szCs w:val="21"/>
              </w:rPr>
            </w:pPr>
            <w:r>
              <w:rPr>
                <w:rFonts w:hint="eastAsia"/>
                <w:szCs w:val="21"/>
              </w:rPr>
              <w:lastRenderedPageBreak/>
              <w:t>域名</w:t>
            </w:r>
          </w:p>
        </w:tc>
        <w:tc>
          <w:tcPr>
            <w:tcW w:w="2074" w:type="dxa"/>
          </w:tcPr>
          <w:p w14:paraId="7FE6973F" w14:textId="77777777" w:rsidR="008E7C49" w:rsidRDefault="00E53FE3">
            <w:pPr>
              <w:spacing w:line="360" w:lineRule="auto"/>
              <w:rPr>
                <w:szCs w:val="21"/>
              </w:rPr>
            </w:pPr>
            <w:r>
              <w:rPr>
                <w:rFonts w:hint="eastAsia"/>
                <w:szCs w:val="21"/>
              </w:rPr>
              <w:t>/</w:t>
            </w:r>
          </w:p>
        </w:tc>
        <w:tc>
          <w:tcPr>
            <w:tcW w:w="2074" w:type="dxa"/>
          </w:tcPr>
          <w:p w14:paraId="4C453D54" w14:textId="77777777" w:rsidR="008E7C49" w:rsidRDefault="00E53FE3">
            <w:pPr>
              <w:spacing w:line="360" w:lineRule="auto"/>
              <w:rPr>
                <w:szCs w:val="21"/>
              </w:rPr>
            </w:pPr>
            <w:r>
              <w:rPr>
                <w:rFonts w:hint="eastAsia"/>
                <w:szCs w:val="21"/>
              </w:rPr>
              <w:t>/</w:t>
            </w:r>
          </w:p>
        </w:tc>
        <w:tc>
          <w:tcPr>
            <w:tcW w:w="2074" w:type="dxa"/>
          </w:tcPr>
          <w:p w14:paraId="174E99A8" w14:textId="77777777" w:rsidR="008E7C49" w:rsidRDefault="008E7C49">
            <w:pPr>
              <w:spacing w:line="360" w:lineRule="auto"/>
              <w:rPr>
                <w:szCs w:val="21"/>
              </w:rPr>
            </w:pPr>
          </w:p>
        </w:tc>
      </w:tr>
      <w:tr w:rsidR="008E7C49" w14:paraId="6BB3F2BF" w14:textId="77777777">
        <w:tc>
          <w:tcPr>
            <w:tcW w:w="2074" w:type="dxa"/>
          </w:tcPr>
          <w:p w14:paraId="14C1CBE3" w14:textId="77777777" w:rsidR="008E7C49" w:rsidRDefault="00E53FE3">
            <w:pPr>
              <w:spacing w:line="360" w:lineRule="auto"/>
              <w:rPr>
                <w:szCs w:val="21"/>
              </w:rPr>
            </w:pPr>
            <w:r>
              <w:rPr>
                <w:rFonts w:hint="eastAsia"/>
                <w:szCs w:val="21"/>
              </w:rPr>
              <w:t>服务器</w:t>
            </w:r>
          </w:p>
        </w:tc>
        <w:tc>
          <w:tcPr>
            <w:tcW w:w="2074" w:type="dxa"/>
          </w:tcPr>
          <w:p w14:paraId="69B79330" w14:textId="77777777" w:rsidR="008E7C49" w:rsidRDefault="00E53FE3">
            <w:pPr>
              <w:spacing w:line="360" w:lineRule="auto"/>
              <w:rPr>
                <w:szCs w:val="21"/>
              </w:rPr>
            </w:pPr>
            <w:r>
              <w:rPr>
                <w:rFonts w:hint="eastAsia"/>
                <w:szCs w:val="21"/>
              </w:rPr>
              <w:t>/</w:t>
            </w:r>
          </w:p>
        </w:tc>
        <w:tc>
          <w:tcPr>
            <w:tcW w:w="2074" w:type="dxa"/>
          </w:tcPr>
          <w:p w14:paraId="42967C78" w14:textId="77777777" w:rsidR="008E7C49" w:rsidRDefault="00E53FE3">
            <w:pPr>
              <w:spacing w:line="360" w:lineRule="auto"/>
              <w:rPr>
                <w:szCs w:val="21"/>
              </w:rPr>
            </w:pPr>
            <w:r>
              <w:rPr>
                <w:rFonts w:hint="eastAsia"/>
                <w:szCs w:val="21"/>
              </w:rPr>
              <w:t>/</w:t>
            </w:r>
          </w:p>
        </w:tc>
        <w:tc>
          <w:tcPr>
            <w:tcW w:w="2074" w:type="dxa"/>
          </w:tcPr>
          <w:p w14:paraId="2231CDE1" w14:textId="77777777" w:rsidR="008E7C49" w:rsidRDefault="008E7C49">
            <w:pPr>
              <w:spacing w:line="360" w:lineRule="auto"/>
              <w:rPr>
                <w:szCs w:val="21"/>
              </w:rPr>
            </w:pPr>
          </w:p>
        </w:tc>
      </w:tr>
      <w:tr w:rsidR="008E7C49" w14:paraId="0EA5BDAB" w14:textId="77777777">
        <w:tc>
          <w:tcPr>
            <w:tcW w:w="2074" w:type="dxa"/>
          </w:tcPr>
          <w:p w14:paraId="71748A8F" w14:textId="77777777" w:rsidR="008E7C49" w:rsidRDefault="00E53FE3">
            <w:pPr>
              <w:spacing w:line="360" w:lineRule="auto"/>
              <w:rPr>
                <w:szCs w:val="21"/>
              </w:rPr>
            </w:pPr>
            <w:r>
              <w:rPr>
                <w:rFonts w:hint="eastAsia"/>
                <w:szCs w:val="21"/>
              </w:rPr>
              <w:t>总计</w:t>
            </w:r>
          </w:p>
        </w:tc>
        <w:tc>
          <w:tcPr>
            <w:tcW w:w="2074" w:type="dxa"/>
          </w:tcPr>
          <w:p w14:paraId="1EF495D9" w14:textId="77777777" w:rsidR="008E7C49" w:rsidRDefault="00E53FE3">
            <w:pPr>
              <w:spacing w:line="360" w:lineRule="auto"/>
              <w:rPr>
                <w:szCs w:val="21"/>
              </w:rPr>
            </w:pPr>
            <w:r>
              <w:rPr>
                <w:rFonts w:hint="eastAsia"/>
                <w:szCs w:val="21"/>
              </w:rPr>
              <w:t>/</w:t>
            </w:r>
          </w:p>
        </w:tc>
        <w:tc>
          <w:tcPr>
            <w:tcW w:w="2074" w:type="dxa"/>
          </w:tcPr>
          <w:p w14:paraId="28257016" w14:textId="77777777" w:rsidR="008E7C49" w:rsidRDefault="00E53FE3">
            <w:pPr>
              <w:spacing w:line="360" w:lineRule="auto"/>
              <w:rPr>
                <w:szCs w:val="21"/>
              </w:rPr>
            </w:pPr>
            <w:r>
              <w:rPr>
                <w:rFonts w:hint="eastAsia"/>
                <w:szCs w:val="21"/>
              </w:rPr>
              <w:t>/</w:t>
            </w:r>
          </w:p>
        </w:tc>
        <w:tc>
          <w:tcPr>
            <w:tcW w:w="2074" w:type="dxa"/>
          </w:tcPr>
          <w:p w14:paraId="3F49D60E" w14:textId="77777777" w:rsidR="008E7C49" w:rsidRDefault="008E7C49">
            <w:pPr>
              <w:spacing w:line="360" w:lineRule="auto"/>
              <w:rPr>
                <w:szCs w:val="21"/>
              </w:rPr>
            </w:pPr>
          </w:p>
        </w:tc>
      </w:tr>
    </w:tbl>
    <w:p w14:paraId="0769EFCA" w14:textId="77777777" w:rsidR="008E7C49" w:rsidRDefault="00E53FE3">
      <w:pPr>
        <w:pStyle w:val="2"/>
        <w:spacing w:line="360" w:lineRule="auto"/>
      </w:pPr>
      <w:bookmarkStart w:id="387" w:name="_Toc528697514"/>
      <w:r>
        <w:rPr>
          <w:rFonts w:hint="eastAsia"/>
        </w:rPr>
        <w:t>10.2</w:t>
      </w:r>
      <w:r>
        <w:t xml:space="preserve"> </w:t>
      </w:r>
      <w:r>
        <w:rPr>
          <w:rFonts w:hint="eastAsia"/>
        </w:rPr>
        <w:t>采购</w:t>
      </w:r>
      <w:r>
        <w:t>项目的</w:t>
      </w:r>
      <w:r>
        <w:rPr>
          <w:rFonts w:hint="eastAsia"/>
        </w:rPr>
        <w:t>风险问题</w:t>
      </w:r>
      <w:bookmarkEnd w:id="38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696"/>
        <w:gridCol w:w="1697"/>
        <w:gridCol w:w="1603"/>
        <w:gridCol w:w="1603"/>
      </w:tblGrid>
      <w:tr w:rsidR="008E7C49" w14:paraId="7309A8C6" w14:textId="77777777">
        <w:tc>
          <w:tcPr>
            <w:tcW w:w="1697" w:type="dxa"/>
          </w:tcPr>
          <w:p w14:paraId="0620C15F" w14:textId="77777777" w:rsidR="008E7C49" w:rsidRDefault="00E53FE3">
            <w:pPr>
              <w:spacing w:line="360" w:lineRule="auto"/>
              <w:jc w:val="center"/>
              <w:rPr>
                <w:b/>
                <w:sz w:val="24"/>
                <w:szCs w:val="21"/>
              </w:rPr>
            </w:pPr>
            <w:r>
              <w:rPr>
                <w:rFonts w:hint="eastAsia"/>
                <w:b/>
                <w:sz w:val="24"/>
                <w:szCs w:val="21"/>
              </w:rPr>
              <w:t>风险</w:t>
            </w:r>
            <w:r>
              <w:rPr>
                <w:b/>
                <w:sz w:val="24"/>
                <w:szCs w:val="21"/>
              </w:rPr>
              <w:t>因素</w:t>
            </w:r>
          </w:p>
        </w:tc>
        <w:tc>
          <w:tcPr>
            <w:tcW w:w="1696" w:type="dxa"/>
          </w:tcPr>
          <w:p w14:paraId="31A71AB3" w14:textId="77777777" w:rsidR="008E7C49" w:rsidRDefault="00E53FE3">
            <w:pPr>
              <w:spacing w:line="360" w:lineRule="auto"/>
              <w:jc w:val="center"/>
              <w:rPr>
                <w:b/>
                <w:sz w:val="24"/>
                <w:szCs w:val="21"/>
              </w:rPr>
            </w:pPr>
            <w:r>
              <w:rPr>
                <w:rFonts w:hint="eastAsia"/>
                <w:b/>
                <w:sz w:val="24"/>
                <w:szCs w:val="21"/>
              </w:rPr>
              <w:t>解决方案</w:t>
            </w:r>
          </w:p>
        </w:tc>
        <w:tc>
          <w:tcPr>
            <w:tcW w:w="1697" w:type="dxa"/>
          </w:tcPr>
          <w:p w14:paraId="72B81FEA" w14:textId="77777777" w:rsidR="008E7C49" w:rsidRDefault="00E53FE3">
            <w:pPr>
              <w:spacing w:line="360" w:lineRule="auto"/>
              <w:jc w:val="center"/>
              <w:rPr>
                <w:b/>
                <w:sz w:val="24"/>
                <w:szCs w:val="21"/>
              </w:rPr>
            </w:pPr>
            <w:r>
              <w:rPr>
                <w:rFonts w:hint="eastAsia"/>
                <w:b/>
                <w:sz w:val="24"/>
                <w:szCs w:val="21"/>
              </w:rPr>
              <w:t>发生概率</w:t>
            </w:r>
          </w:p>
        </w:tc>
        <w:tc>
          <w:tcPr>
            <w:tcW w:w="1603" w:type="dxa"/>
          </w:tcPr>
          <w:p w14:paraId="1CAD3A83" w14:textId="77777777" w:rsidR="008E7C49" w:rsidRDefault="00E53FE3">
            <w:pPr>
              <w:spacing w:line="360" w:lineRule="auto"/>
              <w:jc w:val="center"/>
              <w:rPr>
                <w:b/>
                <w:sz w:val="24"/>
                <w:szCs w:val="21"/>
              </w:rPr>
            </w:pPr>
            <w:r>
              <w:rPr>
                <w:rFonts w:hint="eastAsia"/>
                <w:b/>
                <w:sz w:val="24"/>
                <w:szCs w:val="21"/>
              </w:rPr>
              <w:t>影响度</w:t>
            </w:r>
          </w:p>
        </w:tc>
        <w:tc>
          <w:tcPr>
            <w:tcW w:w="1603" w:type="dxa"/>
          </w:tcPr>
          <w:p w14:paraId="3CAA79A6" w14:textId="77777777" w:rsidR="008E7C49" w:rsidRDefault="00E53FE3">
            <w:pPr>
              <w:spacing w:line="360" w:lineRule="auto"/>
              <w:jc w:val="center"/>
              <w:rPr>
                <w:b/>
                <w:sz w:val="24"/>
                <w:szCs w:val="21"/>
              </w:rPr>
            </w:pPr>
            <w:r>
              <w:rPr>
                <w:rFonts w:hint="eastAsia"/>
                <w:b/>
                <w:sz w:val="24"/>
                <w:szCs w:val="21"/>
              </w:rPr>
              <w:t>优先级</w:t>
            </w:r>
          </w:p>
        </w:tc>
      </w:tr>
      <w:tr w:rsidR="008E7C49" w14:paraId="69093D19" w14:textId="77777777">
        <w:tc>
          <w:tcPr>
            <w:tcW w:w="1697" w:type="dxa"/>
          </w:tcPr>
          <w:p w14:paraId="549C9B1B" w14:textId="77777777" w:rsidR="008E7C49" w:rsidRDefault="00E53FE3">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14:paraId="16F7394C" w14:textId="77777777" w:rsidR="008E7C49" w:rsidRDefault="00E53FE3">
            <w:pPr>
              <w:spacing w:line="360" w:lineRule="auto"/>
              <w:rPr>
                <w:szCs w:val="21"/>
              </w:rPr>
            </w:pPr>
            <w:r>
              <w:rPr>
                <w:rFonts w:hint="eastAsia"/>
                <w:szCs w:val="21"/>
              </w:rPr>
              <w:t>尽快</w:t>
            </w:r>
            <w:r>
              <w:rPr>
                <w:szCs w:val="21"/>
              </w:rPr>
              <w:t>采用新工具并学习使用方法</w:t>
            </w:r>
          </w:p>
        </w:tc>
        <w:tc>
          <w:tcPr>
            <w:tcW w:w="1697" w:type="dxa"/>
          </w:tcPr>
          <w:p w14:paraId="255DCDF6" w14:textId="77777777" w:rsidR="008E7C49" w:rsidRDefault="00E53FE3">
            <w:pPr>
              <w:spacing w:line="360" w:lineRule="auto"/>
              <w:rPr>
                <w:szCs w:val="21"/>
              </w:rPr>
            </w:pPr>
            <w:r>
              <w:rPr>
                <w:rFonts w:hint="eastAsia"/>
                <w:szCs w:val="21"/>
              </w:rPr>
              <w:t>中</w:t>
            </w:r>
          </w:p>
        </w:tc>
        <w:tc>
          <w:tcPr>
            <w:tcW w:w="1603" w:type="dxa"/>
          </w:tcPr>
          <w:p w14:paraId="1AB3166F" w14:textId="77777777" w:rsidR="008E7C49" w:rsidRDefault="00E53FE3">
            <w:pPr>
              <w:spacing w:line="360" w:lineRule="auto"/>
              <w:rPr>
                <w:szCs w:val="21"/>
              </w:rPr>
            </w:pPr>
            <w:r>
              <w:rPr>
                <w:rFonts w:hint="eastAsia"/>
                <w:szCs w:val="21"/>
              </w:rPr>
              <w:t>高</w:t>
            </w:r>
          </w:p>
        </w:tc>
        <w:tc>
          <w:tcPr>
            <w:tcW w:w="1603" w:type="dxa"/>
          </w:tcPr>
          <w:p w14:paraId="63705F69" w14:textId="77777777" w:rsidR="008E7C49" w:rsidRDefault="00E53FE3">
            <w:pPr>
              <w:spacing w:line="360" w:lineRule="auto"/>
              <w:rPr>
                <w:szCs w:val="21"/>
              </w:rPr>
            </w:pPr>
            <w:r>
              <w:rPr>
                <w:rFonts w:hint="eastAsia"/>
                <w:szCs w:val="21"/>
              </w:rPr>
              <w:t>高</w:t>
            </w:r>
          </w:p>
        </w:tc>
      </w:tr>
      <w:tr w:rsidR="008E7C49" w14:paraId="5A01034D" w14:textId="77777777">
        <w:tc>
          <w:tcPr>
            <w:tcW w:w="1697" w:type="dxa"/>
          </w:tcPr>
          <w:p w14:paraId="2279CEE3" w14:textId="77777777" w:rsidR="008E7C49" w:rsidRDefault="00E53FE3">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14:paraId="36029609" w14:textId="77777777" w:rsidR="008E7C49" w:rsidRDefault="00E53FE3">
            <w:pPr>
              <w:spacing w:line="360" w:lineRule="auto"/>
              <w:rPr>
                <w:szCs w:val="21"/>
              </w:rPr>
            </w:pPr>
            <w:r>
              <w:rPr>
                <w:rFonts w:hint="eastAsia"/>
                <w:szCs w:val="21"/>
              </w:rPr>
              <w:t>提高</w:t>
            </w:r>
            <w:r>
              <w:rPr>
                <w:szCs w:val="21"/>
              </w:rPr>
              <w:t>投入或降低需求</w:t>
            </w:r>
          </w:p>
        </w:tc>
        <w:tc>
          <w:tcPr>
            <w:tcW w:w="1697" w:type="dxa"/>
          </w:tcPr>
          <w:p w14:paraId="1C429A42" w14:textId="77777777" w:rsidR="008E7C49" w:rsidRDefault="00E53FE3">
            <w:pPr>
              <w:spacing w:line="360" w:lineRule="auto"/>
              <w:rPr>
                <w:szCs w:val="21"/>
              </w:rPr>
            </w:pPr>
            <w:r>
              <w:rPr>
                <w:rFonts w:hint="eastAsia"/>
                <w:szCs w:val="21"/>
              </w:rPr>
              <w:t>低</w:t>
            </w:r>
          </w:p>
        </w:tc>
        <w:tc>
          <w:tcPr>
            <w:tcW w:w="1603" w:type="dxa"/>
          </w:tcPr>
          <w:p w14:paraId="4224984A" w14:textId="77777777" w:rsidR="008E7C49" w:rsidRDefault="00E53FE3">
            <w:pPr>
              <w:spacing w:line="360" w:lineRule="auto"/>
              <w:rPr>
                <w:szCs w:val="21"/>
              </w:rPr>
            </w:pPr>
            <w:r>
              <w:rPr>
                <w:rFonts w:hint="eastAsia"/>
                <w:szCs w:val="21"/>
              </w:rPr>
              <w:t>高</w:t>
            </w:r>
          </w:p>
        </w:tc>
        <w:tc>
          <w:tcPr>
            <w:tcW w:w="1603" w:type="dxa"/>
          </w:tcPr>
          <w:p w14:paraId="10F31F36" w14:textId="77777777" w:rsidR="008E7C49" w:rsidRDefault="00E53FE3">
            <w:pPr>
              <w:spacing w:line="360" w:lineRule="auto"/>
              <w:rPr>
                <w:szCs w:val="21"/>
              </w:rPr>
            </w:pPr>
            <w:r>
              <w:rPr>
                <w:rFonts w:hint="eastAsia"/>
                <w:szCs w:val="21"/>
              </w:rPr>
              <w:t>中</w:t>
            </w:r>
          </w:p>
        </w:tc>
      </w:tr>
      <w:tr w:rsidR="008E7C49" w14:paraId="0B79228E" w14:textId="77777777">
        <w:tc>
          <w:tcPr>
            <w:tcW w:w="1697" w:type="dxa"/>
          </w:tcPr>
          <w:p w14:paraId="73E89303" w14:textId="77777777" w:rsidR="008E7C49" w:rsidRDefault="00E53FE3">
            <w:pPr>
              <w:spacing w:line="360" w:lineRule="auto"/>
              <w:rPr>
                <w:szCs w:val="21"/>
              </w:rPr>
            </w:pPr>
            <w:r>
              <w:rPr>
                <w:rFonts w:hint="eastAsia"/>
                <w:szCs w:val="21"/>
              </w:rPr>
              <w:t>对采购</w:t>
            </w:r>
            <w:r>
              <w:rPr>
                <w:szCs w:val="21"/>
              </w:rPr>
              <w:t>的工具使用方法不清，导致浪费</w:t>
            </w:r>
          </w:p>
        </w:tc>
        <w:tc>
          <w:tcPr>
            <w:tcW w:w="1696" w:type="dxa"/>
          </w:tcPr>
          <w:p w14:paraId="3C5CC576" w14:textId="77777777" w:rsidR="008E7C49" w:rsidRDefault="00E53FE3">
            <w:pPr>
              <w:spacing w:line="360" w:lineRule="auto"/>
              <w:rPr>
                <w:szCs w:val="21"/>
              </w:rPr>
            </w:pPr>
            <w:r>
              <w:rPr>
                <w:rFonts w:hint="eastAsia"/>
                <w:szCs w:val="21"/>
              </w:rPr>
              <w:t>尽快</w:t>
            </w:r>
            <w:r>
              <w:rPr>
                <w:szCs w:val="21"/>
              </w:rPr>
              <w:t>查阅相关资料学习软件</w:t>
            </w:r>
          </w:p>
        </w:tc>
        <w:tc>
          <w:tcPr>
            <w:tcW w:w="1697" w:type="dxa"/>
          </w:tcPr>
          <w:p w14:paraId="4E1024F2" w14:textId="77777777" w:rsidR="008E7C49" w:rsidRDefault="00E53FE3">
            <w:pPr>
              <w:spacing w:line="360" w:lineRule="auto"/>
              <w:rPr>
                <w:szCs w:val="21"/>
              </w:rPr>
            </w:pPr>
            <w:r>
              <w:rPr>
                <w:rFonts w:hint="eastAsia"/>
                <w:szCs w:val="21"/>
              </w:rPr>
              <w:t>高</w:t>
            </w:r>
          </w:p>
        </w:tc>
        <w:tc>
          <w:tcPr>
            <w:tcW w:w="1603" w:type="dxa"/>
          </w:tcPr>
          <w:p w14:paraId="5C663307" w14:textId="77777777" w:rsidR="008E7C49" w:rsidRDefault="00E53FE3">
            <w:pPr>
              <w:spacing w:line="360" w:lineRule="auto"/>
              <w:rPr>
                <w:szCs w:val="21"/>
              </w:rPr>
            </w:pPr>
            <w:r>
              <w:rPr>
                <w:rFonts w:hint="eastAsia"/>
                <w:szCs w:val="21"/>
              </w:rPr>
              <w:t>高</w:t>
            </w:r>
          </w:p>
        </w:tc>
        <w:tc>
          <w:tcPr>
            <w:tcW w:w="1603" w:type="dxa"/>
          </w:tcPr>
          <w:p w14:paraId="57C06896" w14:textId="77777777" w:rsidR="008E7C49" w:rsidRDefault="00E53FE3">
            <w:pPr>
              <w:spacing w:line="360" w:lineRule="auto"/>
              <w:rPr>
                <w:szCs w:val="21"/>
              </w:rPr>
            </w:pPr>
            <w:r>
              <w:rPr>
                <w:rFonts w:hint="eastAsia"/>
                <w:szCs w:val="21"/>
              </w:rPr>
              <w:t>最高</w:t>
            </w:r>
          </w:p>
        </w:tc>
      </w:tr>
      <w:tr w:rsidR="008E7C49" w14:paraId="0D8F295F" w14:textId="77777777">
        <w:tc>
          <w:tcPr>
            <w:tcW w:w="1697" w:type="dxa"/>
          </w:tcPr>
          <w:p w14:paraId="412F4FD1" w14:textId="77777777" w:rsidR="008E7C49" w:rsidRDefault="00E53FE3">
            <w:pPr>
              <w:spacing w:line="360" w:lineRule="auto"/>
              <w:rPr>
                <w:szCs w:val="21"/>
              </w:rPr>
            </w:pPr>
            <w:r>
              <w:rPr>
                <w:rFonts w:hint="eastAsia"/>
                <w:szCs w:val="21"/>
              </w:rPr>
              <w:t>找不到</w:t>
            </w:r>
            <w:r>
              <w:rPr>
                <w:szCs w:val="21"/>
              </w:rPr>
              <w:t>实现需求而必须的软件</w:t>
            </w:r>
          </w:p>
        </w:tc>
        <w:tc>
          <w:tcPr>
            <w:tcW w:w="1696" w:type="dxa"/>
          </w:tcPr>
          <w:p w14:paraId="4F15E189" w14:textId="77777777" w:rsidR="008E7C49" w:rsidRDefault="00E53FE3">
            <w:pPr>
              <w:spacing w:line="360" w:lineRule="auto"/>
              <w:rPr>
                <w:szCs w:val="21"/>
              </w:rPr>
            </w:pPr>
            <w:r>
              <w:rPr>
                <w:rFonts w:hint="eastAsia"/>
                <w:szCs w:val="21"/>
              </w:rPr>
              <w:t>查找</w:t>
            </w:r>
            <w:r>
              <w:rPr>
                <w:szCs w:val="21"/>
              </w:rPr>
              <w:t>相关资料并确定新的工具</w:t>
            </w:r>
          </w:p>
        </w:tc>
        <w:tc>
          <w:tcPr>
            <w:tcW w:w="1697" w:type="dxa"/>
          </w:tcPr>
          <w:p w14:paraId="157A3218" w14:textId="77777777" w:rsidR="008E7C49" w:rsidRDefault="00E53FE3">
            <w:pPr>
              <w:spacing w:line="360" w:lineRule="auto"/>
              <w:rPr>
                <w:szCs w:val="21"/>
              </w:rPr>
            </w:pPr>
            <w:r>
              <w:rPr>
                <w:rFonts w:hint="eastAsia"/>
                <w:szCs w:val="21"/>
              </w:rPr>
              <w:t>高</w:t>
            </w:r>
          </w:p>
        </w:tc>
        <w:tc>
          <w:tcPr>
            <w:tcW w:w="1603" w:type="dxa"/>
          </w:tcPr>
          <w:p w14:paraId="0BE076B9" w14:textId="77777777" w:rsidR="008E7C49" w:rsidRDefault="00E53FE3">
            <w:pPr>
              <w:spacing w:line="360" w:lineRule="auto"/>
              <w:rPr>
                <w:szCs w:val="21"/>
              </w:rPr>
            </w:pPr>
            <w:r>
              <w:rPr>
                <w:rFonts w:hint="eastAsia"/>
                <w:szCs w:val="21"/>
              </w:rPr>
              <w:t>高</w:t>
            </w:r>
          </w:p>
        </w:tc>
        <w:tc>
          <w:tcPr>
            <w:tcW w:w="1603" w:type="dxa"/>
          </w:tcPr>
          <w:p w14:paraId="3D374CEE" w14:textId="77777777" w:rsidR="008E7C49" w:rsidRDefault="00E53FE3">
            <w:pPr>
              <w:spacing w:line="360" w:lineRule="auto"/>
              <w:rPr>
                <w:szCs w:val="21"/>
              </w:rPr>
            </w:pPr>
            <w:r>
              <w:rPr>
                <w:rFonts w:hint="eastAsia"/>
                <w:szCs w:val="21"/>
              </w:rPr>
              <w:t>较高</w:t>
            </w:r>
          </w:p>
        </w:tc>
      </w:tr>
    </w:tbl>
    <w:p w14:paraId="4832CBFF" w14:textId="77777777" w:rsidR="008E7C49" w:rsidRDefault="008E7C49">
      <w:pPr>
        <w:spacing w:line="360" w:lineRule="auto"/>
        <w:ind w:left="1120"/>
      </w:pPr>
    </w:p>
    <w:sectPr w:rsidR="008E7C49" w:rsidSect="008E7C49">
      <w:headerReference w:type="default" r:id="rId22"/>
      <w:footerReference w:type="default" r:id="rId23"/>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0" w:author="沈启航" w:date="2018-10-20T22:17:00Z" w:initials="沈启航">
    <w:p w14:paraId="06AE10BB" w14:textId="77777777" w:rsidR="00A36AD6" w:rsidRDefault="00A36AD6">
      <w:pPr>
        <w:pStyle w:val="a4"/>
      </w:pPr>
      <w:r>
        <w:rPr>
          <w:rFonts w:hint="eastAsia"/>
        </w:rPr>
        <w:t>详见</w:t>
      </w:r>
      <w:r>
        <w:t>PRD2018-G03-</w:t>
      </w:r>
      <w:r>
        <w:t>需求工程项目</w:t>
      </w:r>
      <w:r>
        <w:t>WBS.vsdx</w:t>
      </w:r>
    </w:p>
  </w:comment>
  <w:comment w:id="83" w:author="沈启航" w:date="2018-10-20T22:20:00Z" w:initials="沈启航">
    <w:p w14:paraId="5EC47793" w14:textId="77777777" w:rsidR="00A36AD6" w:rsidRDefault="00A36AD6">
      <w:pPr>
        <w:pStyle w:val="a4"/>
      </w:pPr>
      <w:r>
        <w:rPr>
          <w:rFonts w:hint="eastAsia"/>
        </w:rPr>
        <w:t>详见</w:t>
      </w:r>
      <w:r>
        <w:t>PRD2018-G03-</w:t>
      </w:r>
      <w:r>
        <w:rPr>
          <w:rFonts w:hint="eastAsia"/>
        </w:rPr>
        <w:t>甘特图</w:t>
      </w:r>
      <w:r>
        <w:rPr>
          <w:rFonts w:hint="eastAsia"/>
        </w:rPr>
        <w:t>.mpp</w:t>
      </w:r>
    </w:p>
    <w:p w14:paraId="322C3199" w14:textId="77777777" w:rsidR="00A36AD6" w:rsidRDefault="00A36AD6">
      <w:pPr>
        <w:pStyle w:val="a4"/>
      </w:pPr>
      <w:r>
        <w:rPr>
          <w:rFonts w:hint="eastAsia"/>
        </w:rPr>
        <w:t>需要补充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AE10BB" w15:done="0"/>
  <w15:commentEx w15:paraId="322C31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AE10BB" w16cid:durableId="1F8F3BDA"/>
  <w16cid:commentId w16cid:paraId="322C3199" w16cid:durableId="1F8F3B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AF65A" w14:textId="77777777" w:rsidR="00844AE7" w:rsidRDefault="00844AE7" w:rsidP="008E7C49">
      <w:r>
        <w:separator/>
      </w:r>
    </w:p>
  </w:endnote>
  <w:endnote w:type="continuationSeparator" w:id="0">
    <w:p w14:paraId="2342FEBD" w14:textId="77777777" w:rsidR="00844AE7" w:rsidRDefault="00844AE7" w:rsidP="008E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8DE5D" w14:textId="77777777" w:rsidR="00A36AD6" w:rsidRDefault="00844AE7">
    <w:pPr>
      <w:pStyle w:val="ab"/>
      <w:jc w:val="center"/>
    </w:pPr>
    <w:sdt>
      <w:sdtPr>
        <w:id w:val="125209428"/>
        <w:docPartObj>
          <w:docPartGallery w:val="AutoText"/>
        </w:docPartObj>
      </w:sdtPr>
      <w:sdtEndPr/>
      <w:sdtContent>
        <w:sdt>
          <w:sdtPr>
            <w:id w:val="1728636285"/>
            <w:docPartObj>
              <w:docPartGallery w:val="AutoText"/>
            </w:docPartObj>
          </w:sdtPr>
          <w:sdtEndPr/>
          <w:sdtContent>
            <w:r w:rsidR="00A36AD6">
              <w:rPr>
                <w:lang w:val="zh-CN"/>
              </w:rPr>
              <w:t xml:space="preserve"> </w:t>
            </w:r>
            <w:r w:rsidR="00A36AD6">
              <w:rPr>
                <w:b/>
                <w:bCs/>
                <w:sz w:val="24"/>
                <w:szCs w:val="24"/>
              </w:rPr>
              <w:fldChar w:fldCharType="begin"/>
            </w:r>
            <w:r w:rsidR="00A36AD6">
              <w:rPr>
                <w:b/>
                <w:bCs/>
              </w:rPr>
              <w:instrText>PAGE</w:instrText>
            </w:r>
            <w:r w:rsidR="00A36AD6">
              <w:rPr>
                <w:b/>
                <w:bCs/>
                <w:sz w:val="24"/>
                <w:szCs w:val="24"/>
              </w:rPr>
              <w:fldChar w:fldCharType="separate"/>
            </w:r>
            <w:r w:rsidR="00D7708D">
              <w:rPr>
                <w:b/>
                <w:bCs/>
                <w:noProof/>
              </w:rPr>
              <w:t>2</w:t>
            </w:r>
            <w:r w:rsidR="00A36AD6">
              <w:rPr>
                <w:b/>
                <w:bCs/>
                <w:sz w:val="24"/>
                <w:szCs w:val="24"/>
              </w:rPr>
              <w:fldChar w:fldCharType="end"/>
            </w:r>
            <w:r w:rsidR="00A36AD6">
              <w:rPr>
                <w:lang w:val="zh-CN"/>
              </w:rPr>
              <w:t xml:space="preserve"> </w:t>
            </w:r>
            <w:r w:rsidR="00A36AD6">
              <w:rPr>
                <w:lang w:val="zh-CN"/>
              </w:rPr>
              <w:t xml:space="preserve">/ </w:t>
            </w:r>
            <w:r w:rsidR="00A36AD6">
              <w:rPr>
                <w:b/>
                <w:bCs/>
                <w:sz w:val="24"/>
                <w:szCs w:val="24"/>
              </w:rPr>
              <w:fldChar w:fldCharType="begin"/>
            </w:r>
            <w:r w:rsidR="00A36AD6">
              <w:rPr>
                <w:b/>
                <w:bCs/>
              </w:rPr>
              <w:instrText>NUMPAGES</w:instrText>
            </w:r>
            <w:r w:rsidR="00A36AD6">
              <w:rPr>
                <w:b/>
                <w:bCs/>
                <w:sz w:val="24"/>
                <w:szCs w:val="24"/>
              </w:rPr>
              <w:fldChar w:fldCharType="separate"/>
            </w:r>
            <w:r w:rsidR="00D7708D">
              <w:rPr>
                <w:b/>
                <w:bCs/>
                <w:noProof/>
              </w:rPr>
              <w:t>39</w:t>
            </w:r>
            <w:r w:rsidR="00A36AD6">
              <w:rPr>
                <w:b/>
                <w:bCs/>
                <w:sz w:val="24"/>
                <w:szCs w:val="24"/>
              </w:rPr>
              <w:fldChar w:fldCharType="end"/>
            </w:r>
          </w:sdtContent>
        </w:sdt>
      </w:sdtContent>
    </w:sdt>
  </w:p>
  <w:p w14:paraId="138778EB" w14:textId="77777777" w:rsidR="00A36AD6" w:rsidRDefault="00A36AD6">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F9037" w14:textId="77777777" w:rsidR="00844AE7" w:rsidRDefault="00844AE7" w:rsidP="008E7C49">
      <w:r>
        <w:separator/>
      </w:r>
    </w:p>
  </w:footnote>
  <w:footnote w:type="continuationSeparator" w:id="0">
    <w:p w14:paraId="276B72A3" w14:textId="77777777" w:rsidR="00844AE7" w:rsidRDefault="00844AE7" w:rsidP="008E7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3D105" w14:textId="77777777" w:rsidR="00A36AD6" w:rsidRDefault="00A36AD6">
    <w:pPr>
      <w:pStyle w:val="ad"/>
    </w:pPr>
    <w:r>
      <w:t>PRD2018-G03-</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John">
    <w15:presenceInfo w15:providerId="None" w15:userId="John"/>
  </w15:person>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795C"/>
    <w:rsid w:val="000403B9"/>
    <w:rsid w:val="00041139"/>
    <w:rsid w:val="000432C9"/>
    <w:rsid w:val="00060255"/>
    <w:rsid w:val="0006690B"/>
    <w:rsid w:val="0007762C"/>
    <w:rsid w:val="000A43F9"/>
    <w:rsid w:val="000B15E7"/>
    <w:rsid w:val="000B4564"/>
    <w:rsid w:val="000D0278"/>
    <w:rsid w:val="000F46BF"/>
    <w:rsid w:val="00130E8A"/>
    <w:rsid w:val="00142942"/>
    <w:rsid w:val="00166A8F"/>
    <w:rsid w:val="001739A5"/>
    <w:rsid w:val="001741FB"/>
    <w:rsid w:val="00181624"/>
    <w:rsid w:val="00187DA0"/>
    <w:rsid w:val="001A521C"/>
    <w:rsid w:val="001B2470"/>
    <w:rsid w:val="001B6740"/>
    <w:rsid w:val="001C6BB1"/>
    <w:rsid w:val="001D01ED"/>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52671"/>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5660F"/>
    <w:rsid w:val="0057601C"/>
    <w:rsid w:val="0058056E"/>
    <w:rsid w:val="005D0492"/>
    <w:rsid w:val="005D2E79"/>
    <w:rsid w:val="005E6D6A"/>
    <w:rsid w:val="006438A5"/>
    <w:rsid w:val="00647FCA"/>
    <w:rsid w:val="006B2303"/>
    <w:rsid w:val="006F4B41"/>
    <w:rsid w:val="00744AD0"/>
    <w:rsid w:val="00746432"/>
    <w:rsid w:val="00760FC1"/>
    <w:rsid w:val="007A2052"/>
    <w:rsid w:val="007B0E9A"/>
    <w:rsid w:val="007D626D"/>
    <w:rsid w:val="007E4699"/>
    <w:rsid w:val="007E6D7B"/>
    <w:rsid w:val="007F1BF4"/>
    <w:rsid w:val="007F4A3B"/>
    <w:rsid w:val="007F5BE5"/>
    <w:rsid w:val="008032DF"/>
    <w:rsid w:val="00825A1D"/>
    <w:rsid w:val="00844AE7"/>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70B47"/>
    <w:rsid w:val="0097361C"/>
    <w:rsid w:val="00981015"/>
    <w:rsid w:val="009A58D9"/>
    <w:rsid w:val="009D785D"/>
    <w:rsid w:val="009E2C13"/>
    <w:rsid w:val="009E3052"/>
    <w:rsid w:val="00A26076"/>
    <w:rsid w:val="00A36AD6"/>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A6C5A"/>
    <w:rsid w:val="00CA79CE"/>
    <w:rsid w:val="00CC031C"/>
    <w:rsid w:val="00CC5AE8"/>
    <w:rsid w:val="00CE0E1F"/>
    <w:rsid w:val="00CE2959"/>
    <w:rsid w:val="00CF7F85"/>
    <w:rsid w:val="00D168B3"/>
    <w:rsid w:val="00D3475D"/>
    <w:rsid w:val="00D553BF"/>
    <w:rsid w:val="00D5767E"/>
    <w:rsid w:val="00D6082A"/>
    <w:rsid w:val="00D7708D"/>
    <w:rsid w:val="00D8532F"/>
    <w:rsid w:val="00DB5F6A"/>
    <w:rsid w:val="00DC3272"/>
    <w:rsid w:val="00DC3BA3"/>
    <w:rsid w:val="00DC463E"/>
    <w:rsid w:val="00DE50E9"/>
    <w:rsid w:val="00E1706A"/>
    <w:rsid w:val="00E27C08"/>
    <w:rsid w:val="00E53FE3"/>
    <w:rsid w:val="00E7026E"/>
    <w:rsid w:val="00E9740C"/>
    <w:rsid w:val="00EB15D9"/>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2BF3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725C"/>
  <w15:docId w15:val="{0A043E51-AFFC-4EB6-B093-8D20AC8C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7C49"/>
    <w:pPr>
      <w:widowControl w:val="0"/>
      <w:jc w:val="both"/>
    </w:pPr>
    <w:rPr>
      <w:kern w:val="2"/>
      <w:sz w:val="21"/>
      <w:szCs w:val="22"/>
    </w:rPr>
  </w:style>
  <w:style w:type="paragraph" w:styleId="1">
    <w:name w:val="heading 1"/>
    <w:next w:val="a"/>
    <w:link w:val="10"/>
    <w:uiPriority w:val="9"/>
    <w:qFormat/>
    <w:rsid w:val="008E7C49"/>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8E7C49"/>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8E7C49"/>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8E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7C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sid w:val="008E7C49"/>
    <w:rPr>
      <w:b/>
      <w:bCs/>
    </w:rPr>
  </w:style>
  <w:style w:type="paragraph" w:styleId="a4">
    <w:name w:val="annotation text"/>
    <w:basedOn w:val="a"/>
    <w:link w:val="a6"/>
    <w:uiPriority w:val="99"/>
    <w:semiHidden/>
    <w:unhideWhenUsed/>
    <w:rsid w:val="008E7C49"/>
    <w:pPr>
      <w:jc w:val="left"/>
    </w:pPr>
  </w:style>
  <w:style w:type="paragraph" w:styleId="TOC7">
    <w:name w:val="toc 7"/>
    <w:basedOn w:val="a"/>
    <w:next w:val="a"/>
    <w:uiPriority w:val="39"/>
    <w:unhideWhenUsed/>
    <w:rsid w:val="008E7C49"/>
    <w:pPr>
      <w:ind w:leftChars="1200" w:left="2520"/>
    </w:pPr>
  </w:style>
  <w:style w:type="paragraph" w:styleId="TOC5">
    <w:name w:val="toc 5"/>
    <w:basedOn w:val="a"/>
    <w:next w:val="a"/>
    <w:uiPriority w:val="39"/>
    <w:unhideWhenUsed/>
    <w:rsid w:val="008E7C49"/>
    <w:pPr>
      <w:ind w:leftChars="800" w:left="1680"/>
    </w:pPr>
  </w:style>
  <w:style w:type="paragraph" w:styleId="TOC3">
    <w:name w:val="toc 3"/>
    <w:basedOn w:val="a"/>
    <w:next w:val="a"/>
    <w:uiPriority w:val="39"/>
    <w:unhideWhenUsed/>
    <w:rsid w:val="008E7C49"/>
    <w:pPr>
      <w:widowControl/>
      <w:spacing w:after="100" w:line="259" w:lineRule="auto"/>
      <w:ind w:left="440"/>
      <w:jc w:val="left"/>
    </w:pPr>
    <w:rPr>
      <w:rFonts w:cs="Times New Roman"/>
      <w:kern w:val="0"/>
      <w:sz w:val="22"/>
    </w:rPr>
  </w:style>
  <w:style w:type="paragraph" w:styleId="TOC8">
    <w:name w:val="toc 8"/>
    <w:basedOn w:val="a"/>
    <w:next w:val="a"/>
    <w:uiPriority w:val="39"/>
    <w:unhideWhenUsed/>
    <w:rsid w:val="008E7C49"/>
    <w:pPr>
      <w:ind w:leftChars="1400" w:left="2940"/>
    </w:pPr>
  </w:style>
  <w:style w:type="paragraph" w:styleId="a7">
    <w:name w:val="Date"/>
    <w:basedOn w:val="a"/>
    <w:next w:val="a"/>
    <w:link w:val="a8"/>
    <w:uiPriority w:val="99"/>
    <w:semiHidden/>
    <w:unhideWhenUsed/>
    <w:rsid w:val="008E7C49"/>
    <w:pPr>
      <w:ind w:leftChars="2500" w:left="100"/>
    </w:pPr>
  </w:style>
  <w:style w:type="paragraph" w:styleId="a9">
    <w:name w:val="Balloon Text"/>
    <w:basedOn w:val="a"/>
    <w:link w:val="aa"/>
    <w:uiPriority w:val="99"/>
    <w:semiHidden/>
    <w:unhideWhenUsed/>
    <w:rsid w:val="008E7C49"/>
    <w:rPr>
      <w:sz w:val="18"/>
      <w:szCs w:val="18"/>
    </w:rPr>
  </w:style>
  <w:style w:type="paragraph" w:styleId="ab">
    <w:name w:val="footer"/>
    <w:basedOn w:val="a"/>
    <w:link w:val="ac"/>
    <w:uiPriority w:val="99"/>
    <w:unhideWhenUsed/>
    <w:rsid w:val="008E7C49"/>
    <w:pPr>
      <w:tabs>
        <w:tab w:val="center" w:pos="4153"/>
        <w:tab w:val="right" w:pos="8306"/>
      </w:tabs>
      <w:snapToGrid w:val="0"/>
      <w:jc w:val="left"/>
    </w:pPr>
    <w:rPr>
      <w:sz w:val="18"/>
      <w:szCs w:val="18"/>
    </w:rPr>
  </w:style>
  <w:style w:type="paragraph" w:styleId="ad">
    <w:name w:val="header"/>
    <w:basedOn w:val="a"/>
    <w:link w:val="ae"/>
    <w:uiPriority w:val="99"/>
    <w:unhideWhenUsed/>
    <w:rsid w:val="008E7C4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8E7C49"/>
  </w:style>
  <w:style w:type="paragraph" w:styleId="TOC4">
    <w:name w:val="toc 4"/>
    <w:basedOn w:val="a"/>
    <w:next w:val="a"/>
    <w:uiPriority w:val="39"/>
    <w:unhideWhenUsed/>
    <w:rsid w:val="008E7C49"/>
    <w:pPr>
      <w:ind w:leftChars="600" w:left="1260"/>
    </w:pPr>
  </w:style>
  <w:style w:type="paragraph" w:styleId="af">
    <w:name w:val="Subtitle"/>
    <w:basedOn w:val="a"/>
    <w:next w:val="a"/>
    <w:link w:val="af0"/>
    <w:uiPriority w:val="11"/>
    <w:qFormat/>
    <w:rsid w:val="008E7C49"/>
    <w:pPr>
      <w:spacing w:before="240" w:after="60" w:line="312" w:lineRule="auto"/>
      <w:jc w:val="center"/>
      <w:outlineLvl w:val="1"/>
    </w:pPr>
    <w:rPr>
      <w:rFonts w:asciiTheme="majorHAnsi" w:eastAsia="宋体" w:hAnsiTheme="majorHAnsi" w:cstheme="majorBidi"/>
      <w:b/>
      <w:bCs/>
      <w:kern w:val="28"/>
      <w:sz w:val="32"/>
      <w:szCs w:val="32"/>
    </w:rPr>
  </w:style>
  <w:style w:type="paragraph" w:styleId="TOC6">
    <w:name w:val="toc 6"/>
    <w:basedOn w:val="a"/>
    <w:next w:val="a"/>
    <w:uiPriority w:val="39"/>
    <w:unhideWhenUsed/>
    <w:rsid w:val="008E7C49"/>
    <w:pPr>
      <w:ind w:leftChars="1000" w:left="2100"/>
    </w:pPr>
  </w:style>
  <w:style w:type="paragraph" w:styleId="TOC2">
    <w:name w:val="toc 2"/>
    <w:basedOn w:val="a"/>
    <w:next w:val="a"/>
    <w:uiPriority w:val="39"/>
    <w:unhideWhenUsed/>
    <w:rsid w:val="008E7C49"/>
    <w:pPr>
      <w:widowControl/>
      <w:spacing w:after="100" w:line="259" w:lineRule="auto"/>
      <w:ind w:left="220"/>
      <w:jc w:val="left"/>
    </w:pPr>
    <w:rPr>
      <w:rFonts w:cs="Times New Roman"/>
      <w:kern w:val="0"/>
      <w:sz w:val="22"/>
    </w:rPr>
  </w:style>
  <w:style w:type="paragraph" w:styleId="TOC9">
    <w:name w:val="toc 9"/>
    <w:basedOn w:val="a"/>
    <w:next w:val="a"/>
    <w:uiPriority w:val="39"/>
    <w:unhideWhenUsed/>
    <w:rsid w:val="008E7C49"/>
    <w:pPr>
      <w:ind w:leftChars="1600" w:left="3360"/>
    </w:pPr>
  </w:style>
  <w:style w:type="character" w:styleId="af1">
    <w:name w:val="Hyperlink"/>
    <w:basedOn w:val="a0"/>
    <w:uiPriority w:val="99"/>
    <w:unhideWhenUsed/>
    <w:rsid w:val="008E7C49"/>
    <w:rPr>
      <w:color w:val="0563C1" w:themeColor="hyperlink"/>
      <w:u w:val="single"/>
    </w:rPr>
  </w:style>
  <w:style w:type="character" w:styleId="af2">
    <w:name w:val="annotation reference"/>
    <w:basedOn w:val="a0"/>
    <w:uiPriority w:val="99"/>
    <w:semiHidden/>
    <w:unhideWhenUsed/>
    <w:rsid w:val="008E7C49"/>
    <w:rPr>
      <w:sz w:val="21"/>
      <w:szCs w:val="21"/>
    </w:rPr>
  </w:style>
  <w:style w:type="table" w:styleId="af3">
    <w:name w:val="Table Grid"/>
    <w:basedOn w:val="a1"/>
    <w:uiPriority w:val="39"/>
    <w:rsid w:val="008E7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E7C49"/>
    <w:rPr>
      <w:rFonts w:asciiTheme="majorHAnsi" w:eastAsiaTheme="majorEastAsia" w:hAnsiTheme="majorHAnsi"/>
      <w:b/>
      <w:bCs/>
      <w:sz w:val="44"/>
    </w:rPr>
  </w:style>
  <w:style w:type="character" w:customStyle="1" w:styleId="20">
    <w:name w:val="标题 2 字符"/>
    <w:basedOn w:val="a0"/>
    <w:link w:val="2"/>
    <w:uiPriority w:val="9"/>
    <w:rsid w:val="008E7C49"/>
    <w:rPr>
      <w:rFonts w:asciiTheme="majorEastAsia" w:eastAsiaTheme="majorEastAsia" w:hAnsiTheme="majorEastAsia" w:cstheme="majorBidi"/>
      <w:b/>
      <w:bCs/>
      <w:sz w:val="32"/>
      <w:szCs w:val="32"/>
    </w:rPr>
  </w:style>
  <w:style w:type="character" w:customStyle="1" w:styleId="30">
    <w:name w:val="标题 3 字符"/>
    <w:basedOn w:val="a0"/>
    <w:link w:val="3"/>
    <w:uiPriority w:val="9"/>
    <w:rsid w:val="008E7C49"/>
    <w:rPr>
      <w:rFonts w:asciiTheme="majorHAnsi" w:eastAsiaTheme="majorEastAsia" w:hAnsiTheme="majorHAnsi"/>
      <w:b/>
      <w:bCs/>
      <w:sz w:val="30"/>
      <w:szCs w:val="32"/>
    </w:rPr>
  </w:style>
  <w:style w:type="character" w:customStyle="1" w:styleId="40">
    <w:name w:val="标题 4 字符"/>
    <w:basedOn w:val="a0"/>
    <w:link w:val="4"/>
    <w:uiPriority w:val="9"/>
    <w:rsid w:val="008E7C4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7C49"/>
    <w:rPr>
      <w:b/>
      <w:bCs/>
      <w:sz w:val="28"/>
      <w:szCs w:val="28"/>
    </w:rPr>
  </w:style>
  <w:style w:type="character" w:customStyle="1" w:styleId="ae">
    <w:name w:val="页眉 字符"/>
    <w:basedOn w:val="a0"/>
    <w:link w:val="ad"/>
    <w:uiPriority w:val="99"/>
    <w:rsid w:val="008E7C49"/>
    <w:rPr>
      <w:sz w:val="18"/>
      <w:szCs w:val="18"/>
    </w:rPr>
  </w:style>
  <w:style w:type="character" w:customStyle="1" w:styleId="ac">
    <w:name w:val="页脚 字符"/>
    <w:basedOn w:val="a0"/>
    <w:link w:val="ab"/>
    <w:uiPriority w:val="99"/>
    <w:rsid w:val="008E7C49"/>
    <w:rPr>
      <w:sz w:val="18"/>
      <w:szCs w:val="18"/>
    </w:rPr>
  </w:style>
  <w:style w:type="character" w:customStyle="1" w:styleId="aa">
    <w:name w:val="批注框文本 字符"/>
    <w:basedOn w:val="a0"/>
    <w:link w:val="a9"/>
    <w:uiPriority w:val="99"/>
    <w:semiHidden/>
    <w:rsid w:val="008E7C49"/>
    <w:rPr>
      <w:sz w:val="18"/>
      <w:szCs w:val="18"/>
    </w:rPr>
  </w:style>
  <w:style w:type="paragraph" w:styleId="af4">
    <w:name w:val="List Paragraph"/>
    <w:basedOn w:val="a"/>
    <w:link w:val="af5"/>
    <w:uiPriority w:val="34"/>
    <w:qFormat/>
    <w:rsid w:val="008E7C49"/>
    <w:pPr>
      <w:ind w:firstLineChars="200" w:firstLine="420"/>
    </w:pPr>
  </w:style>
  <w:style w:type="character" w:customStyle="1" w:styleId="af5">
    <w:name w:val="列表段落 字符"/>
    <w:basedOn w:val="a0"/>
    <w:link w:val="af4"/>
    <w:uiPriority w:val="34"/>
    <w:rsid w:val="008E7C49"/>
  </w:style>
  <w:style w:type="paragraph" w:customStyle="1" w:styleId="TOC10">
    <w:name w:val="TOC 标题1"/>
    <w:basedOn w:val="1"/>
    <w:next w:val="a"/>
    <w:uiPriority w:val="39"/>
    <w:unhideWhenUsed/>
    <w:qFormat/>
    <w:rsid w:val="008E7C49"/>
    <w:pPr>
      <w:spacing w:before="240" w:after="0" w:line="259" w:lineRule="auto"/>
      <w:outlineLvl w:val="9"/>
    </w:pPr>
    <w:rPr>
      <w:rFonts w:cstheme="majorBidi"/>
      <w:b w:val="0"/>
      <w:bCs w:val="0"/>
      <w:color w:val="2E74B5" w:themeColor="accent1" w:themeShade="BF"/>
      <w:kern w:val="0"/>
      <w:sz w:val="32"/>
      <w:szCs w:val="32"/>
    </w:rPr>
  </w:style>
  <w:style w:type="character" w:customStyle="1" w:styleId="a8">
    <w:name w:val="日期 字符"/>
    <w:basedOn w:val="a0"/>
    <w:link w:val="a7"/>
    <w:uiPriority w:val="99"/>
    <w:semiHidden/>
    <w:rsid w:val="008E7C49"/>
  </w:style>
  <w:style w:type="paragraph" w:customStyle="1" w:styleId="11">
    <w:name w:val="样式1"/>
    <w:basedOn w:val="a"/>
    <w:next w:val="a"/>
    <w:link w:val="12"/>
    <w:rsid w:val="008E7C49"/>
    <w:rPr>
      <w:sz w:val="28"/>
      <w:szCs w:val="28"/>
    </w:rPr>
  </w:style>
  <w:style w:type="character" w:customStyle="1" w:styleId="12">
    <w:name w:val="样式1 字符"/>
    <w:basedOn w:val="af5"/>
    <w:link w:val="11"/>
    <w:rsid w:val="008E7C49"/>
    <w:rPr>
      <w:sz w:val="28"/>
      <w:szCs w:val="28"/>
    </w:rPr>
  </w:style>
  <w:style w:type="paragraph" w:customStyle="1" w:styleId="af6">
    <w:name w:val="一级标题"/>
    <w:next w:val="a"/>
    <w:link w:val="af7"/>
    <w:rsid w:val="008E7C49"/>
    <w:rPr>
      <w:b/>
      <w:bCs/>
      <w:kern w:val="44"/>
      <w:sz w:val="32"/>
      <w:szCs w:val="44"/>
    </w:rPr>
  </w:style>
  <w:style w:type="character" w:customStyle="1" w:styleId="af7">
    <w:name w:val="一级标题 字符"/>
    <w:basedOn w:val="a0"/>
    <w:link w:val="af6"/>
    <w:rsid w:val="008E7C49"/>
    <w:rPr>
      <w:b/>
      <w:bCs/>
      <w:kern w:val="44"/>
      <w:sz w:val="32"/>
      <w:szCs w:val="44"/>
    </w:rPr>
  </w:style>
  <w:style w:type="paragraph" w:customStyle="1" w:styleId="af8">
    <w:name w:val="二级标题"/>
    <w:basedOn w:val="af6"/>
    <w:next w:val="a"/>
    <w:link w:val="af9"/>
    <w:rsid w:val="008E7C49"/>
    <w:rPr>
      <w:sz w:val="30"/>
    </w:rPr>
  </w:style>
  <w:style w:type="character" w:customStyle="1" w:styleId="af9">
    <w:name w:val="二级标题 字符"/>
    <w:basedOn w:val="af7"/>
    <w:link w:val="af8"/>
    <w:rsid w:val="008E7C49"/>
    <w:rPr>
      <w:b/>
      <w:bCs/>
      <w:kern w:val="44"/>
      <w:sz w:val="30"/>
      <w:szCs w:val="44"/>
    </w:rPr>
  </w:style>
  <w:style w:type="paragraph" w:customStyle="1" w:styleId="afa">
    <w:name w:val="三级标题"/>
    <w:basedOn w:val="af8"/>
    <w:next w:val="a"/>
    <w:link w:val="afb"/>
    <w:rsid w:val="008E7C49"/>
    <w:rPr>
      <w:sz w:val="28"/>
    </w:rPr>
  </w:style>
  <w:style w:type="character" w:customStyle="1" w:styleId="afb">
    <w:name w:val="三级标题 字符"/>
    <w:basedOn w:val="af9"/>
    <w:link w:val="afa"/>
    <w:rsid w:val="008E7C49"/>
    <w:rPr>
      <w:b/>
      <w:bCs/>
      <w:kern w:val="44"/>
      <w:sz w:val="28"/>
      <w:szCs w:val="44"/>
    </w:rPr>
  </w:style>
  <w:style w:type="paragraph" w:customStyle="1" w:styleId="afc">
    <w:name w:val="四级标题"/>
    <w:basedOn w:val="afa"/>
    <w:next w:val="a"/>
    <w:link w:val="afd"/>
    <w:rsid w:val="008E7C49"/>
    <w:rPr>
      <w:sz w:val="24"/>
    </w:rPr>
  </w:style>
  <w:style w:type="character" w:customStyle="1" w:styleId="afd">
    <w:name w:val="四级标题 字符"/>
    <w:basedOn w:val="afb"/>
    <w:link w:val="afc"/>
    <w:rsid w:val="008E7C49"/>
    <w:rPr>
      <w:b/>
      <w:bCs/>
      <w:kern w:val="44"/>
      <w:sz w:val="24"/>
      <w:szCs w:val="44"/>
    </w:rPr>
  </w:style>
  <w:style w:type="character" w:customStyle="1" w:styleId="13">
    <w:name w:val="未处理的提及1"/>
    <w:basedOn w:val="a0"/>
    <w:uiPriority w:val="99"/>
    <w:semiHidden/>
    <w:unhideWhenUsed/>
    <w:rsid w:val="008E7C49"/>
    <w:rPr>
      <w:color w:val="605E5C"/>
      <w:shd w:val="clear" w:color="auto" w:fill="E1DFDD"/>
    </w:rPr>
  </w:style>
  <w:style w:type="paragraph" w:styleId="afe">
    <w:name w:val="No Spacing"/>
    <w:uiPriority w:val="1"/>
    <w:qFormat/>
    <w:rsid w:val="008E7C49"/>
    <w:pPr>
      <w:widowControl w:val="0"/>
      <w:jc w:val="both"/>
    </w:pPr>
    <w:rPr>
      <w:kern w:val="2"/>
      <w:sz w:val="21"/>
      <w:szCs w:val="22"/>
    </w:rPr>
  </w:style>
  <w:style w:type="character" w:customStyle="1" w:styleId="a6">
    <w:name w:val="批注文字 字符"/>
    <w:basedOn w:val="a0"/>
    <w:link w:val="a4"/>
    <w:uiPriority w:val="99"/>
    <w:semiHidden/>
    <w:rsid w:val="008E7C49"/>
  </w:style>
  <w:style w:type="character" w:customStyle="1" w:styleId="a5">
    <w:name w:val="批注主题 字符"/>
    <w:basedOn w:val="a6"/>
    <w:link w:val="a3"/>
    <w:uiPriority w:val="99"/>
    <w:semiHidden/>
    <w:rsid w:val="008E7C49"/>
    <w:rPr>
      <w:b/>
      <w:bCs/>
    </w:rPr>
  </w:style>
  <w:style w:type="character" w:customStyle="1" w:styleId="af0">
    <w:name w:val="副标题 字符"/>
    <w:basedOn w:val="a0"/>
    <w:link w:val="af"/>
    <w:uiPriority w:val="11"/>
    <w:rsid w:val="008E7C49"/>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yangc@zucc.edu.cn"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houhl@zucc.edu.cn" TargetMode="External"/><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F82944-8A46-497A-ACA2-DBE9BC36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38</Pages>
  <Words>3226</Words>
  <Characters>18392</Characters>
  <Application>Microsoft Office Word</Application>
  <DocSecurity>0</DocSecurity>
  <Lines>153</Lines>
  <Paragraphs>43</Paragraphs>
  <ScaleCrop>false</ScaleCrop>
  <Company>HP</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John</cp:lastModifiedBy>
  <cp:revision>106</cp:revision>
  <dcterms:created xsi:type="dcterms:W3CDTF">2018-09-28T12:16:00Z</dcterms:created>
  <dcterms:modified xsi:type="dcterms:W3CDTF">2018-11-08T14:50:00Z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