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7C452" w14:textId="77777777" w:rsidR="008E7C49" w:rsidRDefault="00E53FE3">
      <w:pPr>
        <w:spacing w:line="360" w:lineRule="auto"/>
        <w:jc w:val="center"/>
      </w:pPr>
      <w:r>
        <w:rPr>
          <w:noProof/>
        </w:rPr>
        <w:drawing>
          <wp:inline distT="0" distB="0" distL="0" distR="0" wp14:anchorId="5FC8CF19" wp14:editId="35BDEDA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F3356BA" w14:textId="77777777" w:rsidR="008E7C49" w:rsidRDefault="00E53FE3">
      <w:pPr>
        <w:spacing w:line="360" w:lineRule="auto"/>
        <w:jc w:val="center"/>
        <w:rPr>
          <w:sz w:val="20"/>
        </w:rPr>
      </w:pPr>
      <w:r>
        <w:rPr>
          <w:rFonts w:hint="eastAsia"/>
          <w:b/>
          <w:sz w:val="48"/>
          <w:szCs w:val="52"/>
        </w:rPr>
        <w:t>软件工程系列课程教学辅助网站</w:t>
      </w:r>
    </w:p>
    <w:p w14:paraId="1F930EB7" w14:textId="77777777" w:rsidR="008E7C49" w:rsidRDefault="008E7C49">
      <w:pPr>
        <w:spacing w:line="360" w:lineRule="auto"/>
        <w:ind w:left="1120"/>
        <w:jc w:val="center"/>
        <w:rPr>
          <w:b/>
          <w:sz w:val="36"/>
        </w:rPr>
      </w:pPr>
    </w:p>
    <w:p w14:paraId="67A840BE" w14:textId="77777777" w:rsidR="008E7C49" w:rsidRDefault="00E53FE3">
      <w:pPr>
        <w:spacing w:line="360" w:lineRule="auto"/>
        <w:jc w:val="center"/>
        <w:rPr>
          <w:sz w:val="44"/>
          <w:szCs w:val="44"/>
        </w:rPr>
      </w:pPr>
      <w:r>
        <w:rPr>
          <w:rFonts w:hint="eastAsia"/>
          <w:sz w:val="44"/>
          <w:szCs w:val="44"/>
        </w:rPr>
        <w:t>需求</w:t>
      </w:r>
      <w:r>
        <w:rPr>
          <w:sz w:val="44"/>
          <w:szCs w:val="44"/>
        </w:rPr>
        <w:t>工程项目计划</w:t>
      </w:r>
    </w:p>
    <w:p w14:paraId="3CC8B70E" w14:textId="77777777"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14:paraId="7B235B7D" w14:textId="77777777" w:rsidR="008E7C49" w:rsidRDefault="008E7C49">
      <w:pPr>
        <w:spacing w:line="360" w:lineRule="auto"/>
        <w:ind w:left="1120"/>
      </w:pPr>
    </w:p>
    <w:p w14:paraId="1679CE96" w14:textId="77777777" w:rsidR="008E7C49" w:rsidRDefault="008E7C49">
      <w:pPr>
        <w:spacing w:line="360" w:lineRule="auto"/>
        <w:ind w:left="1120"/>
      </w:pPr>
    </w:p>
    <w:p w14:paraId="59F713DA" w14:textId="77777777" w:rsidR="008E7C49" w:rsidRDefault="008E7C49">
      <w:pPr>
        <w:spacing w:line="360" w:lineRule="auto"/>
        <w:ind w:left="1120"/>
      </w:pPr>
    </w:p>
    <w:p w14:paraId="76C17758" w14:textId="77777777" w:rsidR="008E7C49" w:rsidRDefault="008E7C49">
      <w:pPr>
        <w:spacing w:line="360" w:lineRule="auto"/>
        <w:ind w:left="1120"/>
      </w:pPr>
    </w:p>
    <w:p w14:paraId="770C7369" w14:textId="77777777" w:rsidR="008E7C49" w:rsidRDefault="008E7C49">
      <w:pPr>
        <w:spacing w:line="360" w:lineRule="auto"/>
        <w:ind w:left="1120"/>
      </w:pPr>
    </w:p>
    <w:p w14:paraId="33B47A82" w14:textId="77777777" w:rsidR="008E7C49" w:rsidRDefault="008E7C49">
      <w:pPr>
        <w:spacing w:line="360" w:lineRule="auto"/>
        <w:ind w:left="1120"/>
      </w:pPr>
    </w:p>
    <w:p w14:paraId="2DCC8E57" w14:textId="77777777" w:rsidR="008E7C49" w:rsidRDefault="008E7C49">
      <w:pPr>
        <w:spacing w:line="360" w:lineRule="auto"/>
        <w:ind w:left="1120"/>
      </w:pPr>
    </w:p>
    <w:p w14:paraId="1B7D7387" w14:textId="77777777" w:rsidR="008E7C49" w:rsidRDefault="008E7C49">
      <w:pPr>
        <w:spacing w:line="360" w:lineRule="auto"/>
        <w:ind w:left="1120"/>
      </w:pPr>
    </w:p>
    <w:p w14:paraId="36C5C64E" w14:textId="77777777" w:rsidR="008E7C49" w:rsidRDefault="008E7C49">
      <w:pPr>
        <w:spacing w:line="360" w:lineRule="auto"/>
        <w:ind w:left="1120"/>
      </w:pPr>
    </w:p>
    <w:p w14:paraId="5C556405" w14:textId="77777777"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8E7C49" w14:paraId="391037C8" w14:textId="77777777">
        <w:trPr>
          <w:trHeight w:val="365"/>
        </w:trPr>
        <w:tc>
          <w:tcPr>
            <w:tcW w:w="2029" w:type="dxa"/>
            <w:vMerge w:val="restart"/>
          </w:tcPr>
          <w:p w14:paraId="52EAEA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193EDC9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1BA275F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4293382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24DEF4D6"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18636B1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14:paraId="40B60682" w14:textId="77777777">
        <w:trPr>
          <w:trHeight w:val="487"/>
        </w:trPr>
        <w:tc>
          <w:tcPr>
            <w:tcW w:w="2029" w:type="dxa"/>
            <w:vMerge/>
          </w:tcPr>
          <w:p w14:paraId="3E38D91C"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25EDDEC4"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3187C5A5" w14:textId="77082010" w:rsidR="008E7C49" w:rsidRDefault="00E53FE3" w:rsidP="007B0E9A">
            <w:pPr>
              <w:spacing w:line="360" w:lineRule="auto"/>
              <w:rPr>
                <w:rFonts w:asciiTheme="minorEastAsia" w:hAnsiTheme="minorEastAsia"/>
                <w:szCs w:val="21"/>
              </w:rPr>
            </w:pPr>
            <w:r>
              <w:rPr>
                <w:rFonts w:asciiTheme="minorEastAsia" w:hAnsiTheme="minorEastAsia" w:hint="eastAsia"/>
                <w:szCs w:val="21"/>
              </w:rPr>
              <w:t>0.</w:t>
            </w:r>
            <w:r w:rsidR="007B0E9A">
              <w:rPr>
                <w:rFonts w:asciiTheme="minorEastAsia" w:hAnsiTheme="minorEastAsia"/>
                <w:szCs w:val="21"/>
              </w:rPr>
              <w:t>2</w:t>
            </w:r>
            <w:r>
              <w:rPr>
                <w:rFonts w:asciiTheme="minorEastAsia" w:hAnsiTheme="minorEastAsia" w:hint="eastAsia"/>
                <w:szCs w:val="21"/>
              </w:rPr>
              <w:t>.</w:t>
            </w:r>
            <w:r w:rsidR="007B0E9A">
              <w:rPr>
                <w:rFonts w:asciiTheme="minorEastAsia" w:hAnsiTheme="minorEastAsia"/>
                <w:szCs w:val="21"/>
              </w:rPr>
              <w:t>0</w:t>
            </w:r>
          </w:p>
        </w:tc>
      </w:tr>
      <w:tr w:rsidR="008E7C49" w14:paraId="0500ECE9" w14:textId="77777777">
        <w:trPr>
          <w:trHeight w:val="467"/>
        </w:trPr>
        <w:tc>
          <w:tcPr>
            <w:tcW w:w="2029" w:type="dxa"/>
            <w:vMerge/>
          </w:tcPr>
          <w:p w14:paraId="22249294"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7017FA13"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62E1A19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14:paraId="5E8DFFE2" w14:textId="77777777">
        <w:trPr>
          <w:trHeight w:val="440"/>
        </w:trPr>
        <w:tc>
          <w:tcPr>
            <w:tcW w:w="2029" w:type="dxa"/>
            <w:vMerge/>
          </w:tcPr>
          <w:p w14:paraId="0F8D4BF6"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3AA7E16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557E04E1" w14:textId="2CF0C935" w:rsidR="008E7C49" w:rsidRDefault="00E53FE3" w:rsidP="007B0E9A">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-10-</w:t>
            </w:r>
            <w:r w:rsidR="007B0E9A">
              <w:rPr>
                <w:rFonts w:asciiTheme="minorEastAsia" w:hAnsiTheme="minorEastAsia"/>
                <w:szCs w:val="21"/>
              </w:rPr>
              <w:t>30</w:t>
            </w:r>
          </w:p>
        </w:tc>
      </w:tr>
    </w:tbl>
    <w:p w14:paraId="089E5A45" w14:textId="77777777" w:rsidR="008E7C49" w:rsidRDefault="00E53FE3">
      <w:pPr>
        <w:pStyle w:val="af"/>
        <w:spacing w:line="360" w:lineRule="auto"/>
      </w:pPr>
      <w:bookmarkStart w:id="0" w:name="_Toc529483084"/>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701"/>
            <w:gridCol w:w="1843"/>
            <w:gridCol w:w="1964"/>
            <w:gridCol w:w="1659"/>
          </w:tblGrid>
        </w:tblGridChange>
      </w:tblGrid>
      <w:tr w:rsidR="008E7C49" w14:paraId="24A7F865" w14:textId="77777777" w:rsidTr="00060255">
        <w:tc>
          <w:tcPr>
            <w:tcW w:w="1129" w:type="dxa"/>
            <w:tcPrChange w:id="3" w:author="Administrator" w:date="2018-11-04T20:02:00Z">
              <w:tcPr>
                <w:tcW w:w="1129" w:type="dxa"/>
              </w:tcPr>
            </w:tcPrChange>
          </w:tcPr>
          <w:p w14:paraId="3DF9C26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tcPr>
            </w:tcPrChange>
          </w:tcPr>
          <w:p w14:paraId="31A3281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tcPr>
            </w:tcPrChange>
          </w:tcPr>
          <w:p w14:paraId="5B45787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132BF22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tcPr>
            </w:tcPrChange>
          </w:tcPr>
          <w:p w14:paraId="17F4C7F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14:paraId="27F0FB30" w14:textId="77777777" w:rsidTr="00060255">
        <w:tc>
          <w:tcPr>
            <w:tcW w:w="1129" w:type="dxa"/>
            <w:tcPrChange w:id="8" w:author="Administrator" w:date="2018-11-04T20:02:00Z">
              <w:tcPr>
                <w:tcW w:w="1129" w:type="dxa"/>
              </w:tcPr>
            </w:tcPrChange>
          </w:tcPr>
          <w:p w14:paraId="5AF0EDD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tcPr>
            </w:tcPrChange>
          </w:tcPr>
          <w:p w14:paraId="67E239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tcPr>
            </w:tcPrChange>
          </w:tcPr>
          <w:p w14:paraId="6CD0A41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1B3339A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tcPr>
            </w:tcPrChange>
          </w:tcPr>
          <w:p w14:paraId="1736AF5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14:paraId="2DCDE531" w14:textId="77777777" w:rsidTr="00060255">
        <w:tc>
          <w:tcPr>
            <w:tcW w:w="1129" w:type="dxa"/>
            <w:tcPrChange w:id="13" w:author="Administrator" w:date="2018-11-04T20:02:00Z">
              <w:tcPr>
                <w:tcW w:w="1129" w:type="dxa"/>
              </w:tcPr>
            </w:tcPrChange>
          </w:tcPr>
          <w:p w14:paraId="62E139D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tcPr>
            </w:tcPrChange>
          </w:tcPr>
          <w:p w14:paraId="7574483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tcPr>
            </w:tcPrChange>
          </w:tcPr>
          <w:p w14:paraId="09043E4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02D5F5D9"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tcPr>
            </w:tcPrChange>
          </w:tcPr>
          <w:p w14:paraId="6545475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14:paraId="7AE2CEC8" w14:textId="77777777" w:rsidTr="00060255">
        <w:tc>
          <w:tcPr>
            <w:tcW w:w="1129" w:type="dxa"/>
            <w:tcPrChange w:id="18" w:author="Administrator" w:date="2018-11-04T20:02:00Z">
              <w:tcPr>
                <w:tcW w:w="1129" w:type="dxa"/>
              </w:tcPr>
            </w:tcPrChange>
          </w:tcPr>
          <w:p w14:paraId="4EDE4F7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tcPr>
            </w:tcPrChange>
          </w:tcPr>
          <w:p w14:paraId="419B205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tcPr>
            </w:tcPrChange>
          </w:tcPr>
          <w:p w14:paraId="77352FA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4E7114E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tcPr>
            </w:tcPrChange>
          </w:tcPr>
          <w:p w14:paraId="633B742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14:paraId="17E16713" w14:textId="77777777" w:rsidTr="00060255">
        <w:tc>
          <w:tcPr>
            <w:tcW w:w="1129" w:type="dxa"/>
            <w:tcPrChange w:id="23" w:author="Administrator" w:date="2018-11-04T20:02:00Z">
              <w:tcPr>
                <w:tcW w:w="1129" w:type="dxa"/>
              </w:tcPr>
            </w:tcPrChange>
          </w:tcPr>
          <w:p w14:paraId="6A23C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tcPr>
            </w:tcPrChange>
          </w:tcPr>
          <w:p w14:paraId="78F1F49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tcPr>
            </w:tcPrChange>
          </w:tcPr>
          <w:p w14:paraId="7542413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09CBCEF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tcPr>
            </w:tcPrChange>
          </w:tcPr>
          <w:p w14:paraId="6ACEBAC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14:paraId="7DE5E390" w14:textId="77777777" w:rsidTr="00060255">
        <w:tc>
          <w:tcPr>
            <w:tcW w:w="1129" w:type="dxa"/>
            <w:tcPrChange w:id="28" w:author="Administrator" w:date="2018-11-04T20:02:00Z">
              <w:tcPr>
                <w:tcW w:w="1129" w:type="dxa"/>
              </w:tcPr>
            </w:tcPrChange>
          </w:tcPr>
          <w:p w14:paraId="3D3C0FA8" w14:textId="2C63D38B" w:rsidR="008E7C49" w:rsidRDefault="007B0E9A">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tcPr>
            </w:tcPrChange>
          </w:tcPr>
          <w:p w14:paraId="44316C02" w14:textId="0CB73472" w:rsidR="008E7C49" w:rsidRDefault="007B0E9A">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tcPr>
            </w:tcPrChange>
          </w:tcPr>
          <w:p w14:paraId="3709699C" w14:textId="06718D6B" w:rsidR="008E7C49" w:rsidRDefault="007B0E9A">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7F255A30" w14:textId="07BDEB47" w:rsidR="008E7C49" w:rsidRDefault="007B0E9A">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tcPr>
            </w:tcPrChange>
          </w:tcPr>
          <w:p w14:paraId="5701DF71" w14:textId="2E98A072" w:rsidR="008E7C49" w:rsidRDefault="007B0E9A">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8E7C49" w14:paraId="488C6143" w14:textId="77777777" w:rsidTr="00060255">
        <w:tc>
          <w:tcPr>
            <w:tcW w:w="1129" w:type="dxa"/>
            <w:tcPrChange w:id="33" w:author="Administrator" w:date="2018-11-04T20:02:00Z">
              <w:tcPr>
                <w:tcW w:w="1129" w:type="dxa"/>
              </w:tcPr>
            </w:tcPrChange>
          </w:tcPr>
          <w:p w14:paraId="775812A1" w14:textId="64104933" w:rsidR="008E7C49" w:rsidRDefault="00060255">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tcPr>
            </w:tcPrChange>
          </w:tcPr>
          <w:p w14:paraId="08CFAC7E" w14:textId="5FD50EAE" w:rsidR="008E7C49" w:rsidRDefault="00060255">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tcPr>
            </w:tcPrChange>
          </w:tcPr>
          <w:p w14:paraId="221916F2" w14:textId="77777777" w:rsidR="008E7C49" w:rsidRDefault="008E7C49">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37920C18" w14:textId="3A4459F7" w:rsidR="008E7C49" w:rsidRDefault="00060255">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tcPr>
            </w:tcPrChange>
          </w:tcPr>
          <w:p w14:paraId="78E6C7D0" w14:textId="326AFEFE" w:rsidR="008E7C49" w:rsidRDefault="00060255">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0B4564" w14:paraId="6E287845" w14:textId="77777777" w:rsidTr="00060255">
        <w:tc>
          <w:tcPr>
            <w:tcW w:w="1129" w:type="dxa"/>
            <w:tcPrChange w:id="43" w:author="Administrator" w:date="2018-11-04T20:02:00Z">
              <w:tcPr>
                <w:tcW w:w="1129" w:type="dxa"/>
              </w:tcPr>
            </w:tcPrChange>
          </w:tcPr>
          <w:p w14:paraId="29220EDD" w14:textId="0731D307" w:rsidR="000B4564" w:rsidRDefault="00352671">
            <w:pPr>
              <w:spacing w:line="360" w:lineRule="auto"/>
              <w:rPr>
                <w:rFonts w:asciiTheme="minorEastAsia" w:hAnsiTheme="minorEastAsia"/>
                <w:szCs w:val="21"/>
              </w:rPr>
            </w:pPr>
            <w:ins w:id="44" w:author="John" w:date="2018-11-08T22:49:00Z">
              <w:r>
                <w:rPr>
                  <w:rFonts w:asciiTheme="minorEastAsia" w:hAnsiTheme="minorEastAsia" w:hint="eastAsia"/>
                  <w:szCs w:val="21"/>
                </w:rPr>
                <w:t>0</w:t>
              </w:r>
              <w:r>
                <w:rPr>
                  <w:rFonts w:asciiTheme="minorEastAsia" w:hAnsiTheme="minorEastAsia"/>
                  <w:szCs w:val="21"/>
                </w:rPr>
                <w:t>.2.2</w:t>
              </w:r>
            </w:ins>
          </w:p>
        </w:tc>
        <w:tc>
          <w:tcPr>
            <w:tcW w:w="1247" w:type="dxa"/>
            <w:tcPrChange w:id="45" w:author="Administrator" w:date="2018-11-04T20:02:00Z">
              <w:tcPr>
                <w:tcW w:w="1701" w:type="dxa"/>
              </w:tcPr>
            </w:tcPrChange>
          </w:tcPr>
          <w:p w14:paraId="1AA0EF8E" w14:textId="5A386A39" w:rsidR="000B4564" w:rsidRDefault="00352671">
            <w:pPr>
              <w:spacing w:line="360" w:lineRule="auto"/>
              <w:rPr>
                <w:rFonts w:asciiTheme="minorEastAsia" w:hAnsiTheme="minorEastAsia"/>
                <w:szCs w:val="21"/>
              </w:rPr>
            </w:pPr>
            <w:ins w:id="46" w:author="John" w:date="2018-11-08T22:49:00Z">
              <w:r>
                <w:rPr>
                  <w:rFonts w:asciiTheme="minorEastAsia" w:hAnsiTheme="minorEastAsia" w:hint="eastAsia"/>
                  <w:szCs w:val="21"/>
                </w:rPr>
                <w:t>徐哲远</w:t>
              </w:r>
            </w:ins>
          </w:p>
        </w:tc>
        <w:tc>
          <w:tcPr>
            <w:tcW w:w="1843" w:type="dxa"/>
            <w:tcPrChange w:id="47" w:author="Administrator" w:date="2018-11-04T20:02:00Z">
              <w:tcPr>
                <w:tcW w:w="1843" w:type="dxa"/>
              </w:tcPr>
            </w:tcPrChange>
          </w:tcPr>
          <w:p w14:paraId="2B12E810" w14:textId="18DF1113" w:rsidR="000B4564" w:rsidRDefault="00352671">
            <w:pPr>
              <w:spacing w:line="360" w:lineRule="auto"/>
              <w:rPr>
                <w:rFonts w:asciiTheme="minorEastAsia" w:hAnsiTheme="minorEastAsia"/>
                <w:szCs w:val="21"/>
              </w:rPr>
            </w:pPr>
            <w:ins w:id="48" w:author="John" w:date="2018-11-08T22:49:00Z">
              <w:r>
                <w:rPr>
                  <w:rFonts w:asciiTheme="minorEastAsia" w:hAnsiTheme="minorEastAsia" w:hint="eastAsia"/>
                  <w:szCs w:val="21"/>
                </w:rPr>
                <w:t>沈启航</w:t>
              </w:r>
            </w:ins>
          </w:p>
        </w:tc>
        <w:tc>
          <w:tcPr>
            <w:tcW w:w="2693" w:type="dxa"/>
            <w:tcPrChange w:id="49" w:author="Administrator" w:date="2018-11-04T20:02:00Z">
              <w:tcPr>
                <w:tcW w:w="1964" w:type="dxa"/>
              </w:tcPr>
            </w:tcPrChange>
          </w:tcPr>
          <w:p w14:paraId="0F5D809D" w14:textId="16B10C43" w:rsidR="000B4564" w:rsidRDefault="00352671">
            <w:pPr>
              <w:spacing w:line="360" w:lineRule="auto"/>
              <w:rPr>
                <w:rFonts w:asciiTheme="minorEastAsia" w:hAnsiTheme="minorEastAsia"/>
                <w:szCs w:val="21"/>
              </w:rPr>
            </w:pPr>
            <w:ins w:id="50" w:author="John" w:date="2018-11-08T22:49:00Z">
              <w:r>
                <w:rPr>
                  <w:rFonts w:asciiTheme="minorEastAsia" w:hAnsiTheme="minorEastAsia" w:hint="eastAsia"/>
                  <w:szCs w:val="21"/>
                </w:rPr>
                <w:t>2018/11/8-20</w:t>
              </w:r>
            </w:ins>
            <w:ins w:id="51" w:author="John" w:date="2018-11-08T22:50:00Z">
              <w:r>
                <w:rPr>
                  <w:rFonts w:asciiTheme="minorEastAsia" w:hAnsiTheme="minorEastAsia" w:hint="eastAsia"/>
                  <w:szCs w:val="21"/>
                </w:rPr>
                <w:t>18/11/8</w:t>
              </w:r>
            </w:ins>
          </w:p>
        </w:tc>
        <w:tc>
          <w:tcPr>
            <w:tcW w:w="1384" w:type="dxa"/>
            <w:tcPrChange w:id="52" w:author="Administrator" w:date="2018-11-04T20:02:00Z">
              <w:tcPr>
                <w:tcW w:w="1659" w:type="dxa"/>
              </w:tcPr>
            </w:tcPrChange>
          </w:tcPr>
          <w:p w14:paraId="111BAF80" w14:textId="7CFB3F25" w:rsidR="000B4564" w:rsidRDefault="00352671">
            <w:pPr>
              <w:spacing w:line="360" w:lineRule="auto"/>
              <w:rPr>
                <w:rFonts w:asciiTheme="minorEastAsia" w:hAnsiTheme="minorEastAsia"/>
                <w:szCs w:val="21"/>
              </w:rPr>
            </w:pPr>
            <w:ins w:id="53" w:author="John" w:date="2018-11-08T22:50:00Z">
              <w:r>
                <w:rPr>
                  <w:rFonts w:asciiTheme="minorEastAsia" w:hAnsiTheme="minorEastAsia" w:hint="eastAsia"/>
                  <w:szCs w:val="21"/>
                </w:rPr>
                <w:t>修改成本管理计划、新增范围管理计划（初稿）</w:t>
              </w:r>
            </w:ins>
          </w:p>
        </w:tc>
      </w:tr>
    </w:tbl>
    <w:p w14:paraId="4C7C13FE" w14:textId="77777777"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4F17CA25" w14:textId="77777777"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EB2C33C" w14:textId="77777777" w:rsidR="008E7C49" w:rsidRDefault="00E53FE3">
          <w:pPr>
            <w:pStyle w:val="TOC10"/>
            <w:tabs>
              <w:tab w:val="center" w:pos="4153"/>
            </w:tabs>
            <w:spacing w:line="360" w:lineRule="auto"/>
          </w:pPr>
          <w:r>
            <w:rPr>
              <w:lang w:val="zh-CN"/>
            </w:rPr>
            <w:t>目录</w:t>
          </w:r>
          <w:r>
            <w:rPr>
              <w:lang w:val="zh-CN"/>
            </w:rPr>
            <w:tab/>
          </w:r>
        </w:p>
        <w:p w14:paraId="14B49EF1" w14:textId="262FEEEC" w:rsidR="0073752D" w:rsidRDefault="008E7C49">
          <w:pPr>
            <w:pStyle w:val="TOC2"/>
            <w:tabs>
              <w:tab w:val="right" w:leader="dot" w:pos="8296"/>
            </w:tabs>
            <w:rPr>
              <w:ins w:id="54" w:author="John" w:date="2018-11-08T23:29:00Z"/>
              <w:rFonts w:cstheme="minorBidi"/>
              <w:noProof/>
              <w:kern w:val="2"/>
              <w:sz w:val="21"/>
            </w:rPr>
          </w:pPr>
          <w:r>
            <w:fldChar w:fldCharType="begin"/>
          </w:r>
          <w:r w:rsidR="00E53FE3">
            <w:instrText xml:space="preserve"> TOC \o "1-3" \h \z \u </w:instrText>
          </w:r>
          <w:r>
            <w:fldChar w:fldCharType="separate"/>
          </w:r>
          <w:ins w:id="55" w:author="John" w:date="2018-11-08T23:29:00Z">
            <w:r w:rsidR="0073752D" w:rsidRPr="00116130">
              <w:rPr>
                <w:rStyle w:val="af1"/>
                <w:noProof/>
              </w:rPr>
              <w:fldChar w:fldCharType="begin"/>
            </w:r>
            <w:r w:rsidR="0073752D" w:rsidRPr="00116130">
              <w:rPr>
                <w:rStyle w:val="af1"/>
                <w:noProof/>
              </w:rPr>
              <w:instrText xml:space="preserve"> </w:instrText>
            </w:r>
            <w:r w:rsidR="0073752D">
              <w:rPr>
                <w:noProof/>
              </w:rPr>
              <w:instrText>HYPERLINK \l "_Toc529483084"</w:instrText>
            </w:r>
            <w:r w:rsidR="0073752D" w:rsidRPr="00116130">
              <w:rPr>
                <w:rStyle w:val="af1"/>
                <w:noProof/>
              </w:rPr>
              <w:instrText xml:space="preserve"> </w:instrText>
            </w:r>
            <w:r w:rsidR="0073752D" w:rsidRPr="00116130">
              <w:rPr>
                <w:rStyle w:val="af1"/>
                <w:noProof/>
              </w:rPr>
            </w:r>
            <w:r w:rsidR="0073752D" w:rsidRPr="00116130">
              <w:rPr>
                <w:rStyle w:val="af1"/>
                <w:noProof/>
              </w:rPr>
              <w:fldChar w:fldCharType="separate"/>
            </w:r>
            <w:r w:rsidR="0073752D" w:rsidRPr="00116130">
              <w:rPr>
                <w:rStyle w:val="af1"/>
                <w:noProof/>
              </w:rPr>
              <w:t>历史版本</w:t>
            </w:r>
            <w:r w:rsidR="0073752D">
              <w:rPr>
                <w:noProof/>
                <w:webHidden/>
              </w:rPr>
              <w:tab/>
            </w:r>
            <w:r w:rsidR="0073752D">
              <w:rPr>
                <w:noProof/>
                <w:webHidden/>
              </w:rPr>
              <w:fldChar w:fldCharType="begin"/>
            </w:r>
            <w:r w:rsidR="0073752D">
              <w:rPr>
                <w:noProof/>
                <w:webHidden/>
              </w:rPr>
              <w:instrText xml:space="preserve"> PAGEREF _Toc529483084 \h </w:instrText>
            </w:r>
            <w:r w:rsidR="0073752D">
              <w:rPr>
                <w:noProof/>
                <w:webHidden/>
              </w:rPr>
            </w:r>
          </w:ins>
          <w:r w:rsidR="0073752D">
            <w:rPr>
              <w:noProof/>
              <w:webHidden/>
            </w:rPr>
            <w:fldChar w:fldCharType="separate"/>
          </w:r>
          <w:ins w:id="56" w:author="John" w:date="2018-11-08T23:29:00Z">
            <w:r w:rsidR="0073752D">
              <w:rPr>
                <w:noProof/>
                <w:webHidden/>
              </w:rPr>
              <w:t>2</w:t>
            </w:r>
            <w:r w:rsidR="0073752D">
              <w:rPr>
                <w:noProof/>
                <w:webHidden/>
              </w:rPr>
              <w:fldChar w:fldCharType="end"/>
            </w:r>
            <w:r w:rsidR="0073752D" w:rsidRPr="00116130">
              <w:rPr>
                <w:rStyle w:val="af1"/>
                <w:noProof/>
              </w:rPr>
              <w:fldChar w:fldCharType="end"/>
            </w:r>
          </w:ins>
        </w:p>
        <w:p w14:paraId="70424DBA" w14:textId="2407B2CF" w:rsidR="0073752D" w:rsidRDefault="0073752D">
          <w:pPr>
            <w:pStyle w:val="TOC1"/>
            <w:tabs>
              <w:tab w:val="right" w:leader="dot" w:pos="8296"/>
            </w:tabs>
            <w:rPr>
              <w:ins w:id="57" w:author="John" w:date="2018-11-08T23:29:00Z"/>
              <w:noProof/>
            </w:rPr>
          </w:pPr>
          <w:ins w:id="58" w:author="John" w:date="2018-11-08T23:29:00Z">
            <w:r w:rsidRPr="00116130">
              <w:rPr>
                <w:rStyle w:val="af1"/>
                <w:noProof/>
              </w:rPr>
              <w:fldChar w:fldCharType="begin"/>
            </w:r>
            <w:r w:rsidRPr="00116130">
              <w:rPr>
                <w:rStyle w:val="af1"/>
                <w:noProof/>
              </w:rPr>
              <w:instrText xml:space="preserve"> </w:instrText>
            </w:r>
            <w:r>
              <w:rPr>
                <w:noProof/>
              </w:rPr>
              <w:instrText>HYPERLINK \l "_Toc529483085"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cstheme="majorHAnsi"/>
                <w:noProof/>
              </w:rPr>
              <w:t>1</w:t>
            </w:r>
            <w:r w:rsidRPr="00116130">
              <w:rPr>
                <w:rStyle w:val="af1"/>
                <w:rFonts w:asciiTheme="majorEastAsia" w:hAnsiTheme="majorEastAsia"/>
                <w:noProof/>
              </w:rPr>
              <w:t xml:space="preserve"> 引言</w:t>
            </w:r>
            <w:r>
              <w:rPr>
                <w:noProof/>
                <w:webHidden/>
              </w:rPr>
              <w:tab/>
            </w:r>
            <w:r>
              <w:rPr>
                <w:noProof/>
                <w:webHidden/>
              </w:rPr>
              <w:fldChar w:fldCharType="begin"/>
            </w:r>
            <w:r>
              <w:rPr>
                <w:noProof/>
                <w:webHidden/>
              </w:rPr>
              <w:instrText xml:space="preserve"> PAGEREF _Toc529483085 \h </w:instrText>
            </w:r>
            <w:r>
              <w:rPr>
                <w:noProof/>
                <w:webHidden/>
              </w:rPr>
            </w:r>
          </w:ins>
          <w:r>
            <w:rPr>
              <w:noProof/>
              <w:webHidden/>
            </w:rPr>
            <w:fldChar w:fldCharType="separate"/>
          </w:r>
          <w:ins w:id="59" w:author="John" w:date="2018-11-08T23:29:00Z">
            <w:r>
              <w:rPr>
                <w:noProof/>
                <w:webHidden/>
              </w:rPr>
              <w:t>7</w:t>
            </w:r>
            <w:r>
              <w:rPr>
                <w:noProof/>
                <w:webHidden/>
              </w:rPr>
              <w:fldChar w:fldCharType="end"/>
            </w:r>
            <w:r w:rsidRPr="00116130">
              <w:rPr>
                <w:rStyle w:val="af1"/>
                <w:noProof/>
              </w:rPr>
              <w:fldChar w:fldCharType="end"/>
            </w:r>
          </w:ins>
        </w:p>
        <w:p w14:paraId="3AACD208" w14:textId="1D0F95D9" w:rsidR="0073752D" w:rsidRDefault="0073752D">
          <w:pPr>
            <w:pStyle w:val="TOC2"/>
            <w:tabs>
              <w:tab w:val="right" w:leader="dot" w:pos="8296"/>
            </w:tabs>
            <w:rPr>
              <w:ins w:id="60" w:author="John" w:date="2018-11-08T23:29:00Z"/>
              <w:rFonts w:cstheme="minorBidi"/>
              <w:noProof/>
              <w:kern w:val="2"/>
              <w:sz w:val="21"/>
            </w:rPr>
          </w:pPr>
          <w:ins w:id="61" w:author="John" w:date="2018-11-08T23:29:00Z">
            <w:r w:rsidRPr="00116130">
              <w:rPr>
                <w:rStyle w:val="af1"/>
                <w:noProof/>
              </w:rPr>
              <w:fldChar w:fldCharType="begin"/>
            </w:r>
            <w:r w:rsidRPr="00116130">
              <w:rPr>
                <w:rStyle w:val="af1"/>
                <w:noProof/>
              </w:rPr>
              <w:instrText xml:space="preserve"> </w:instrText>
            </w:r>
            <w:r>
              <w:rPr>
                <w:noProof/>
              </w:rPr>
              <w:instrText>HYPERLINK \l "_Toc529483086"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1.1 </w:t>
            </w:r>
            <w:r w:rsidRPr="00116130">
              <w:rPr>
                <w:rStyle w:val="af1"/>
                <w:noProof/>
              </w:rPr>
              <w:t>编写目的</w:t>
            </w:r>
            <w:r>
              <w:rPr>
                <w:noProof/>
                <w:webHidden/>
              </w:rPr>
              <w:tab/>
            </w:r>
            <w:r>
              <w:rPr>
                <w:noProof/>
                <w:webHidden/>
              </w:rPr>
              <w:fldChar w:fldCharType="begin"/>
            </w:r>
            <w:r>
              <w:rPr>
                <w:noProof/>
                <w:webHidden/>
              </w:rPr>
              <w:instrText xml:space="preserve"> PAGEREF _Toc529483086 \h </w:instrText>
            </w:r>
            <w:r>
              <w:rPr>
                <w:noProof/>
                <w:webHidden/>
              </w:rPr>
            </w:r>
          </w:ins>
          <w:r>
            <w:rPr>
              <w:noProof/>
              <w:webHidden/>
            </w:rPr>
            <w:fldChar w:fldCharType="separate"/>
          </w:r>
          <w:ins w:id="62" w:author="John" w:date="2018-11-08T23:29:00Z">
            <w:r>
              <w:rPr>
                <w:noProof/>
                <w:webHidden/>
              </w:rPr>
              <w:t>7</w:t>
            </w:r>
            <w:r>
              <w:rPr>
                <w:noProof/>
                <w:webHidden/>
              </w:rPr>
              <w:fldChar w:fldCharType="end"/>
            </w:r>
            <w:r w:rsidRPr="00116130">
              <w:rPr>
                <w:rStyle w:val="af1"/>
                <w:noProof/>
              </w:rPr>
              <w:fldChar w:fldCharType="end"/>
            </w:r>
          </w:ins>
        </w:p>
        <w:p w14:paraId="13024152" w14:textId="4E9747B9" w:rsidR="0073752D" w:rsidRDefault="0073752D">
          <w:pPr>
            <w:pStyle w:val="TOC2"/>
            <w:tabs>
              <w:tab w:val="right" w:leader="dot" w:pos="8296"/>
            </w:tabs>
            <w:rPr>
              <w:ins w:id="63" w:author="John" w:date="2018-11-08T23:29:00Z"/>
              <w:rFonts w:cstheme="minorBidi"/>
              <w:noProof/>
              <w:kern w:val="2"/>
              <w:sz w:val="21"/>
            </w:rPr>
          </w:pPr>
          <w:ins w:id="64" w:author="John" w:date="2018-11-08T23:29:00Z">
            <w:r w:rsidRPr="00116130">
              <w:rPr>
                <w:rStyle w:val="af1"/>
                <w:noProof/>
              </w:rPr>
              <w:fldChar w:fldCharType="begin"/>
            </w:r>
            <w:r w:rsidRPr="00116130">
              <w:rPr>
                <w:rStyle w:val="af1"/>
                <w:noProof/>
              </w:rPr>
              <w:instrText xml:space="preserve"> </w:instrText>
            </w:r>
            <w:r>
              <w:rPr>
                <w:noProof/>
              </w:rPr>
              <w:instrText>HYPERLINK \l "_Toc529483087"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1.2 </w:t>
            </w:r>
            <w:r w:rsidRPr="00116130">
              <w:rPr>
                <w:rStyle w:val="af1"/>
                <w:noProof/>
              </w:rPr>
              <w:t>业务需求</w:t>
            </w:r>
            <w:r>
              <w:rPr>
                <w:noProof/>
                <w:webHidden/>
              </w:rPr>
              <w:tab/>
            </w:r>
            <w:r>
              <w:rPr>
                <w:noProof/>
                <w:webHidden/>
              </w:rPr>
              <w:fldChar w:fldCharType="begin"/>
            </w:r>
            <w:r>
              <w:rPr>
                <w:noProof/>
                <w:webHidden/>
              </w:rPr>
              <w:instrText xml:space="preserve"> PAGEREF _Toc529483087 \h </w:instrText>
            </w:r>
            <w:r>
              <w:rPr>
                <w:noProof/>
                <w:webHidden/>
              </w:rPr>
            </w:r>
          </w:ins>
          <w:r>
            <w:rPr>
              <w:noProof/>
              <w:webHidden/>
            </w:rPr>
            <w:fldChar w:fldCharType="separate"/>
          </w:r>
          <w:ins w:id="65" w:author="John" w:date="2018-11-08T23:29:00Z">
            <w:r>
              <w:rPr>
                <w:noProof/>
                <w:webHidden/>
              </w:rPr>
              <w:t>7</w:t>
            </w:r>
            <w:r>
              <w:rPr>
                <w:noProof/>
                <w:webHidden/>
              </w:rPr>
              <w:fldChar w:fldCharType="end"/>
            </w:r>
            <w:r w:rsidRPr="00116130">
              <w:rPr>
                <w:rStyle w:val="af1"/>
                <w:noProof/>
              </w:rPr>
              <w:fldChar w:fldCharType="end"/>
            </w:r>
          </w:ins>
        </w:p>
        <w:p w14:paraId="5890940B" w14:textId="0BC76028" w:rsidR="0073752D" w:rsidRDefault="0073752D">
          <w:pPr>
            <w:pStyle w:val="TOC2"/>
            <w:tabs>
              <w:tab w:val="right" w:leader="dot" w:pos="8296"/>
            </w:tabs>
            <w:rPr>
              <w:ins w:id="66" w:author="John" w:date="2018-11-08T23:29:00Z"/>
              <w:rFonts w:cstheme="minorBidi"/>
              <w:noProof/>
              <w:kern w:val="2"/>
              <w:sz w:val="21"/>
            </w:rPr>
          </w:pPr>
          <w:ins w:id="67" w:author="John" w:date="2018-11-08T23:29:00Z">
            <w:r w:rsidRPr="00116130">
              <w:rPr>
                <w:rStyle w:val="af1"/>
                <w:noProof/>
              </w:rPr>
              <w:fldChar w:fldCharType="begin"/>
            </w:r>
            <w:r w:rsidRPr="00116130">
              <w:rPr>
                <w:rStyle w:val="af1"/>
                <w:noProof/>
              </w:rPr>
              <w:instrText xml:space="preserve"> </w:instrText>
            </w:r>
            <w:r>
              <w:rPr>
                <w:noProof/>
              </w:rPr>
              <w:instrText>HYPERLINK \l "_Toc529483088"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1.3 </w:t>
            </w:r>
            <w:r w:rsidRPr="00116130">
              <w:rPr>
                <w:rStyle w:val="af1"/>
                <w:noProof/>
              </w:rPr>
              <w:t>项目背景</w:t>
            </w:r>
            <w:r>
              <w:rPr>
                <w:noProof/>
                <w:webHidden/>
              </w:rPr>
              <w:tab/>
            </w:r>
            <w:r>
              <w:rPr>
                <w:noProof/>
                <w:webHidden/>
              </w:rPr>
              <w:fldChar w:fldCharType="begin"/>
            </w:r>
            <w:r>
              <w:rPr>
                <w:noProof/>
                <w:webHidden/>
              </w:rPr>
              <w:instrText xml:space="preserve"> PAGEREF _Toc529483088 \h </w:instrText>
            </w:r>
            <w:r>
              <w:rPr>
                <w:noProof/>
                <w:webHidden/>
              </w:rPr>
            </w:r>
          </w:ins>
          <w:r>
            <w:rPr>
              <w:noProof/>
              <w:webHidden/>
            </w:rPr>
            <w:fldChar w:fldCharType="separate"/>
          </w:r>
          <w:ins w:id="68" w:author="John" w:date="2018-11-08T23:29:00Z">
            <w:r>
              <w:rPr>
                <w:noProof/>
                <w:webHidden/>
              </w:rPr>
              <w:t>7</w:t>
            </w:r>
            <w:r>
              <w:rPr>
                <w:noProof/>
                <w:webHidden/>
              </w:rPr>
              <w:fldChar w:fldCharType="end"/>
            </w:r>
            <w:r w:rsidRPr="00116130">
              <w:rPr>
                <w:rStyle w:val="af1"/>
                <w:noProof/>
              </w:rPr>
              <w:fldChar w:fldCharType="end"/>
            </w:r>
          </w:ins>
        </w:p>
        <w:p w14:paraId="3D8C5F1C" w14:textId="1264A9FA" w:rsidR="0073752D" w:rsidRDefault="0073752D">
          <w:pPr>
            <w:pStyle w:val="TOC3"/>
            <w:tabs>
              <w:tab w:val="right" w:leader="dot" w:pos="8296"/>
            </w:tabs>
            <w:rPr>
              <w:ins w:id="69" w:author="John" w:date="2018-11-08T23:29:00Z"/>
              <w:rFonts w:cstheme="minorBidi"/>
              <w:noProof/>
              <w:kern w:val="2"/>
              <w:sz w:val="21"/>
            </w:rPr>
          </w:pPr>
          <w:ins w:id="70" w:author="John" w:date="2018-11-08T23:29:00Z">
            <w:r w:rsidRPr="00116130">
              <w:rPr>
                <w:rStyle w:val="af1"/>
                <w:noProof/>
              </w:rPr>
              <w:fldChar w:fldCharType="begin"/>
            </w:r>
            <w:r w:rsidRPr="00116130">
              <w:rPr>
                <w:rStyle w:val="af1"/>
                <w:noProof/>
              </w:rPr>
              <w:instrText xml:space="preserve"> </w:instrText>
            </w:r>
            <w:r>
              <w:rPr>
                <w:noProof/>
              </w:rPr>
              <w:instrText>HYPERLINK \l "_Toc529483089"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1.3.1 </w:t>
            </w:r>
            <w:r w:rsidRPr="00116130">
              <w:rPr>
                <w:rStyle w:val="af1"/>
                <w:noProof/>
              </w:rPr>
              <w:t>软件系统名称</w:t>
            </w:r>
            <w:r>
              <w:rPr>
                <w:noProof/>
                <w:webHidden/>
              </w:rPr>
              <w:tab/>
            </w:r>
            <w:r>
              <w:rPr>
                <w:noProof/>
                <w:webHidden/>
              </w:rPr>
              <w:fldChar w:fldCharType="begin"/>
            </w:r>
            <w:r>
              <w:rPr>
                <w:noProof/>
                <w:webHidden/>
              </w:rPr>
              <w:instrText xml:space="preserve"> PAGEREF _Toc529483089 \h </w:instrText>
            </w:r>
            <w:r>
              <w:rPr>
                <w:noProof/>
                <w:webHidden/>
              </w:rPr>
            </w:r>
          </w:ins>
          <w:r>
            <w:rPr>
              <w:noProof/>
              <w:webHidden/>
            </w:rPr>
            <w:fldChar w:fldCharType="separate"/>
          </w:r>
          <w:ins w:id="71" w:author="John" w:date="2018-11-08T23:29:00Z">
            <w:r>
              <w:rPr>
                <w:noProof/>
                <w:webHidden/>
              </w:rPr>
              <w:t>7</w:t>
            </w:r>
            <w:r>
              <w:rPr>
                <w:noProof/>
                <w:webHidden/>
              </w:rPr>
              <w:fldChar w:fldCharType="end"/>
            </w:r>
            <w:r w:rsidRPr="00116130">
              <w:rPr>
                <w:rStyle w:val="af1"/>
                <w:noProof/>
              </w:rPr>
              <w:fldChar w:fldCharType="end"/>
            </w:r>
          </w:ins>
        </w:p>
        <w:p w14:paraId="4D298B57" w14:textId="5D083CF9" w:rsidR="0073752D" w:rsidRDefault="0073752D">
          <w:pPr>
            <w:pStyle w:val="TOC3"/>
            <w:tabs>
              <w:tab w:val="right" w:leader="dot" w:pos="8296"/>
            </w:tabs>
            <w:rPr>
              <w:ins w:id="72" w:author="John" w:date="2018-11-08T23:29:00Z"/>
              <w:rFonts w:cstheme="minorBidi"/>
              <w:noProof/>
              <w:kern w:val="2"/>
              <w:sz w:val="21"/>
            </w:rPr>
          </w:pPr>
          <w:ins w:id="73" w:author="John" w:date="2018-11-08T23:29:00Z">
            <w:r w:rsidRPr="00116130">
              <w:rPr>
                <w:rStyle w:val="af1"/>
                <w:noProof/>
              </w:rPr>
              <w:fldChar w:fldCharType="begin"/>
            </w:r>
            <w:r w:rsidRPr="00116130">
              <w:rPr>
                <w:rStyle w:val="af1"/>
                <w:noProof/>
              </w:rPr>
              <w:instrText xml:space="preserve"> </w:instrText>
            </w:r>
            <w:r>
              <w:rPr>
                <w:noProof/>
              </w:rPr>
              <w:instrText>HYPERLINK \l "_Toc529483090"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1.3.2 </w:t>
            </w:r>
            <w:r w:rsidRPr="00116130">
              <w:rPr>
                <w:rStyle w:val="af1"/>
                <w:noProof/>
              </w:rPr>
              <w:t>项目客户</w:t>
            </w:r>
            <w:r>
              <w:rPr>
                <w:noProof/>
                <w:webHidden/>
              </w:rPr>
              <w:tab/>
            </w:r>
            <w:r>
              <w:rPr>
                <w:noProof/>
                <w:webHidden/>
              </w:rPr>
              <w:fldChar w:fldCharType="begin"/>
            </w:r>
            <w:r>
              <w:rPr>
                <w:noProof/>
                <w:webHidden/>
              </w:rPr>
              <w:instrText xml:space="preserve"> PAGEREF _Toc529483090 \h </w:instrText>
            </w:r>
            <w:r>
              <w:rPr>
                <w:noProof/>
                <w:webHidden/>
              </w:rPr>
            </w:r>
          </w:ins>
          <w:r>
            <w:rPr>
              <w:noProof/>
              <w:webHidden/>
            </w:rPr>
            <w:fldChar w:fldCharType="separate"/>
          </w:r>
          <w:ins w:id="74" w:author="John" w:date="2018-11-08T23:29:00Z">
            <w:r>
              <w:rPr>
                <w:noProof/>
                <w:webHidden/>
              </w:rPr>
              <w:t>7</w:t>
            </w:r>
            <w:r>
              <w:rPr>
                <w:noProof/>
                <w:webHidden/>
              </w:rPr>
              <w:fldChar w:fldCharType="end"/>
            </w:r>
            <w:r w:rsidRPr="00116130">
              <w:rPr>
                <w:rStyle w:val="af1"/>
                <w:noProof/>
              </w:rPr>
              <w:fldChar w:fldCharType="end"/>
            </w:r>
          </w:ins>
        </w:p>
        <w:p w14:paraId="4DD35E19" w14:textId="610A4CBC" w:rsidR="0073752D" w:rsidRDefault="0073752D">
          <w:pPr>
            <w:pStyle w:val="TOC3"/>
            <w:tabs>
              <w:tab w:val="right" w:leader="dot" w:pos="8296"/>
            </w:tabs>
            <w:rPr>
              <w:ins w:id="75" w:author="John" w:date="2018-11-08T23:29:00Z"/>
              <w:rFonts w:cstheme="minorBidi"/>
              <w:noProof/>
              <w:kern w:val="2"/>
              <w:sz w:val="21"/>
            </w:rPr>
          </w:pPr>
          <w:ins w:id="76" w:author="John" w:date="2018-11-08T23:29:00Z">
            <w:r w:rsidRPr="00116130">
              <w:rPr>
                <w:rStyle w:val="af1"/>
                <w:noProof/>
              </w:rPr>
              <w:fldChar w:fldCharType="begin"/>
            </w:r>
            <w:r w:rsidRPr="00116130">
              <w:rPr>
                <w:rStyle w:val="af1"/>
                <w:noProof/>
              </w:rPr>
              <w:instrText xml:space="preserve"> </w:instrText>
            </w:r>
            <w:r>
              <w:rPr>
                <w:noProof/>
              </w:rPr>
              <w:instrText>HYPERLINK \l "_Toc529483091"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1.3.3 </w:t>
            </w:r>
            <w:r w:rsidRPr="00116130">
              <w:rPr>
                <w:rStyle w:val="af1"/>
                <w:noProof/>
              </w:rPr>
              <w:t>开发团队</w:t>
            </w:r>
            <w:r>
              <w:rPr>
                <w:noProof/>
                <w:webHidden/>
              </w:rPr>
              <w:tab/>
            </w:r>
            <w:r>
              <w:rPr>
                <w:noProof/>
                <w:webHidden/>
              </w:rPr>
              <w:fldChar w:fldCharType="begin"/>
            </w:r>
            <w:r>
              <w:rPr>
                <w:noProof/>
                <w:webHidden/>
              </w:rPr>
              <w:instrText xml:space="preserve"> PAGEREF _Toc529483091 \h </w:instrText>
            </w:r>
            <w:r>
              <w:rPr>
                <w:noProof/>
                <w:webHidden/>
              </w:rPr>
            </w:r>
          </w:ins>
          <w:r>
            <w:rPr>
              <w:noProof/>
              <w:webHidden/>
            </w:rPr>
            <w:fldChar w:fldCharType="separate"/>
          </w:r>
          <w:ins w:id="77" w:author="John" w:date="2018-11-08T23:29:00Z">
            <w:r>
              <w:rPr>
                <w:noProof/>
                <w:webHidden/>
              </w:rPr>
              <w:t>8</w:t>
            </w:r>
            <w:r>
              <w:rPr>
                <w:noProof/>
                <w:webHidden/>
              </w:rPr>
              <w:fldChar w:fldCharType="end"/>
            </w:r>
            <w:r w:rsidRPr="00116130">
              <w:rPr>
                <w:rStyle w:val="af1"/>
                <w:noProof/>
              </w:rPr>
              <w:fldChar w:fldCharType="end"/>
            </w:r>
          </w:ins>
        </w:p>
        <w:p w14:paraId="40CDC896" w14:textId="5690E7BA" w:rsidR="0073752D" w:rsidRDefault="0073752D">
          <w:pPr>
            <w:pStyle w:val="TOC3"/>
            <w:tabs>
              <w:tab w:val="right" w:leader="dot" w:pos="8296"/>
            </w:tabs>
            <w:rPr>
              <w:ins w:id="78" w:author="John" w:date="2018-11-08T23:29:00Z"/>
              <w:rFonts w:cstheme="minorBidi"/>
              <w:noProof/>
              <w:kern w:val="2"/>
              <w:sz w:val="21"/>
            </w:rPr>
          </w:pPr>
          <w:ins w:id="79" w:author="John" w:date="2018-11-08T23:29:00Z">
            <w:r w:rsidRPr="00116130">
              <w:rPr>
                <w:rStyle w:val="af1"/>
                <w:noProof/>
              </w:rPr>
              <w:fldChar w:fldCharType="begin"/>
            </w:r>
            <w:r w:rsidRPr="00116130">
              <w:rPr>
                <w:rStyle w:val="af1"/>
                <w:noProof/>
              </w:rPr>
              <w:instrText xml:space="preserve"> </w:instrText>
            </w:r>
            <w:r>
              <w:rPr>
                <w:noProof/>
              </w:rPr>
              <w:instrText>HYPERLINK \l "_Toc529483092"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1.3.4 </w:t>
            </w:r>
            <w:r w:rsidRPr="00116130">
              <w:rPr>
                <w:rStyle w:val="af1"/>
                <w:noProof/>
              </w:rPr>
              <w:t>项目用户群</w:t>
            </w:r>
            <w:r>
              <w:rPr>
                <w:noProof/>
                <w:webHidden/>
              </w:rPr>
              <w:tab/>
            </w:r>
            <w:r>
              <w:rPr>
                <w:noProof/>
                <w:webHidden/>
              </w:rPr>
              <w:fldChar w:fldCharType="begin"/>
            </w:r>
            <w:r>
              <w:rPr>
                <w:noProof/>
                <w:webHidden/>
              </w:rPr>
              <w:instrText xml:space="preserve"> PAGEREF _Toc529483092 \h </w:instrText>
            </w:r>
            <w:r>
              <w:rPr>
                <w:noProof/>
                <w:webHidden/>
              </w:rPr>
            </w:r>
          </w:ins>
          <w:r>
            <w:rPr>
              <w:noProof/>
              <w:webHidden/>
            </w:rPr>
            <w:fldChar w:fldCharType="separate"/>
          </w:r>
          <w:ins w:id="80" w:author="John" w:date="2018-11-08T23:29:00Z">
            <w:r>
              <w:rPr>
                <w:noProof/>
                <w:webHidden/>
              </w:rPr>
              <w:t>8</w:t>
            </w:r>
            <w:r>
              <w:rPr>
                <w:noProof/>
                <w:webHidden/>
              </w:rPr>
              <w:fldChar w:fldCharType="end"/>
            </w:r>
            <w:r w:rsidRPr="00116130">
              <w:rPr>
                <w:rStyle w:val="af1"/>
                <w:noProof/>
              </w:rPr>
              <w:fldChar w:fldCharType="end"/>
            </w:r>
          </w:ins>
        </w:p>
        <w:p w14:paraId="319504B9" w14:textId="7009E114" w:rsidR="0073752D" w:rsidRDefault="0073752D">
          <w:pPr>
            <w:pStyle w:val="TOC2"/>
            <w:tabs>
              <w:tab w:val="right" w:leader="dot" w:pos="8296"/>
            </w:tabs>
            <w:rPr>
              <w:ins w:id="81" w:author="John" w:date="2018-11-08T23:29:00Z"/>
              <w:rFonts w:cstheme="minorBidi"/>
              <w:noProof/>
              <w:kern w:val="2"/>
              <w:sz w:val="21"/>
            </w:rPr>
          </w:pPr>
          <w:ins w:id="82" w:author="John" w:date="2018-11-08T23:29:00Z">
            <w:r w:rsidRPr="00116130">
              <w:rPr>
                <w:rStyle w:val="af1"/>
                <w:noProof/>
              </w:rPr>
              <w:fldChar w:fldCharType="begin"/>
            </w:r>
            <w:r w:rsidRPr="00116130">
              <w:rPr>
                <w:rStyle w:val="af1"/>
                <w:noProof/>
              </w:rPr>
              <w:instrText xml:space="preserve"> </w:instrText>
            </w:r>
            <w:r>
              <w:rPr>
                <w:noProof/>
              </w:rPr>
              <w:instrText>HYPERLINK \l "_Toc529483093"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1.4 </w:t>
            </w:r>
            <w:r w:rsidRPr="00116130">
              <w:rPr>
                <w:rStyle w:val="af1"/>
                <w:noProof/>
              </w:rPr>
              <w:t>业务目标</w:t>
            </w:r>
            <w:r>
              <w:rPr>
                <w:noProof/>
                <w:webHidden/>
              </w:rPr>
              <w:tab/>
            </w:r>
            <w:r>
              <w:rPr>
                <w:noProof/>
                <w:webHidden/>
              </w:rPr>
              <w:fldChar w:fldCharType="begin"/>
            </w:r>
            <w:r>
              <w:rPr>
                <w:noProof/>
                <w:webHidden/>
              </w:rPr>
              <w:instrText xml:space="preserve"> PAGEREF _Toc529483093 \h </w:instrText>
            </w:r>
            <w:r>
              <w:rPr>
                <w:noProof/>
                <w:webHidden/>
              </w:rPr>
            </w:r>
          </w:ins>
          <w:r>
            <w:rPr>
              <w:noProof/>
              <w:webHidden/>
            </w:rPr>
            <w:fldChar w:fldCharType="separate"/>
          </w:r>
          <w:ins w:id="83" w:author="John" w:date="2018-11-08T23:29:00Z">
            <w:r>
              <w:rPr>
                <w:noProof/>
                <w:webHidden/>
              </w:rPr>
              <w:t>8</w:t>
            </w:r>
            <w:r>
              <w:rPr>
                <w:noProof/>
                <w:webHidden/>
              </w:rPr>
              <w:fldChar w:fldCharType="end"/>
            </w:r>
            <w:r w:rsidRPr="00116130">
              <w:rPr>
                <w:rStyle w:val="af1"/>
                <w:noProof/>
              </w:rPr>
              <w:fldChar w:fldCharType="end"/>
            </w:r>
          </w:ins>
        </w:p>
        <w:p w14:paraId="3CE30C11" w14:textId="1963E22A" w:rsidR="0073752D" w:rsidRDefault="0073752D">
          <w:pPr>
            <w:pStyle w:val="TOC2"/>
            <w:tabs>
              <w:tab w:val="right" w:leader="dot" w:pos="8296"/>
            </w:tabs>
            <w:rPr>
              <w:ins w:id="84" w:author="John" w:date="2018-11-08T23:29:00Z"/>
              <w:rFonts w:cstheme="minorBidi"/>
              <w:noProof/>
              <w:kern w:val="2"/>
              <w:sz w:val="21"/>
            </w:rPr>
          </w:pPr>
          <w:ins w:id="85" w:author="John" w:date="2018-11-08T23:29:00Z">
            <w:r w:rsidRPr="00116130">
              <w:rPr>
                <w:rStyle w:val="af1"/>
                <w:noProof/>
              </w:rPr>
              <w:fldChar w:fldCharType="begin"/>
            </w:r>
            <w:r w:rsidRPr="00116130">
              <w:rPr>
                <w:rStyle w:val="af1"/>
                <w:noProof/>
              </w:rPr>
              <w:instrText xml:space="preserve"> </w:instrText>
            </w:r>
            <w:r>
              <w:rPr>
                <w:noProof/>
              </w:rPr>
              <w:instrText>HYPERLINK \l "_Toc529483094"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1.5 </w:t>
            </w:r>
            <w:r w:rsidRPr="00116130">
              <w:rPr>
                <w:rStyle w:val="af1"/>
                <w:noProof/>
              </w:rPr>
              <w:t>参考资料</w:t>
            </w:r>
            <w:r>
              <w:rPr>
                <w:noProof/>
                <w:webHidden/>
              </w:rPr>
              <w:tab/>
            </w:r>
            <w:r>
              <w:rPr>
                <w:noProof/>
                <w:webHidden/>
              </w:rPr>
              <w:fldChar w:fldCharType="begin"/>
            </w:r>
            <w:r>
              <w:rPr>
                <w:noProof/>
                <w:webHidden/>
              </w:rPr>
              <w:instrText xml:space="preserve"> PAGEREF _Toc529483094 \h </w:instrText>
            </w:r>
            <w:r>
              <w:rPr>
                <w:noProof/>
                <w:webHidden/>
              </w:rPr>
            </w:r>
          </w:ins>
          <w:r>
            <w:rPr>
              <w:noProof/>
              <w:webHidden/>
            </w:rPr>
            <w:fldChar w:fldCharType="separate"/>
          </w:r>
          <w:ins w:id="86" w:author="John" w:date="2018-11-08T23:29:00Z">
            <w:r>
              <w:rPr>
                <w:noProof/>
                <w:webHidden/>
              </w:rPr>
              <w:t>8</w:t>
            </w:r>
            <w:r>
              <w:rPr>
                <w:noProof/>
                <w:webHidden/>
              </w:rPr>
              <w:fldChar w:fldCharType="end"/>
            </w:r>
            <w:r w:rsidRPr="00116130">
              <w:rPr>
                <w:rStyle w:val="af1"/>
                <w:noProof/>
              </w:rPr>
              <w:fldChar w:fldCharType="end"/>
            </w:r>
          </w:ins>
        </w:p>
        <w:p w14:paraId="6D52C05D" w14:textId="03C17630" w:rsidR="0073752D" w:rsidRDefault="0073752D">
          <w:pPr>
            <w:pStyle w:val="TOC1"/>
            <w:tabs>
              <w:tab w:val="right" w:leader="dot" w:pos="8296"/>
            </w:tabs>
            <w:rPr>
              <w:ins w:id="87" w:author="John" w:date="2018-11-08T23:29:00Z"/>
              <w:noProof/>
            </w:rPr>
          </w:pPr>
          <w:ins w:id="88" w:author="John" w:date="2018-11-08T23:29:00Z">
            <w:r w:rsidRPr="00116130">
              <w:rPr>
                <w:rStyle w:val="af1"/>
                <w:noProof/>
              </w:rPr>
              <w:fldChar w:fldCharType="begin"/>
            </w:r>
            <w:r w:rsidRPr="00116130">
              <w:rPr>
                <w:rStyle w:val="af1"/>
                <w:noProof/>
              </w:rPr>
              <w:instrText xml:space="preserve"> </w:instrText>
            </w:r>
            <w:r>
              <w:rPr>
                <w:noProof/>
              </w:rPr>
              <w:instrText>HYPERLINK \l "_Toc529483095"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cstheme="majorHAnsi"/>
                <w:noProof/>
              </w:rPr>
              <w:t>2 项目概述</w:t>
            </w:r>
            <w:r>
              <w:rPr>
                <w:noProof/>
                <w:webHidden/>
              </w:rPr>
              <w:tab/>
            </w:r>
            <w:r>
              <w:rPr>
                <w:noProof/>
                <w:webHidden/>
              </w:rPr>
              <w:fldChar w:fldCharType="begin"/>
            </w:r>
            <w:r>
              <w:rPr>
                <w:noProof/>
                <w:webHidden/>
              </w:rPr>
              <w:instrText xml:space="preserve"> PAGEREF _Toc529483095 \h </w:instrText>
            </w:r>
            <w:r>
              <w:rPr>
                <w:noProof/>
                <w:webHidden/>
              </w:rPr>
            </w:r>
          </w:ins>
          <w:r>
            <w:rPr>
              <w:noProof/>
              <w:webHidden/>
            </w:rPr>
            <w:fldChar w:fldCharType="separate"/>
          </w:r>
          <w:ins w:id="89" w:author="John" w:date="2018-11-08T23:29:00Z">
            <w:r>
              <w:rPr>
                <w:noProof/>
                <w:webHidden/>
              </w:rPr>
              <w:t>9</w:t>
            </w:r>
            <w:r>
              <w:rPr>
                <w:noProof/>
                <w:webHidden/>
              </w:rPr>
              <w:fldChar w:fldCharType="end"/>
            </w:r>
            <w:r w:rsidRPr="00116130">
              <w:rPr>
                <w:rStyle w:val="af1"/>
                <w:noProof/>
              </w:rPr>
              <w:fldChar w:fldCharType="end"/>
            </w:r>
          </w:ins>
        </w:p>
        <w:p w14:paraId="1AAAA7F9" w14:textId="23C46560" w:rsidR="0073752D" w:rsidRDefault="0073752D">
          <w:pPr>
            <w:pStyle w:val="TOC2"/>
            <w:tabs>
              <w:tab w:val="right" w:leader="dot" w:pos="8296"/>
            </w:tabs>
            <w:rPr>
              <w:ins w:id="90" w:author="John" w:date="2018-11-08T23:29:00Z"/>
              <w:rFonts w:cstheme="minorBidi"/>
              <w:noProof/>
              <w:kern w:val="2"/>
              <w:sz w:val="21"/>
            </w:rPr>
          </w:pPr>
          <w:ins w:id="91" w:author="John" w:date="2018-11-08T23:29:00Z">
            <w:r w:rsidRPr="00116130">
              <w:rPr>
                <w:rStyle w:val="af1"/>
                <w:noProof/>
              </w:rPr>
              <w:fldChar w:fldCharType="begin"/>
            </w:r>
            <w:r w:rsidRPr="00116130">
              <w:rPr>
                <w:rStyle w:val="af1"/>
                <w:noProof/>
              </w:rPr>
              <w:instrText xml:space="preserve"> </w:instrText>
            </w:r>
            <w:r>
              <w:rPr>
                <w:noProof/>
              </w:rPr>
              <w:instrText>HYPERLINK \l "_Toc529483096"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2.1 </w:t>
            </w:r>
            <w:r w:rsidRPr="00116130">
              <w:rPr>
                <w:rStyle w:val="af1"/>
                <w:noProof/>
              </w:rPr>
              <w:t>项目基本说明</w:t>
            </w:r>
            <w:r>
              <w:rPr>
                <w:noProof/>
                <w:webHidden/>
              </w:rPr>
              <w:tab/>
            </w:r>
            <w:r>
              <w:rPr>
                <w:noProof/>
                <w:webHidden/>
              </w:rPr>
              <w:fldChar w:fldCharType="begin"/>
            </w:r>
            <w:r>
              <w:rPr>
                <w:noProof/>
                <w:webHidden/>
              </w:rPr>
              <w:instrText xml:space="preserve"> PAGEREF _Toc529483096 \h </w:instrText>
            </w:r>
            <w:r>
              <w:rPr>
                <w:noProof/>
                <w:webHidden/>
              </w:rPr>
            </w:r>
          </w:ins>
          <w:r>
            <w:rPr>
              <w:noProof/>
              <w:webHidden/>
            </w:rPr>
            <w:fldChar w:fldCharType="separate"/>
          </w:r>
          <w:ins w:id="92" w:author="John" w:date="2018-11-08T23:29:00Z">
            <w:r>
              <w:rPr>
                <w:noProof/>
                <w:webHidden/>
              </w:rPr>
              <w:t>9</w:t>
            </w:r>
            <w:r>
              <w:rPr>
                <w:noProof/>
                <w:webHidden/>
              </w:rPr>
              <w:fldChar w:fldCharType="end"/>
            </w:r>
            <w:r w:rsidRPr="00116130">
              <w:rPr>
                <w:rStyle w:val="af1"/>
                <w:noProof/>
              </w:rPr>
              <w:fldChar w:fldCharType="end"/>
            </w:r>
          </w:ins>
        </w:p>
        <w:p w14:paraId="1FFABC6C" w14:textId="5D42A92A" w:rsidR="0073752D" w:rsidRDefault="0073752D">
          <w:pPr>
            <w:pStyle w:val="TOC2"/>
            <w:tabs>
              <w:tab w:val="right" w:leader="dot" w:pos="8296"/>
            </w:tabs>
            <w:rPr>
              <w:ins w:id="93" w:author="John" w:date="2018-11-08T23:29:00Z"/>
              <w:rFonts w:cstheme="minorBidi"/>
              <w:noProof/>
              <w:kern w:val="2"/>
              <w:sz w:val="21"/>
            </w:rPr>
          </w:pPr>
          <w:ins w:id="94" w:author="John" w:date="2018-11-08T23:29:00Z">
            <w:r w:rsidRPr="00116130">
              <w:rPr>
                <w:rStyle w:val="af1"/>
                <w:noProof/>
              </w:rPr>
              <w:fldChar w:fldCharType="begin"/>
            </w:r>
            <w:r w:rsidRPr="00116130">
              <w:rPr>
                <w:rStyle w:val="af1"/>
                <w:noProof/>
              </w:rPr>
              <w:instrText xml:space="preserve"> </w:instrText>
            </w:r>
            <w:r>
              <w:rPr>
                <w:noProof/>
              </w:rPr>
              <w:instrText>HYPERLINK \l "_Toc529483097"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2.2 </w:t>
            </w:r>
            <w:r w:rsidRPr="00116130">
              <w:rPr>
                <w:rStyle w:val="af1"/>
                <w:noProof/>
              </w:rPr>
              <w:t>工作内容</w:t>
            </w:r>
            <w:r>
              <w:rPr>
                <w:noProof/>
                <w:webHidden/>
              </w:rPr>
              <w:tab/>
            </w:r>
            <w:r>
              <w:rPr>
                <w:noProof/>
                <w:webHidden/>
              </w:rPr>
              <w:fldChar w:fldCharType="begin"/>
            </w:r>
            <w:r>
              <w:rPr>
                <w:noProof/>
                <w:webHidden/>
              </w:rPr>
              <w:instrText xml:space="preserve"> PAGEREF _Toc529483097 \h </w:instrText>
            </w:r>
            <w:r>
              <w:rPr>
                <w:noProof/>
                <w:webHidden/>
              </w:rPr>
            </w:r>
          </w:ins>
          <w:r>
            <w:rPr>
              <w:noProof/>
              <w:webHidden/>
            </w:rPr>
            <w:fldChar w:fldCharType="separate"/>
          </w:r>
          <w:ins w:id="95" w:author="John" w:date="2018-11-08T23:29:00Z">
            <w:r>
              <w:rPr>
                <w:noProof/>
                <w:webHidden/>
              </w:rPr>
              <w:t>9</w:t>
            </w:r>
            <w:r>
              <w:rPr>
                <w:noProof/>
                <w:webHidden/>
              </w:rPr>
              <w:fldChar w:fldCharType="end"/>
            </w:r>
            <w:r w:rsidRPr="00116130">
              <w:rPr>
                <w:rStyle w:val="af1"/>
                <w:noProof/>
              </w:rPr>
              <w:fldChar w:fldCharType="end"/>
            </w:r>
          </w:ins>
        </w:p>
        <w:p w14:paraId="711B4137" w14:textId="7EC5A7AE" w:rsidR="0073752D" w:rsidRDefault="0073752D">
          <w:pPr>
            <w:pStyle w:val="TOC2"/>
            <w:tabs>
              <w:tab w:val="right" w:leader="dot" w:pos="8296"/>
            </w:tabs>
            <w:rPr>
              <w:ins w:id="96" w:author="John" w:date="2018-11-08T23:29:00Z"/>
              <w:rFonts w:cstheme="minorBidi"/>
              <w:noProof/>
              <w:kern w:val="2"/>
              <w:sz w:val="21"/>
            </w:rPr>
          </w:pPr>
          <w:ins w:id="97" w:author="John" w:date="2018-11-08T23:29:00Z">
            <w:r w:rsidRPr="00116130">
              <w:rPr>
                <w:rStyle w:val="af1"/>
                <w:noProof/>
              </w:rPr>
              <w:fldChar w:fldCharType="begin"/>
            </w:r>
            <w:r w:rsidRPr="00116130">
              <w:rPr>
                <w:rStyle w:val="af1"/>
                <w:noProof/>
              </w:rPr>
              <w:instrText xml:space="preserve"> </w:instrText>
            </w:r>
            <w:r>
              <w:rPr>
                <w:noProof/>
              </w:rPr>
              <w:instrText>HYPERLINK \l "_Toc529483098"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2.3 </w:t>
            </w:r>
            <w:r w:rsidRPr="00116130">
              <w:rPr>
                <w:rStyle w:val="af1"/>
                <w:noProof/>
              </w:rPr>
              <w:t>开发人员</w:t>
            </w:r>
            <w:r>
              <w:rPr>
                <w:noProof/>
                <w:webHidden/>
              </w:rPr>
              <w:tab/>
            </w:r>
            <w:r>
              <w:rPr>
                <w:noProof/>
                <w:webHidden/>
              </w:rPr>
              <w:fldChar w:fldCharType="begin"/>
            </w:r>
            <w:r>
              <w:rPr>
                <w:noProof/>
                <w:webHidden/>
              </w:rPr>
              <w:instrText xml:space="preserve"> PAGEREF _Toc529483098 \h </w:instrText>
            </w:r>
            <w:r>
              <w:rPr>
                <w:noProof/>
                <w:webHidden/>
              </w:rPr>
            </w:r>
          </w:ins>
          <w:r>
            <w:rPr>
              <w:noProof/>
              <w:webHidden/>
            </w:rPr>
            <w:fldChar w:fldCharType="separate"/>
          </w:r>
          <w:ins w:id="98" w:author="John" w:date="2018-11-08T23:29:00Z">
            <w:r>
              <w:rPr>
                <w:noProof/>
                <w:webHidden/>
              </w:rPr>
              <w:t>9</w:t>
            </w:r>
            <w:r>
              <w:rPr>
                <w:noProof/>
                <w:webHidden/>
              </w:rPr>
              <w:fldChar w:fldCharType="end"/>
            </w:r>
            <w:r w:rsidRPr="00116130">
              <w:rPr>
                <w:rStyle w:val="af1"/>
                <w:noProof/>
              </w:rPr>
              <w:fldChar w:fldCharType="end"/>
            </w:r>
          </w:ins>
        </w:p>
        <w:p w14:paraId="3DA1CDD9" w14:textId="422928DF" w:rsidR="0073752D" w:rsidRDefault="0073752D">
          <w:pPr>
            <w:pStyle w:val="TOC2"/>
            <w:tabs>
              <w:tab w:val="right" w:leader="dot" w:pos="8296"/>
            </w:tabs>
            <w:rPr>
              <w:ins w:id="99" w:author="John" w:date="2018-11-08T23:29:00Z"/>
              <w:rFonts w:cstheme="minorBidi"/>
              <w:noProof/>
              <w:kern w:val="2"/>
              <w:sz w:val="21"/>
            </w:rPr>
          </w:pPr>
          <w:ins w:id="100" w:author="John" w:date="2018-11-08T23:29:00Z">
            <w:r w:rsidRPr="00116130">
              <w:rPr>
                <w:rStyle w:val="af1"/>
                <w:noProof/>
              </w:rPr>
              <w:fldChar w:fldCharType="begin"/>
            </w:r>
            <w:r w:rsidRPr="00116130">
              <w:rPr>
                <w:rStyle w:val="af1"/>
                <w:noProof/>
              </w:rPr>
              <w:instrText xml:space="preserve"> </w:instrText>
            </w:r>
            <w:r>
              <w:rPr>
                <w:noProof/>
              </w:rPr>
              <w:instrText>HYPERLINK \l "_Toc529483099"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2.4 </w:t>
            </w:r>
            <w:r w:rsidRPr="00116130">
              <w:rPr>
                <w:rStyle w:val="af1"/>
                <w:noProof/>
              </w:rPr>
              <w:t>用户</w:t>
            </w:r>
            <w:r>
              <w:rPr>
                <w:noProof/>
                <w:webHidden/>
              </w:rPr>
              <w:tab/>
            </w:r>
            <w:r>
              <w:rPr>
                <w:noProof/>
                <w:webHidden/>
              </w:rPr>
              <w:fldChar w:fldCharType="begin"/>
            </w:r>
            <w:r>
              <w:rPr>
                <w:noProof/>
                <w:webHidden/>
              </w:rPr>
              <w:instrText xml:space="preserve"> PAGEREF _Toc529483099 \h </w:instrText>
            </w:r>
            <w:r>
              <w:rPr>
                <w:noProof/>
                <w:webHidden/>
              </w:rPr>
            </w:r>
          </w:ins>
          <w:r>
            <w:rPr>
              <w:noProof/>
              <w:webHidden/>
            </w:rPr>
            <w:fldChar w:fldCharType="separate"/>
          </w:r>
          <w:ins w:id="101" w:author="John" w:date="2018-11-08T23:29:00Z">
            <w:r>
              <w:rPr>
                <w:noProof/>
                <w:webHidden/>
              </w:rPr>
              <w:t>10</w:t>
            </w:r>
            <w:r>
              <w:rPr>
                <w:noProof/>
                <w:webHidden/>
              </w:rPr>
              <w:fldChar w:fldCharType="end"/>
            </w:r>
            <w:r w:rsidRPr="00116130">
              <w:rPr>
                <w:rStyle w:val="af1"/>
                <w:noProof/>
              </w:rPr>
              <w:fldChar w:fldCharType="end"/>
            </w:r>
          </w:ins>
        </w:p>
        <w:p w14:paraId="0362C2D8" w14:textId="6794C959" w:rsidR="0073752D" w:rsidRDefault="0073752D">
          <w:pPr>
            <w:pStyle w:val="TOC2"/>
            <w:tabs>
              <w:tab w:val="right" w:leader="dot" w:pos="8296"/>
            </w:tabs>
            <w:rPr>
              <w:ins w:id="102" w:author="John" w:date="2018-11-08T23:29:00Z"/>
              <w:rFonts w:cstheme="minorBidi"/>
              <w:noProof/>
              <w:kern w:val="2"/>
              <w:sz w:val="21"/>
            </w:rPr>
          </w:pPr>
          <w:ins w:id="103" w:author="John" w:date="2018-11-08T23:29:00Z">
            <w:r w:rsidRPr="00116130">
              <w:rPr>
                <w:rStyle w:val="af1"/>
                <w:noProof/>
              </w:rPr>
              <w:fldChar w:fldCharType="begin"/>
            </w:r>
            <w:r w:rsidRPr="00116130">
              <w:rPr>
                <w:rStyle w:val="af1"/>
                <w:noProof/>
              </w:rPr>
              <w:instrText xml:space="preserve"> </w:instrText>
            </w:r>
            <w:r>
              <w:rPr>
                <w:noProof/>
              </w:rPr>
              <w:instrText>HYPERLINK \l "_Toc529483100"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2.5 </w:t>
            </w:r>
            <w:r w:rsidRPr="00116130">
              <w:rPr>
                <w:rStyle w:val="af1"/>
                <w:noProof/>
              </w:rPr>
              <w:t>产品</w:t>
            </w:r>
            <w:r>
              <w:rPr>
                <w:noProof/>
                <w:webHidden/>
              </w:rPr>
              <w:tab/>
            </w:r>
            <w:r>
              <w:rPr>
                <w:noProof/>
                <w:webHidden/>
              </w:rPr>
              <w:fldChar w:fldCharType="begin"/>
            </w:r>
            <w:r>
              <w:rPr>
                <w:noProof/>
                <w:webHidden/>
              </w:rPr>
              <w:instrText xml:space="preserve"> PAGEREF _Toc529483100 \h </w:instrText>
            </w:r>
            <w:r>
              <w:rPr>
                <w:noProof/>
                <w:webHidden/>
              </w:rPr>
            </w:r>
          </w:ins>
          <w:r>
            <w:rPr>
              <w:noProof/>
              <w:webHidden/>
            </w:rPr>
            <w:fldChar w:fldCharType="separate"/>
          </w:r>
          <w:ins w:id="104" w:author="John" w:date="2018-11-08T23:29:00Z">
            <w:r>
              <w:rPr>
                <w:noProof/>
                <w:webHidden/>
              </w:rPr>
              <w:t>10</w:t>
            </w:r>
            <w:r>
              <w:rPr>
                <w:noProof/>
                <w:webHidden/>
              </w:rPr>
              <w:fldChar w:fldCharType="end"/>
            </w:r>
            <w:r w:rsidRPr="00116130">
              <w:rPr>
                <w:rStyle w:val="af1"/>
                <w:noProof/>
              </w:rPr>
              <w:fldChar w:fldCharType="end"/>
            </w:r>
          </w:ins>
        </w:p>
        <w:p w14:paraId="7ED9971B" w14:textId="5D7CD718" w:rsidR="0073752D" w:rsidRDefault="0073752D">
          <w:pPr>
            <w:pStyle w:val="TOC3"/>
            <w:tabs>
              <w:tab w:val="right" w:leader="dot" w:pos="8296"/>
            </w:tabs>
            <w:rPr>
              <w:ins w:id="105" w:author="John" w:date="2018-11-08T23:29:00Z"/>
              <w:rFonts w:cstheme="minorBidi"/>
              <w:noProof/>
              <w:kern w:val="2"/>
              <w:sz w:val="21"/>
            </w:rPr>
          </w:pPr>
          <w:ins w:id="106" w:author="John" w:date="2018-11-08T23:29:00Z">
            <w:r w:rsidRPr="00116130">
              <w:rPr>
                <w:rStyle w:val="af1"/>
                <w:noProof/>
              </w:rPr>
              <w:fldChar w:fldCharType="begin"/>
            </w:r>
            <w:r w:rsidRPr="00116130">
              <w:rPr>
                <w:rStyle w:val="af1"/>
                <w:noProof/>
              </w:rPr>
              <w:instrText xml:space="preserve"> </w:instrText>
            </w:r>
            <w:r>
              <w:rPr>
                <w:noProof/>
              </w:rPr>
              <w:instrText>HYPERLINK \l "_Toc529483101"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2.5.1 </w:t>
            </w:r>
            <w:r w:rsidRPr="00116130">
              <w:rPr>
                <w:rStyle w:val="af1"/>
                <w:noProof/>
              </w:rPr>
              <w:t>项目的必要性文档</w:t>
            </w:r>
            <w:r>
              <w:rPr>
                <w:noProof/>
                <w:webHidden/>
              </w:rPr>
              <w:tab/>
            </w:r>
            <w:r>
              <w:rPr>
                <w:noProof/>
                <w:webHidden/>
              </w:rPr>
              <w:fldChar w:fldCharType="begin"/>
            </w:r>
            <w:r>
              <w:rPr>
                <w:noProof/>
                <w:webHidden/>
              </w:rPr>
              <w:instrText xml:space="preserve"> PAGEREF _Toc529483101 \h </w:instrText>
            </w:r>
            <w:r>
              <w:rPr>
                <w:noProof/>
                <w:webHidden/>
              </w:rPr>
            </w:r>
          </w:ins>
          <w:r>
            <w:rPr>
              <w:noProof/>
              <w:webHidden/>
            </w:rPr>
            <w:fldChar w:fldCharType="separate"/>
          </w:r>
          <w:ins w:id="107" w:author="John" w:date="2018-11-08T23:29:00Z">
            <w:r>
              <w:rPr>
                <w:noProof/>
                <w:webHidden/>
              </w:rPr>
              <w:t>10</w:t>
            </w:r>
            <w:r>
              <w:rPr>
                <w:noProof/>
                <w:webHidden/>
              </w:rPr>
              <w:fldChar w:fldCharType="end"/>
            </w:r>
            <w:r w:rsidRPr="00116130">
              <w:rPr>
                <w:rStyle w:val="af1"/>
                <w:noProof/>
              </w:rPr>
              <w:fldChar w:fldCharType="end"/>
            </w:r>
          </w:ins>
        </w:p>
        <w:p w14:paraId="7C86E150" w14:textId="37C5F968" w:rsidR="0073752D" w:rsidRDefault="0073752D">
          <w:pPr>
            <w:pStyle w:val="TOC3"/>
            <w:tabs>
              <w:tab w:val="right" w:leader="dot" w:pos="8296"/>
            </w:tabs>
            <w:rPr>
              <w:ins w:id="108" w:author="John" w:date="2018-11-08T23:29:00Z"/>
              <w:rFonts w:cstheme="minorBidi"/>
              <w:noProof/>
              <w:kern w:val="2"/>
              <w:sz w:val="21"/>
            </w:rPr>
          </w:pPr>
          <w:ins w:id="109" w:author="John" w:date="2018-11-08T23:29:00Z">
            <w:r w:rsidRPr="00116130">
              <w:rPr>
                <w:rStyle w:val="af1"/>
                <w:noProof/>
              </w:rPr>
              <w:fldChar w:fldCharType="begin"/>
            </w:r>
            <w:r w:rsidRPr="00116130">
              <w:rPr>
                <w:rStyle w:val="af1"/>
                <w:noProof/>
              </w:rPr>
              <w:instrText xml:space="preserve"> </w:instrText>
            </w:r>
            <w:r>
              <w:rPr>
                <w:noProof/>
              </w:rPr>
              <w:instrText>HYPERLINK \l "_Toc529483102"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2.5.2 </w:t>
            </w:r>
            <w:r w:rsidRPr="00116130">
              <w:rPr>
                <w:rStyle w:val="af1"/>
                <w:noProof/>
              </w:rPr>
              <w:t>服务</w:t>
            </w:r>
            <w:r>
              <w:rPr>
                <w:noProof/>
                <w:webHidden/>
              </w:rPr>
              <w:tab/>
            </w:r>
            <w:r>
              <w:rPr>
                <w:noProof/>
                <w:webHidden/>
              </w:rPr>
              <w:fldChar w:fldCharType="begin"/>
            </w:r>
            <w:r>
              <w:rPr>
                <w:noProof/>
                <w:webHidden/>
              </w:rPr>
              <w:instrText xml:space="preserve"> PAGEREF _Toc529483102 \h </w:instrText>
            </w:r>
            <w:r>
              <w:rPr>
                <w:noProof/>
                <w:webHidden/>
              </w:rPr>
            </w:r>
          </w:ins>
          <w:r>
            <w:rPr>
              <w:noProof/>
              <w:webHidden/>
            </w:rPr>
            <w:fldChar w:fldCharType="separate"/>
          </w:r>
          <w:ins w:id="110" w:author="John" w:date="2018-11-08T23:29:00Z">
            <w:r>
              <w:rPr>
                <w:noProof/>
                <w:webHidden/>
              </w:rPr>
              <w:t>11</w:t>
            </w:r>
            <w:r>
              <w:rPr>
                <w:noProof/>
                <w:webHidden/>
              </w:rPr>
              <w:fldChar w:fldCharType="end"/>
            </w:r>
            <w:r w:rsidRPr="00116130">
              <w:rPr>
                <w:rStyle w:val="af1"/>
                <w:noProof/>
              </w:rPr>
              <w:fldChar w:fldCharType="end"/>
            </w:r>
          </w:ins>
        </w:p>
        <w:p w14:paraId="5D7EB9AA" w14:textId="4DDD01B3" w:rsidR="0073752D" w:rsidRDefault="0073752D">
          <w:pPr>
            <w:pStyle w:val="TOC2"/>
            <w:tabs>
              <w:tab w:val="right" w:leader="dot" w:pos="8296"/>
            </w:tabs>
            <w:rPr>
              <w:ins w:id="111" w:author="John" w:date="2018-11-08T23:29:00Z"/>
              <w:rFonts w:cstheme="minorBidi"/>
              <w:noProof/>
              <w:kern w:val="2"/>
              <w:sz w:val="21"/>
            </w:rPr>
          </w:pPr>
          <w:ins w:id="112" w:author="John" w:date="2018-11-08T23:29:00Z">
            <w:r w:rsidRPr="00116130">
              <w:rPr>
                <w:rStyle w:val="af1"/>
                <w:noProof/>
              </w:rPr>
              <w:fldChar w:fldCharType="begin"/>
            </w:r>
            <w:r w:rsidRPr="00116130">
              <w:rPr>
                <w:rStyle w:val="af1"/>
                <w:noProof/>
              </w:rPr>
              <w:instrText xml:space="preserve"> </w:instrText>
            </w:r>
            <w:r>
              <w:rPr>
                <w:noProof/>
              </w:rPr>
              <w:instrText>HYPERLINK \l "_Toc529483103"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2.6 </w:t>
            </w:r>
            <w:r w:rsidRPr="00116130">
              <w:rPr>
                <w:rStyle w:val="af1"/>
                <w:noProof/>
              </w:rPr>
              <w:t>验收标准</w:t>
            </w:r>
            <w:r>
              <w:rPr>
                <w:noProof/>
                <w:webHidden/>
              </w:rPr>
              <w:tab/>
            </w:r>
            <w:r>
              <w:rPr>
                <w:noProof/>
                <w:webHidden/>
              </w:rPr>
              <w:fldChar w:fldCharType="begin"/>
            </w:r>
            <w:r>
              <w:rPr>
                <w:noProof/>
                <w:webHidden/>
              </w:rPr>
              <w:instrText xml:space="preserve"> PAGEREF _Toc529483103 \h </w:instrText>
            </w:r>
            <w:r>
              <w:rPr>
                <w:noProof/>
                <w:webHidden/>
              </w:rPr>
            </w:r>
          </w:ins>
          <w:r>
            <w:rPr>
              <w:noProof/>
              <w:webHidden/>
            </w:rPr>
            <w:fldChar w:fldCharType="separate"/>
          </w:r>
          <w:ins w:id="113" w:author="John" w:date="2018-11-08T23:29:00Z">
            <w:r>
              <w:rPr>
                <w:noProof/>
                <w:webHidden/>
              </w:rPr>
              <w:t>11</w:t>
            </w:r>
            <w:r>
              <w:rPr>
                <w:noProof/>
                <w:webHidden/>
              </w:rPr>
              <w:fldChar w:fldCharType="end"/>
            </w:r>
            <w:r w:rsidRPr="00116130">
              <w:rPr>
                <w:rStyle w:val="af1"/>
                <w:noProof/>
              </w:rPr>
              <w:fldChar w:fldCharType="end"/>
            </w:r>
          </w:ins>
        </w:p>
        <w:p w14:paraId="61A5957C" w14:textId="6611A677" w:rsidR="0073752D" w:rsidRDefault="0073752D">
          <w:pPr>
            <w:pStyle w:val="TOC1"/>
            <w:tabs>
              <w:tab w:val="right" w:leader="dot" w:pos="8296"/>
            </w:tabs>
            <w:rPr>
              <w:ins w:id="114" w:author="John" w:date="2018-11-08T23:29:00Z"/>
              <w:noProof/>
            </w:rPr>
          </w:pPr>
          <w:ins w:id="115" w:author="John" w:date="2018-11-08T23:29:00Z">
            <w:r w:rsidRPr="00116130">
              <w:rPr>
                <w:rStyle w:val="af1"/>
                <w:noProof/>
              </w:rPr>
              <w:fldChar w:fldCharType="begin"/>
            </w:r>
            <w:r w:rsidRPr="00116130">
              <w:rPr>
                <w:rStyle w:val="af1"/>
                <w:noProof/>
              </w:rPr>
              <w:instrText xml:space="preserve"> </w:instrText>
            </w:r>
            <w:r>
              <w:rPr>
                <w:noProof/>
              </w:rPr>
              <w:instrText>HYPERLINK \l "_Toc529483104"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cstheme="majorHAnsi"/>
                <w:noProof/>
              </w:rPr>
              <w:t>3</w:t>
            </w:r>
            <w:r w:rsidRPr="00116130">
              <w:rPr>
                <w:rStyle w:val="af1"/>
                <w:rFonts w:asciiTheme="majorEastAsia" w:hAnsiTheme="majorEastAsia"/>
                <w:noProof/>
              </w:rPr>
              <w:t xml:space="preserve"> 实施计划</w:t>
            </w:r>
            <w:r>
              <w:rPr>
                <w:noProof/>
                <w:webHidden/>
              </w:rPr>
              <w:tab/>
            </w:r>
            <w:r>
              <w:rPr>
                <w:noProof/>
                <w:webHidden/>
              </w:rPr>
              <w:fldChar w:fldCharType="begin"/>
            </w:r>
            <w:r>
              <w:rPr>
                <w:noProof/>
                <w:webHidden/>
              </w:rPr>
              <w:instrText xml:space="preserve"> PAGEREF _Toc529483104 \h </w:instrText>
            </w:r>
            <w:r>
              <w:rPr>
                <w:noProof/>
                <w:webHidden/>
              </w:rPr>
            </w:r>
          </w:ins>
          <w:r>
            <w:rPr>
              <w:noProof/>
              <w:webHidden/>
            </w:rPr>
            <w:fldChar w:fldCharType="separate"/>
          </w:r>
          <w:ins w:id="116" w:author="John" w:date="2018-11-08T23:29:00Z">
            <w:r>
              <w:rPr>
                <w:noProof/>
                <w:webHidden/>
              </w:rPr>
              <w:t>11</w:t>
            </w:r>
            <w:r>
              <w:rPr>
                <w:noProof/>
                <w:webHidden/>
              </w:rPr>
              <w:fldChar w:fldCharType="end"/>
            </w:r>
            <w:r w:rsidRPr="00116130">
              <w:rPr>
                <w:rStyle w:val="af1"/>
                <w:noProof/>
              </w:rPr>
              <w:fldChar w:fldCharType="end"/>
            </w:r>
          </w:ins>
        </w:p>
        <w:p w14:paraId="28649103" w14:textId="7D35AC3C" w:rsidR="0073752D" w:rsidRDefault="0073752D">
          <w:pPr>
            <w:pStyle w:val="TOC2"/>
            <w:tabs>
              <w:tab w:val="right" w:leader="dot" w:pos="8296"/>
            </w:tabs>
            <w:rPr>
              <w:ins w:id="117" w:author="John" w:date="2018-11-08T23:29:00Z"/>
              <w:rFonts w:cstheme="minorBidi"/>
              <w:noProof/>
              <w:kern w:val="2"/>
              <w:sz w:val="21"/>
            </w:rPr>
          </w:pPr>
          <w:ins w:id="118" w:author="John" w:date="2018-11-08T23:29:00Z">
            <w:r w:rsidRPr="00116130">
              <w:rPr>
                <w:rStyle w:val="af1"/>
                <w:noProof/>
              </w:rPr>
              <w:fldChar w:fldCharType="begin"/>
            </w:r>
            <w:r w:rsidRPr="00116130">
              <w:rPr>
                <w:rStyle w:val="af1"/>
                <w:noProof/>
              </w:rPr>
              <w:instrText xml:space="preserve"> </w:instrText>
            </w:r>
            <w:r>
              <w:rPr>
                <w:noProof/>
              </w:rPr>
              <w:instrText>HYPERLINK \l "_Toc529483105"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3.1 </w:t>
            </w:r>
            <w:r w:rsidRPr="00116130">
              <w:rPr>
                <w:rStyle w:val="af1"/>
                <w:noProof/>
              </w:rPr>
              <w:t>工作任务分解</w:t>
            </w:r>
            <w:r>
              <w:rPr>
                <w:noProof/>
                <w:webHidden/>
              </w:rPr>
              <w:tab/>
            </w:r>
            <w:r>
              <w:rPr>
                <w:noProof/>
                <w:webHidden/>
              </w:rPr>
              <w:fldChar w:fldCharType="begin"/>
            </w:r>
            <w:r>
              <w:rPr>
                <w:noProof/>
                <w:webHidden/>
              </w:rPr>
              <w:instrText xml:space="preserve"> PAGEREF _Toc529483105 \h </w:instrText>
            </w:r>
            <w:r>
              <w:rPr>
                <w:noProof/>
                <w:webHidden/>
              </w:rPr>
            </w:r>
          </w:ins>
          <w:r>
            <w:rPr>
              <w:noProof/>
              <w:webHidden/>
            </w:rPr>
            <w:fldChar w:fldCharType="separate"/>
          </w:r>
          <w:ins w:id="119" w:author="John" w:date="2018-11-08T23:29:00Z">
            <w:r>
              <w:rPr>
                <w:noProof/>
                <w:webHidden/>
              </w:rPr>
              <w:t>11</w:t>
            </w:r>
            <w:r>
              <w:rPr>
                <w:noProof/>
                <w:webHidden/>
              </w:rPr>
              <w:fldChar w:fldCharType="end"/>
            </w:r>
            <w:r w:rsidRPr="00116130">
              <w:rPr>
                <w:rStyle w:val="af1"/>
                <w:noProof/>
              </w:rPr>
              <w:fldChar w:fldCharType="end"/>
            </w:r>
          </w:ins>
        </w:p>
        <w:p w14:paraId="351BE733" w14:textId="04F4B6CA" w:rsidR="0073752D" w:rsidRDefault="0073752D">
          <w:pPr>
            <w:pStyle w:val="TOC2"/>
            <w:tabs>
              <w:tab w:val="right" w:leader="dot" w:pos="8296"/>
            </w:tabs>
            <w:rPr>
              <w:ins w:id="120" w:author="John" w:date="2018-11-08T23:29:00Z"/>
              <w:rFonts w:cstheme="minorBidi"/>
              <w:noProof/>
              <w:kern w:val="2"/>
              <w:sz w:val="21"/>
            </w:rPr>
          </w:pPr>
          <w:ins w:id="121" w:author="John" w:date="2018-11-08T23:29:00Z">
            <w:r w:rsidRPr="00116130">
              <w:rPr>
                <w:rStyle w:val="af1"/>
                <w:noProof/>
              </w:rPr>
              <w:fldChar w:fldCharType="begin"/>
            </w:r>
            <w:r w:rsidRPr="00116130">
              <w:rPr>
                <w:rStyle w:val="af1"/>
                <w:noProof/>
              </w:rPr>
              <w:instrText xml:space="preserve"> </w:instrText>
            </w:r>
            <w:r>
              <w:rPr>
                <w:noProof/>
              </w:rPr>
              <w:instrText>HYPERLINK \l "_Toc529483106"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3.2 </w:t>
            </w:r>
            <w:r w:rsidRPr="00116130">
              <w:rPr>
                <w:rStyle w:val="af1"/>
                <w:noProof/>
              </w:rPr>
              <w:t>工作分解结构（</w:t>
            </w:r>
            <w:r w:rsidRPr="00116130">
              <w:rPr>
                <w:rStyle w:val="af1"/>
                <w:noProof/>
              </w:rPr>
              <w:t>WBS</w:t>
            </w:r>
            <w:r w:rsidRPr="00116130">
              <w:rPr>
                <w:rStyle w:val="af1"/>
                <w:noProof/>
              </w:rPr>
              <w:t>）</w:t>
            </w:r>
            <w:r>
              <w:rPr>
                <w:noProof/>
                <w:webHidden/>
              </w:rPr>
              <w:tab/>
            </w:r>
            <w:r>
              <w:rPr>
                <w:noProof/>
                <w:webHidden/>
              </w:rPr>
              <w:fldChar w:fldCharType="begin"/>
            </w:r>
            <w:r>
              <w:rPr>
                <w:noProof/>
                <w:webHidden/>
              </w:rPr>
              <w:instrText xml:space="preserve"> PAGEREF _Toc529483106 \h </w:instrText>
            </w:r>
            <w:r>
              <w:rPr>
                <w:noProof/>
                <w:webHidden/>
              </w:rPr>
            </w:r>
          </w:ins>
          <w:r>
            <w:rPr>
              <w:noProof/>
              <w:webHidden/>
            </w:rPr>
            <w:fldChar w:fldCharType="separate"/>
          </w:r>
          <w:ins w:id="122" w:author="John" w:date="2018-11-08T23:29:00Z">
            <w:r>
              <w:rPr>
                <w:noProof/>
                <w:webHidden/>
              </w:rPr>
              <w:t>13</w:t>
            </w:r>
            <w:r>
              <w:rPr>
                <w:noProof/>
                <w:webHidden/>
              </w:rPr>
              <w:fldChar w:fldCharType="end"/>
            </w:r>
            <w:r w:rsidRPr="00116130">
              <w:rPr>
                <w:rStyle w:val="af1"/>
                <w:noProof/>
              </w:rPr>
              <w:fldChar w:fldCharType="end"/>
            </w:r>
          </w:ins>
        </w:p>
        <w:p w14:paraId="0A815178" w14:textId="444E805F" w:rsidR="0073752D" w:rsidRDefault="0073752D">
          <w:pPr>
            <w:pStyle w:val="TOC2"/>
            <w:tabs>
              <w:tab w:val="right" w:leader="dot" w:pos="8296"/>
            </w:tabs>
            <w:rPr>
              <w:ins w:id="123" w:author="John" w:date="2018-11-08T23:29:00Z"/>
              <w:rFonts w:cstheme="minorBidi"/>
              <w:noProof/>
              <w:kern w:val="2"/>
              <w:sz w:val="21"/>
            </w:rPr>
          </w:pPr>
          <w:ins w:id="124" w:author="John" w:date="2018-11-08T23:29:00Z">
            <w:r w:rsidRPr="00116130">
              <w:rPr>
                <w:rStyle w:val="af1"/>
                <w:noProof/>
              </w:rPr>
              <w:fldChar w:fldCharType="begin"/>
            </w:r>
            <w:r w:rsidRPr="00116130">
              <w:rPr>
                <w:rStyle w:val="af1"/>
                <w:noProof/>
              </w:rPr>
              <w:instrText xml:space="preserve"> </w:instrText>
            </w:r>
            <w:r>
              <w:rPr>
                <w:noProof/>
              </w:rPr>
              <w:instrText>HYPERLINK \l "_Toc529483107"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3.3 </w:t>
            </w:r>
            <w:r w:rsidRPr="00116130">
              <w:rPr>
                <w:rStyle w:val="af1"/>
                <w:noProof/>
              </w:rPr>
              <w:t>接口人员</w:t>
            </w:r>
            <w:r>
              <w:rPr>
                <w:noProof/>
                <w:webHidden/>
              </w:rPr>
              <w:tab/>
            </w:r>
            <w:r>
              <w:rPr>
                <w:noProof/>
                <w:webHidden/>
              </w:rPr>
              <w:fldChar w:fldCharType="begin"/>
            </w:r>
            <w:r>
              <w:rPr>
                <w:noProof/>
                <w:webHidden/>
              </w:rPr>
              <w:instrText xml:space="preserve"> PAGEREF _Toc529483107 \h </w:instrText>
            </w:r>
            <w:r>
              <w:rPr>
                <w:noProof/>
                <w:webHidden/>
              </w:rPr>
            </w:r>
          </w:ins>
          <w:r>
            <w:rPr>
              <w:noProof/>
              <w:webHidden/>
            </w:rPr>
            <w:fldChar w:fldCharType="separate"/>
          </w:r>
          <w:ins w:id="125" w:author="John" w:date="2018-11-08T23:29:00Z">
            <w:r>
              <w:rPr>
                <w:noProof/>
                <w:webHidden/>
              </w:rPr>
              <w:t>13</w:t>
            </w:r>
            <w:r>
              <w:rPr>
                <w:noProof/>
                <w:webHidden/>
              </w:rPr>
              <w:fldChar w:fldCharType="end"/>
            </w:r>
            <w:r w:rsidRPr="00116130">
              <w:rPr>
                <w:rStyle w:val="af1"/>
                <w:noProof/>
              </w:rPr>
              <w:fldChar w:fldCharType="end"/>
            </w:r>
          </w:ins>
        </w:p>
        <w:p w14:paraId="1E1F1614" w14:textId="488733F9" w:rsidR="0073752D" w:rsidRDefault="0073752D">
          <w:pPr>
            <w:pStyle w:val="TOC2"/>
            <w:tabs>
              <w:tab w:val="right" w:leader="dot" w:pos="8296"/>
            </w:tabs>
            <w:rPr>
              <w:ins w:id="126" w:author="John" w:date="2018-11-08T23:29:00Z"/>
              <w:rFonts w:cstheme="minorBidi"/>
              <w:noProof/>
              <w:kern w:val="2"/>
              <w:sz w:val="21"/>
            </w:rPr>
          </w:pPr>
          <w:ins w:id="127" w:author="John" w:date="2018-11-08T23:29:00Z">
            <w:r w:rsidRPr="00116130">
              <w:rPr>
                <w:rStyle w:val="af1"/>
                <w:noProof/>
              </w:rPr>
              <w:fldChar w:fldCharType="begin"/>
            </w:r>
            <w:r w:rsidRPr="00116130">
              <w:rPr>
                <w:rStyle w:val="af1"/>
                <w:noProof/>
              </w:rPr>
              <w:instrText xml:space="preserve"> </w:instrText>
            </w:r>
            <w:r>
              <w:rPr>
                <w:noProof/>
              </w:rPr>
              <w:instrText>HYPERLINK \l "_Toc529483108"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3.4 </w:t>
            </w:r>
            <w:r w:rsidRPr="00116130">
              <w:rPr>
                <w:rStyle w:val="af1"/>
                <w:noProof/>
              </w:rPr>
              <w:t>进度</w:t>
            </w:r>
            <w:r>
              <w:rPr>
                <w:noProof/>
                <w:webHidden/>
              </w:rPr>
              <w:tab/>
            </w:r>
            <w:r>
              <w:rPr>
                <w:noProof/>
                <w:webHidden/>
              </w:rPr>
              <w:fldChar w:fldCharType="begin"/>
            </w:r>
            <w:r>
              <w:rPr>
                <w:noProof/>
                <w:webHidden/>
              </w:rPr>
              <w:instrText xml:space="preserve"> PAGEREF _Toc529483108 \h </w:instrText>
            </w:r>
            <w:r>
              <w:rPr>
                <w:noProof/>
                <w:webHidden/>
              </w:rPr>
            </w:r>
          </w:ins>
          <w:r>
            <w:rPr>
              <w:noProof/>
              <w:webHidden/>
            </w:rPr>
            <w:fldChar w:fldCharType="separate"/>
          </w:r>
          <w:ins w:id="128" w:author="John" w:date="2018-11-08T23:29:00Z">
            <w:r>
              <w:rPr>
                <w:noProof/>
                <w:webHidden/>
              </w:rPr>
              <w:t>14</w:t>
            </w:r>
            <w:r>
              <w:rPr>
                <w:noProof/>
                <w:webHidden/>
              </w:rPr>
              <w:fldChar w:fldCharType="end"/>
            </w:r>
            <w:r w:rsidRPr="00116130">
              <w:rPr>
                <w:rStyle w:val="af1"/>
                <w:noProof/>
              </w:rPr>
              <w:fldChar w:fldCharType="end"/>
            </w:r>
          </w:ins>
        </w:p>
        <w:p w14:paraId="299EBA8F" w14:textId="1CD790CE" w:rsidR="0073752D" w:rsidRDefault="0073752D">
          <w:pPr>
            <w:pStyle w:val="TOC3"/>
            <w:tabs>
              <w:tab w:val="right" w:leader="dot" w:pos="8296"/>
            </w:tabs>
            <w:rPr>
              <w:ins w:id="129" w:author="John" w:date="2018-11-08T23:29:00Z"/>
              <w:rFonts w:cstheme="minorBidi"/>
              <w:noProof/>
              <w:kern w:val="2"/>
              <w:sz w:val="21"/>
            </w:rPr>
          </w:pPr>
          <w:ins w:id="130" w:author="John" w:date="2018-11-08T23:29:00Z">
            <w:r w:rsidRPr="00116130">
              <w:rPr>
                <w:rStyle w:val="af1"/>
                <w:noProof/>
              </w:rPr>
              <w:fldChar w:fldCharType="begin"/>
            </w:r>
            <w:r w:rsidRPr="00116130">
              <w:rPr>
                <w:rStyle w:val="af1"/>
                <w:noProof/>
              </w:rPr>
              <w:instrText xml:space="preserve"> </w:instrText>
            </w:r>
            <w:r>
              <w:rPr>
                <w:noProof/>
              </w:rPr>
              <w:instrText>HYPERLINK \l "_Toc529483109"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3.4.1 </w:t>
            </w:r>
            <w:r w:rsidRPr="00116130">
              <w:rPr>
                <w:rStyle w:val="af1"/>
                <w:noProof/>
              </w:rPr>
              <w:t>甘特图</w:t>
            </w:r>
            <w:r>
              <w:rPr>
                <w:noProof/>
                <w:webHidden/>
              </w:rPr>
              <w:tab/>
            </w:r>
            <w:r>
              <w:rPr>
                <w:noProof/>
                <w:webHidden/>
              </w:rPr>
              <w:fldChar w:fldCharType="begin"/>
            </w:r>
            <w:r>
              <w:rPr>
                <w:noProof/>
                <w:webHidden/>
              </w:rPr>
              <w:instrText xml:space="preserve"> PAGEREF _Toc529483109 \h </w:instrText>
            </w:r>
            <w:r>
              <w:rPr>
                <w:noProof/>
                <w:webHidden/>
              </w:rPr>
            </w:r>
          </w:ins>
          <w:r>
            <w:rPr>
              <w:noProof/>
              <w:webHidden/>
            </w:rPr>
            <w:fldChar w:fldCharType="separate"/>
          </w:r>
          <w:ins w:id="131" w:author="John" w:date="2018-11-08T23:29:00Z">
            <w:r>
              <w:rPr>
                <w:noProof/>
                <w:webHidden/>
              </w:rPr>
              <w:t>14</w:t>
            </w:r>
            <w:r>
              <w:rPr>
                <w:noProof/>
                <w:webHidden/>
              </w:rPr>
              <w:fldChar w:fldCharType="end"/>
            </w:r>
            <w:r w:rsidRPr="00116130">
              <w:rPr>
                <w:rStyle w:val="af1"/>
                <w:noProof/>
              </w:rPr>
              <w:fldChar w:fldCharType="end"/>
            </w:r>
          </w:ins>
        </w:p>
        <w:p w14:paraId="4967C9C1" w14:textId="6ABE731C" w:rsidR="0073752D" w:rsidRDefault="0073752D">
          <w:pPr>
            <w:pStyle w:val="TOC3"/>
            <w:tabs>
              <w:tab w:val="right" w:leader="dot" w:pos="8296"/>
            </w:tabs>
            <w:rPr>
              <w:ins w:id="132" w:author="John" w:date="2018-11-08T23:29:00Z"/>
              <w:rFonts w:cstheme="minorBidi"/>
              <w:noProof/>
              <w:kern w:val="2"/>
              <w:sz w:val="21"/>
            </w:rPr>
          </w:pPr>
          <w:ins w:id="133" w:author="John" w:date="2018-11-08T23:29:00Z">
            <w:r w:rsidRPr="00116130">
              <w:rPr>
                <w:rStyle w:val="af1"/>
                <w:noProof/>
              </w:rPr>
              <w:fldChar w:fldCharType="begin"/>
            </w:r>
            <w:r w:rsidRPr="00116130">
              <w:rPr>
                <w:rStyle w:val="af1"/>
                <w:noProof/>
              </w:rPr>
              <w:instrText xml:space="preserve"> </w:instrText>
            </w:r>
            <w:r>
              <w:rPr>
                <w:noProof/>
              </w:rPr>
              <w:instrText>HYPERLINK \l "_Toc529483110"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3.4.2 </w:t>
            </w:r>
            <w:r w:rsidRPr="00116130">
              <w:rPr>
                <w:rStyle w:val="af1"/>
                <w:noProof/>
              </w:rPr>
              <w:t>网络图</w:t>
            </w:r>
            <w:r>
              <w:rPr>
                <w:noProof/>
                <w:webHidden/>
              </w:rPr>
              <w:tab/>
            </w:r>
            <w:r>
              <w:rPr>
                <w:noProof/>
                <w:webHidden/>
              </w:rPr>
              <w:fldChar w:fldCharType="begin"/>
            </w:r>
            <w:r>
              <w:rPr>
                <w:noProof/>
                <w:webHidden/>
              </w:rPr>
              <w:instrText xml:space="preserve"> PAGEREF _Toc529483110 \h </w:instrText>
            </w:r>
            <w:r>
              <w:rPr>
                <w:noProof/>
                <w:webHidden/>
              </w:rPr>
            </w:r>
          </w:ins>
          <w:r>
            <w:rPr>
              <w:noProof/>
              <w:webHidden/>
            </w:rPr>
            <w:fldChar w:fldCharType="separate"/>
          </w:r>
          <w:ins w:id="134" w:author="John" w:date="2018-11-08T23:29:00Z">
            <w:r>
              <w:rPr>
                <w:noProof/>
                <w:webHidden/>
              </w:rPr>
              <w:t>15</w:t>
            </w:r>
            <w:r>
              <w:rPr>
                <w:noProof/>
                <w:webHidden/>
              </w:rPr>
              <w:fldChar w:fldCharType="end"/>
            </w:r>
            <w:r w:rsidRPr="00116130">
              <w:rPr>
                <w:rStyle w:val="af1"/>
                <w:noProof/>
              </w:rPr>
              <w:fldChar w:fldCharType="end"/>
            </w:r>
          </w:ins>
        </w:p>
        <w:p w14:paraId="2DB3C7BB" w14:textId="4880D319" w:rsidR="0073752D" w:rsidRDefault="0073752D">
          <w:pPr>
            <w:pStyle w:val="TOC2"/>
            <w:tabs>
              <w:tab w:val="right" w:leader="dot" w:pos="8296"/>
            </w:tabs>
            <w:rPr>
              <w:ins w:id="135" w:author="John" w:date="2018-11-08T23:29:00Z"/>
              <w:rFonts w:cstheme="minorBidi"/>
              <w:noProof/>
              <w:kern w:val="2"/>
              <w:sz w:val="21"/>
            </w:rPr>
          </w:pPr>
          <w:ins w:id="136" w:author="John" w:date="2018-11-08T23:29:00Z">
            <w:r w:rsidRPr="00116130">
              <w:rPr>
                <w:rStyle w:val="af1"/>
                <w:noProof/>
              </w:rPr>
              <w:fldChar w:fldCharType="begin"/>
            </w:r>
            <w:r w:rsidRPr="00116130">
              <w:rPr>
                <w:rStyle w:val="af1"/>
                <w:noProof/>
              </w:rPr>
              <w:instrText xml:space="preserve"> </w:instrText>
            </w:r>
            <w:r>
              <w:rPr>
                <w:noProof/>
              </w:rPr>
              <w:instrText>HYPERLINK \l "_Toc529483111"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3.5 </w:t>
            </w:r>
            <w:r w:rsidRPr="00116130">
              <w:rPr>
                <w:rStyle w:val="af1"/>
                <w:noProof/>
              </w:rPr>
              <w:t>预算</w:t>
            </w:r>
            <w:r>
              <w:rPr>
                <w:noProof/>
                <w:webHidden/>
              </w:rPr>
              <w:tab/>
            </w:r>
            <w:r>
              <w:rPr>
                <w:noProof/>
                <w:webHidden/>
              </w:rPr>
              <w:fldChar w:fldCharType="begin"/>
            </w:r>
            <w:r>
              <w:rPr>
                <w:noProof/>
                <w:webHidden/>
              </w:rPr>
              <w:instrText xml:space="preserve"> PAGEREF _Toc529483111 \h </w:instrText>
            </w:r>
            <w:r>
              <w:rPr>
                <w:noProof/>
                <w:webHidden/>
              </w:rPr>
            </w:r>
          </w:ins>
          <w:r>
            <w:rPr>
              <w:noProof/>
              <w:webHidden/>
            </w:rPr>
            <w:fldChar w:fldCharType="separate"/>
          </w:r>
          <w:ins w:id="137" w:author="John" w:date="2018-11-08T23:29:00Z">
            <w:r>
              <w:rPr>
                <w:noProof/>
                <w:webHidden/>
              </w:rPr>
              <w:t>15</w:t>
            </w:r>
            <w:r>
              <w:rPr>
                <w:noProof/>
                <w:webHidden/>
              </w:rPr>
              <w:fldChar w:fldCharType="end"/>
            </w:r>
            <w:r w:rsidRPr="00116130">
              <w:rPr>
                <w:rStyle w:val="af1"/>
                <w:noProof/>
              </w:rPr>
              <w:fldChar w:fldCharType="end"/>
            </w:r>
          </w:ins>
        </w:p>
        <w:p w14:paraId="650229DF" w14:textId="53545AAE" w:rsidR="0073752D" w:rsidRDefault="0073752D">
          <w:pPr>
            <w:pStyle w:val="TOC2"/>
            <w:tabs>
              <w:tab w:val="right" w:leader="dot" w:pos="8296"/>
            </w:tabs>
            <w:rPr>
              <w:ins w:id="138" w:author="John" w:date="2018-11-08T23:29:00Z"/>
              <w:rFonts w:cstheme="minorBidi"/>
              <w:noProof/>
              <w:kern w:val="2"/>
              <w:sz w:val="21"/>
            </w:rPr>
          </w:pPr>
          <w:ins w:id="139" w:author="John" w:date="2018-11-08T23:29:00Z">
            <w:r w:rsidRPr="00116130">
              <w:rPr>
                <w:rStyle w:val="af1"/>
                <w:noProof/>
              </w:rPr>
              <w:fldChar w:fldCharType="begin"/>
            </w:r>
            <w:r w:rsidRPr="00116130">
              <w:rPr>
                <w:rStyle w:val="af1"/>
                <w:noProof/>
              </w:rPr>
              <w:instrText xml:space="preserve"> </w:instrText>
            </w:r>
            <w:r>
              <w:rPr>
                <w:noProof/>
              </w:rPr>
              <w:instrText>HYPERLINK \l "_Toc529483112"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3.6 </w:t>
            </w:r>
            <w:r w:rsidRPr="00116130">
              <w:rPr>
                <w:rStyle w:val="af1"/>
                <w:noProof/>
              </w:rPr>
              <w:t>关键问题</w:t>
            </w:r>
            <w:r>
              <w:rPr>
                <w:noProof/>
                <w:webHidden/>
              </w:rPr>
              <w:tab/>
            </w:r>
            <w:r>
              <w:rPr>
                <w:noProof/>
                <w:webHidden/>
              </w:rPr>
              <w:fldChar w:fldCharType="begin"/>
            </w:r>
            <w:r>
              <w:rPr>
                <w:noProof/>
                <w:webHidden/>
              </w:rPr>
              <w:instrText xml:space="preserve"> PAGEREF _Toc529483112 \h </w:instrText>
            </w:r>
            <w:r>
              <w:rPr>
                <w:noProof/>
                <w:webHidden/>
              </w:rPr>
            </w:r>
          </w:ins>
          <w:r>
            <w:rPr>
              <w:noProof/>
              <w:webHidden/>
            </w:rPr>
            <w:fldChar w:fldCharType="separate"/>
          </w:r>
          <w:ins w:id="140" w:author="John" w:date="2018-11-08T23:29:00Z">
            <w:r>
              <w:rPr>
                <w:noProof/>
                <w:webHidden/>
              </w:rPr>
              <w:t>16</w:t>
            </w:r>
            <w:r>
              <w:rPr>
                <w:noProof/>
                <w:webHidden/>
              </w:rPr>
              <w:fldChar w:fldCharType="end"/>
            </w:r>
            <w:r w:rsidRPr="00116130">
              <w:rPr>
                <w:rStyle w:val="af1"/>
                <w:noProof/>
              </w:rPr>
              <w:fldChar w:fldCharType="end"/>
            </w:r>
          </w:ins>
        </w:p>
        <w:p w14:paraId="1F0D4128" w14:textId="27410B0F" w:rsidR="0073752D" w:rsidRDefault="0073752D">
          <w:pPr>
            <w:pStyle w:val="TOC1"/>
            <w:tabs>
              <w:tab w:val="right" w:leader="dot" w:pos="8296"/>
            </w:tabs>
            <w:rPr>
              <w:ins w:id="141" w:author="John" w:date="2018-11-08T23:29:00Z"/>
              <w:noProof/>
            </w:rPr>
          </w:pPr>
          <w:ins w:id="142" w:author="John" w:date="2018-11-08T23:29:00Z">
            <w:r w:rsidRPr="00116130">
              <w:rPr>
                <w:rStyle w:val="af1"/>
                <w:noProof/>
              </w:rPr>
              <w:fldChar w:fldCharType="begin"/>
            </w:r>
            <w:r w:rsidRPr="00116130">
              <w:rPr>
                <w:rStyle w:val="af1"/>
                <w:noProof/>
              </w:rPr>
              <w:instrText xml:space="preserve"> </w:instrText>
            </w:r>
            <w:r>
              <w:rPr>
                <w:noProof/>
              </w:rPr>
              <w:instrText>HYPERLINK \l "_Toc529483113"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4 支持条件</w:t>
            </w:r>
            <w:r>
              <w:rPr>
                <w:noProof/>
                <w:webHidden/>
              </w:rPr>
              <w:tab/>
            </w:r>
            <w:r>
              <w:rPr>
                <w:noProof/>
                <w:webHidden/>
              </w:rPr>
              <w:fldChar w:fldCharType="begin"/>
            </w:r>
            <w:r>
              <w:rPr>
                <w:noProof/>
                <w:webHidden/>
              </w:rPr>
              <w:instrText xml:space="preserve"> PAGEREF _Toc529483113 \h </w:instrText>
            </w:r>
            <w:r>
              <w:rPr>
                <w:noProof/>
                <w:webHidden/>
              </w:rPr>
            </w:r>
          </w:ins>
          <w:r>
            <w:rPr>
              <w:noProof/>
              <w:webHidden/>
            </w:rPr>
            <w:fldChar w:fldCharType="separate"/>
          </w:r>
          <w:ins w:id="143" w:author="John" w:date="2018-11-08T23:29:00Z">
            <w:r>
              <w:rPr>
                <w:noProof/>
                <w:webHidden/>
              </w:rPr>
              <w:t>16</w:t>
            </w:r>
            <w:r>
              <w:rPr>
                <w:noProof/>
                <w:webHidden/>
              </w:rPr>
              <w:fldChar w:fldCharType="end"/>
            </w:r>
            <w:r w:rsidRPr="00116130">
              <w:rPr>
                <w:rStyle w:val="af1"/>
                <w:noProof/>
              </w:rPr>
              <w:fldChar w:fldCharType="end"/>
            </w:r>
          </w:ins>
        </w:p>
        <w:p w14:paraId="5A8959A5" w14:textId="00EAF0D9" w:rsidR="0073752D" w:rsidRDefault="0073752D">
          <w:pPr>
            <w:pStyle w:val="TOC2"/>
            <w:tabs>
              <w:tab w:val="right" w:leader="dot" w:pos="8296"/>
            </w:tabs>
            <w:rPr>
              <w:ins w:id="144" w:author="John" w:date="2018-11-08T23:29:00Z"/>
              <w:rFonts w:cstheme="minorBidi"/>
              <w:noProof/>
              <w:kern w:val="2"/>
              <w:sz w:val="21"/>
            </w:rPr>
          </w:pPr>
          <w:ins w:id="145" w:author="John" w:date="2018-11-08T23:29:00Z">
            <w:r w:rsidRPr="00116130">
              <w:rPr>
                <w:rStyle w:val="af1"/>
                <w:noProof/>
              </w:rPr>
              <w:fldChar w:fldCharType="begin"/>
            </w:r>
            <w:r w:rsidRPr="00116130">
              <w:rPr>
                <w:rStyle w:val="af1"/>
                <w:noProof/>
              </w:rPr>
              <w:instrText xml:space="preserve"> </w:instrText>
            </w:r>
            <w:r>
              <w:rPr>
                <w:noProof/>
              </w:rPr>
              <w:instrText>HYPERLINK \l "_Toc529483114"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4.1 </w:t>
            </w:r>
            <w:r w:rsidRPr="00116130">
              <w:rPr>
                <w:rStyle w:val="af1"/>
                <w:noProof/>
              </w:rPr>
              <w:t>计算机系统支持</w:t>
            </w:r>
            <w:r>
              <w:rPr>
                <w:noProof/>
                <w:webHidden/>
              </w:rPr>
              <w:tab/>
            </w:r>
            <w:r>
              <w:rPr>
                <w:noProof/>
                <w:webHidden/>
              </w:rPr>
              <w:fldChar w:fldCharType="begin"/>
            </w:r>
            <w:r>
              <w:rPr>
                <w:noProof/>
                <w:webHidden/>
              </w:rPr>
              <w:instrText xml:space="preserve"> PAGEREF _Toc529483114 \h </w:instrText>
            </w:r>
            <w:r>
              <w:rPr>
                <w:noProof/>
                <w:webHidden/>
              </w:rPr>
            </w:r>
          </w:ins>
          <w:r>
            <w:rPr>
              <w:noProof/>
              <w:webHidden/>
            </w:rPr>
            <w:fldChar w:fldCharType="separate"/>
          </w:r>
          <w:ins w:id="146" w:author="John" w:date="2018-11-08T23:29:00Z">
            <w:r>
              <w:rPr>
                <w:noProof/>
                <w:webHidden/>
              </w:rPr>
              <w:t>16</w:t>
            </w:r>
            <w:r>
              <w:rPr>
                <w:noProof/>
                <w:webHidden/>
              </w:rPr>
              <w:fldChar w:fldCharType="end"/>
            </w:r>
            <w:r w:rsidRPr="00116130">
              <w:rPr>
                <w:rStyle w:val="af1"/>
                <w:noProof/>
              </w:rPr>
              <w:fldChar w:fldCharType="end"/>
            </w:r>
          </w:ins>
        </w:p>
        <w:p w14:paraId="6240FF08" w14:textId="04ABBE12" w:rsidR="0073752D" w:rsidRDefault="0073752D">
          <w:pPr>
            <w:pStyle w:val="TOC2"/>
            <w:tabs>
              <w:tab w:val="right" w:leader="dot" w:pos="8296"/>
            </w:tabs>
            <w:rPr>
              <w:ins w:id="147" w:author="John" w:date="2018-11-08T23:29:00Z"/>
              <w:rFonts w:cstheme="minorBidi"/>
              <w:noProof/>
              <w:kern w:val="2"/>
              <w:sz w:val="21"/>
            </w:rPr>
          </w:pPr>
          <w:ins w:id="148" w:author="John" w:date="2018-11-08T23:29:00Z">
            <w:r w:rsidRPr="00116130">
              <w:rPr>
                <w:rStyle w:val="af1"/>
                <w:noProof/>
              </w:rPr>
              <w:lastRenderedPageBreak/>
              <w:fldChar w:fldCharType="begin"/>
            </w:r>
            <w:r w:rsidRPr="00116130">
              <w:rPr>
                <w:rStyle w:val="af1"/>
                <w:noProof/>
              </w:rPr>
              <w:instrText xml:space="preserve"> </w:instrText>
            </w:r>
            <w:r>
              <w:rPr>
                <w:noProof/>
              </w:rPr>
              <w:instrText>HYPERLINK \l "_Toc529483115"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4.2 </w:t>
            </w:r>
            <w:r w:rsidRPr="00116130">
              <w:rPr>
                <w:rStyle w:val="af1"/>
                <w:noProof/>
              </w:rPr>
              <w:t>需由用户承担的工作</w:t>
            </w:r>
            <w:r>
              <w:rPr>
                <w:noProof/>
                <w:webHidden/>
              </w:rPr>
              <w:tab/>
            </w:r>
            <w:r>
              <w:rPr>
                <w:noProof/>
                <w:webHidden/>
              </w:rPr>
              <w:fldChar w:fldCharType="begin"/>
            </w:r>
            <w:r>
              <w:rPr>
                <w:noProof/>
                <w:webHidden/>
              </w:rPr>
              <w:instrText xml:space="preserve"> PAGEREF _Toc529483115 \h </w:instrText>
            </w:r>
            <w:r>
              <w:rPr>
                <w:noProof/>
                <w:webHidden/>
              </w:rPr>
            </w:r>
          </w:ins>
          <w:r>
            <w:rPr>
              <w:noProof/>
              <w:webHidden/>
            </w:rPr>
            <w:fldChar w:fldCharType="separate"/>
          </w:r>
          <w:ins w:id="149" w:author="John" w:date="2018-11-08T23:29:00Z">
            <w:r>
              <w:rPr>
                <w:noProof/>
                <w:webHidden/>
              </w:rPr>
              <w:t>16</w:t>
            </w:r>
            <w:r>
              <w:rPr>
                <w:noProof/>
                <w:webHidden/>
              </w:rPr>
              <w:fldChar w:fldCharType="end"/>
            </w:r>
            <w:r w:rsidRPr="00116130">
              <w:rPr>
                <w:rStyle w:val="af1"/>
                <w:noProof/>
              </w:rPr>
              <w:fldChar w:fldCharType="end"/>
            </w:r>
          </w:ins>
        </w:p>
        <w:p w14:paraId="7284CBEA" w14:textId="1F25E85F" w:rsidR="0073752D" w:rsidRDefault="0073752D">
          <w:pPr>
            <w:pStyle w:val="TOC2"/>
            <w:tabs>
              <w:tab w:val="right" w:leader="dot" w:pos="8296"/>
            </w:tabs>
            <w:rPr>
              <w:ins w:id="150" w:author="John" w:date="2018-11-08T23:29:00Z"/>
              <w:rFonts w:cstheme="minorBidi"/>
              <w:noProof/>
              <w:kern w:val="2"/>
              <w:sz w:val="21"/>
            </w:rPr>
          </w:pPr>
          <w:ins w:id="151" w:author="John" w:date="2018-11-08T23:29:00Z">
            <w:r w:rsidRPr="00116130">
              <w:rPr>
                <w:rStyle w:val="af1"/>
                <w:noProof/>
              </w:rPr>
              <w:fldChar w:fldCharType="begin"/>
            </w:r>
            <w:r w:rsidRPr="00116130">
              <w:rPr>
                <w:rStyle w:val="af1"/>
                <w:noProof/>
              </w:rPr>
              <w:instrText xml:space="preserve"> </w:instrText>
            </w:r>
            <w:r>
              <w:rPr>
                <w:noProof/>
              </w:rPr>
              <w:instrText>HYPERLINK \l "_Toc529483116"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4.3 </w:t>
            </w:r>
            <w:r w:rsidRPr="00116130">
              <w:rPr>
                <w:rStyle w:val="af1"/>
                <w:noProof/>
              </w:rPr>
              <w:t>外界提供条件</w:t>
            </w:r>
            <w:r>
              <w:rPr>
                <w:noProof/>
                <w:webHidden/>
              </w:rPr>
              <w:tab/>
            </w:r>
            <w:r>
              <w:rPr>
                <w:noProof/>
                <w:webHidden/>
              </w:rPr>
              <w:fldChar w:fldCharType="begin"/>
            </w:r>
            <w:r>
              <w:rPr>
                <w:noProof/>
                <w:webHidden/>
              </w:rPr>
              <w:instrText xml:space="preserve"> PAGEREF _Toc529483116 \h </w:instrText>
            </w:r>
            <w:r>
              <w:rPr>
                <w:noProof/>
                <w:webHidden/>
              </w:rPr>
            </w:r>
          </w:ins>
          <w:r>
            <w:rPr>
              <w:noProof/>
              <w:webHidden/>
            </w:rPr>
            <w:fldChar w:fldCharType="separate"/>
          </w:r>
          <w:ins w:id="152" w:author="John" w:date="2018-11-08T23:29:00Z">
            <w:r>
              <w:rPr>
                <w:noProof/>
                <w:webHidden/>
              </w:rPr>
              <w:t>17</w:t>
            </w:r>
            <w:r>
              <w:rPr>
                <w:noProof/>
                <w:webHidden/>
              </w:rPr>
              <w:fldChar w:fldCharType="end"/>
            </w:r>
            <w:r w:rsidRPr="00116130">
              <w:rPr>
                <w:rStyle w:val="af1"/>
                <w:noProof/>
              </w:rPr>
              <w:fldChar w:fldCharType="end"/>
            </w:r>
          </w:ins>
        </w:p>
        <w:p w14:paraId="6B8FD36E" w14:textId="3C4E3150" w:rsidR="0073752D" w:rsidRDefault="0073752D">
          <w:pPr>
            <w:pStyle w:val="TOC1"/>
            <w:tabs>
              <w:tab w:val="right" w:leader="dot" w:pos="8296"/>
            </w:tabs>
            <w:rPr>
              <w:ins w:id="153" w:author="John" w:date="2018-11-08T23:29:00Z"/>
              <w:noProof/>
            </w:rPr>
          </w:pPr>
          <w:ins w:id="154" w:author="John" w:date="2018-11-08T23:29:00Z">
            <w:r w:rsidRPr="00116130">
              <w:rPr>
                <w:rStyle w:val="af1"/>
                <w:noProof/>
              </w:rPr>
              <w:fldChar w:fldCharType="begin"/>
            </w:r>
            <w:r w:rsidRPr="00116130">
              <w:rPr>
                <w:rStyle w:val="af1"/>
                <w:noProof/>
              </w:rPr>
              <w:instrText xml:space="preserve"> </w:instrText>
            </w:r>
            <w:r>
              <w:rPr>
                <w:noProof/>
              </w:rPr>
              <w:instrText>HYPERLINK \l "_Toc529483117"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5 人力资源管理计划</w:t>
            </w:r>
            <w:r>
              <w:rPr>
                <w:noProof/>
                <w:webHidden/>
              </w:rPr>
              <w:tab/>
            </w:r>
            <w:r>
              <w:rPr>
                <w:noProof/>
                <w:webHidden/>
              </w:rPr>
              <w:fldChar w:fldCharType="begin"/>
            </w:r>
            <w:r>
              <w:rPr>
                <w:noProof/>
                <w:webHidden/>
              </w:rPr>
              <w:instrText xml:space="preserve"> PAGEREF _Toc529483117 \h </w:instrText>
            </w:r>
            <w:r>
              <w:rPr>
                <w:noProof/>
                <w:webHidden/>
              </w:rPr>
            </w:r>
          </w:ins>
          <w:r>
            <w:rPr>
              <w:noProof/>
              <w:webHidden/>
            </w:rPr>
            <w:fldChar w:fldCharType="separate"/>
          </w:r>
          <w:ins w:id="155" w:author="John" w:date="2018-11-08T23:29:00Z">
            <w:r>
              <w:rPr>
                <w:noProof/>
                <w:webHidden/>
              </w:rPr>
              <w:t>17</w:t>
            </w:r>
            <w:r>
              <w:rPr>
                <w:noProof/>
                <w:webHidden/>
              </w:rPr>
              <w:fldChar w:fldCharType="end"/>
            </w:r>
            <w:r w:rsidRPr="00116130">
              <w:rPr>
                <w:rStyle w:val="af1"/>
                <w:noProof/>
              </w:rPr>
              <w:fldChar w:fldCharType="end"/>
            </w:r>
          </w:ins>
        </w:p>
        <w:p w14:paraId="07AF13E2" w14:textId="658578BB" w:rsidR="0073752D" w:rsidRDefault="0073752D">
          <w:pPr>
            <w:pStyle w:val="TOC2"/>
            <w:tabs>
              <w:tab w:val="right" w:leader="dot" w:pos="8296"/>
            </w:tabs>
            <w:rPr>
              <w:ins w:id="156" w:author="John" w:date="2018-11-08T23:29:00Z"/>
              <w:rFonts w:cstheme="minorBidi"/>
              <w:noProof/>
              <w:kern w:val="2"/>
              <w:sz w:val="21"/>
            </w:rPr>
          </w:pPr>
          <w:ins w:id="157" w:author="John" w:date="2018-11-08T23:29:00Z">
            <w:r w:rsidRPr="00116130">
              <w:rPr>
                <w:rStyle w:val="af1"/>
                <w:noProof/>
              </w:rPr>
              <w:fldChar w:fldCharType="begin"/>
            </w:r>
            <w:r w:rsidRPr="00116130">
              <w:rPr>
                <w:rStyle w:val="af1"/>
                <w:noProof/>
              </w:rPr>
              <w:instrText xml:space="preserve"> </w:instrText>
            </w:r>
            <w:r>
              <w:rPr>
                <w:noProof/>
              </w:rPr>
              <w:instrText>HYPERLINK \l "_Toc529483118"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 </w:t>
            </w:r>
            <w:r w:rsidRPr="00116130">
              <w:rPr>
                <w:rStyle w:val="af1"/>
                <w:noProof/>
              </w:rPr>
              <w:t>角色和职责</w:t>
            </w:r>
            <w:r>
              <w:rPr>
                <w:noProof/>
                <w:webHidden/>
              </w:rPr>
              <w:tab/>
            </w:r>
            <w:r>
              <w:rPr>
                <w:noProof/>
                <w:webHidden/>
              </w:rPr>
              <w:fldChar w:fldCharType="begin"/>
            </w:r>
            <w:r>
              <w:rPr>
                <w:noProof/>
                <w:webHidden/>
              </w:rPr>
              <w:instrText xml:space="preserve"> PAGEREF _Toc529483118 \h </w:instrText>
            </w:r>
            <w:r>
              <w:rPr>
                <w:noProof/>
                <w:webHidden/>
              </w:rPr>
            </w:r>
          </w:ins>
          <w:r>
            <w:rPr>
              <w:noProof/>
              <w:webHidden/>
            </w:rPr>
            <w:fldChar w:fldCharType="separate"/>
          </w:r>
          <w:ins w:id="158" w:author="John" w:date="2018-11-08T23:29:00Z">
            <w:r>
              <w:rPr>
                <w:noProof/>
                <w:webHidden/>
              </w:rPr>
              <w:t>17</w:t>
            </w:r>
            <w:r>
              <w:rPr>
                <w:noProof/>
                <w:webHidden/>
              </w:rPr>
              <w:fldChar w:fldCharType="end"/>
            </w:r>
            <w:r w:rsidRPr="00116130">
              <w:rPr>
                <w:rStyle w:val="af1"/>
                <w:noProof/>
              </w:rPr>
              <w:fldChar w:fldCharType="end"/>
            </w:r>
          </w:ins>
        </w:p>
        <w:p w14:paraId="629A6E63" w14:textId="21192F46" w:rsidR="0073752D" w:rsidRDefault="0073752D">
          <w:pPr>
            <w:pStyle w:val="TOC3"/>
            <w:tabs>
              <w:tab w:val="right" w:leader="dot" w:pos="8296"/>
            </w:tabs>
            <w:rPr>
              <w:ins w:id="159" w:author="John" w:date="2018-11-08T23:29:00Z"/>
              <w:rFonts w:cstheme="minorBidi"/>
              <w:noProof/>
              <w:kern w:val="2"/>
              <w:sz w:val="21"/>
            </w:rPr>
          </w:pPr>
          <w:ins w:id="160" w:author="John" w:date="2018-11-08T23:29:00Z">
            <w:r w:rsidRPr="00116130">
              <w:rPr>
                <w:rStyle w:val="af1"/>
                <w:noProof/>
              </w:rPr>
              <w:fldChar w:fldCharType="begin"/>
            </w:r>
            <w:r w:rsidRPr="00116130">
              <w:rPr>
                <w:rStyle w:val="af1"/>
                <w:noProof/>
              </w:rPr>
              <w:instrText xml:space="preserve"> </w:instrText>
            </w:r>
            <w:r>
              <w:rPr>
                <w:noProof/>
              </w:rPr>
              <w:instrText>HYPERLINK \l "_Toc529483119"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5.1.1 </w:t>
            </w:r>
            <w:r w:rsidRPr="00116130">
              <w:rPr>
                <w:rStyle w:val="af1"/>
                <w:noProof/>
              </w:rPr>
              <w:t>项目经理</w:t>
            </w:r>
            <w:r>
              <w:rPr>
                <w:noProof/>
                <w:webHidden/>
              </w:rPr>
              <w:tab/>
            </w:r>
            <w:r>
              <w:rPr>
                <w:noProof/>
                <w:webHidden/>
              </w:rPr>
              <w:fldChar w:fldCharType="begin"/>
            </w:r>
            <w:r>
              <w:rPr>
                <w:noProof/>
                <w:webHidden/>
              </w:rPr>
              <w:instrText xml:space="preserve"> PAGEREF _Toc529483119 \h </w:instrText>
            </w:r>
            <w:r>
              <w:rPr>
                <w:noProof/>
                <w:webHidden/>
              </w:rPr>
            </w:r>
          </w:ins>
          <w:r>
            <w:rPr>
              <w:noProof/>
              <w:webHidden/>
            </w:rPr>
            <w:fldChar w:fldCharType="separate"/>
          </w:r>
          <w:ins w:id="161" w:author="John" w:date="2018-11-08T23:29:00Z">
            <w:r>
              <w:rPr>
                <w:noProof/>
                <w:webHidden/>
              </w:rPr>
              <w:t>17</w:t>
            </w:r>
            <w:r>
              <w:rPr>
                <w:noProof/>
                <w:webHidden/>
              </w:rPr>
              <w:fldChar w:fldCharType="end"/>
            </w:r>
            <w:r w:rsidRPr="00116130">
              <w:rPr>
                <w:rStyle w:val="af1"/>
                <w:noProof/>
              </w:rPr>
              <w:fldChar w:fldCharType="end"/>
            </w:r>
          </w:ins>
        </w:p>
        <w:p w14:paraId="5989A906" w14:textId="62F68207" w:rsidR="0073752D" w:rsidRDefault="0073752D">
          <w:pPr>
            <w:pStyle w:val="TOC3"/>
            <w:tabs>
              <w:tab w:val="right" w:leader="dot" w:pos="8296"/>
            </w:tabs>
            <w:rPr>
              <w:ins w:id="162" w:author="John" w:date="2018-11-08T23:29:00Z"/>
              <w:rFonts w:cstheme="minorBidi"/>
              <w:noProof/>
              <w:kern w:val="2"/>
              <w:sz w:val="21"/>
            </w:rPr>
          </w:pPr>
          <w:ins w:id="163" w:author="John" w:date="2018-11-08T23:29:00Z">
            <w:r w:rsidRPr="00116130">
              <w:rPr>
                <w:rStyle w:val="af1"/>
                <w:noProof/>
              </w:rPr>
              <w:fldChar w:fldCharType="begin"/>
            </w:r>
            <w:r w:rsidRPr="00116130">
              <w:rPr>
                <w:rStyle w:val="af1"/>
                <w:noProof/>
              </w:rPr>
              <w:instrText xml:space="preserve"> </w:instrText>
            </w:r>
            <w:r>
              <w:rPr>
                <w:noProof/>
              </w:rPr>
              <w:instrText>HYPERLINK \l "_Toc529483120"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5.1.2 </w:t>
            </w:r>
            <w:r w:rsidRPr="00116130">
              <w:rPr>
                <w:rStyle w:val="af1"/>
                <w:noProof/>
              </w:rPr>
              <w:t>任务审核员</w:t>
            </w:r>
            <w:r>
              <w:rPr>
                <w:noProof/>
                <w:webHidden/>
              </w:rPr>
              <w:tab/>
            </w:r>
            <w:r>
              <w:rPr>
                <w:noProof/>
                <w:webHidden/>
              </w:rPr>
              <w:fldChar w:fldCharType="begin"/>
            </w:r>
            <w:r>
              <w:rPr>
                <w:noProof/>
                <w:webHidden/>
              </w:rPr>
              <w:instrText xml:space="preserve"> PAGEREF _Toc529483120 \h </w:instrText>
            </w:r>
            <w:r>
              <w:rPr>
                <w:noProof/>
                <w:webHidden/>
              </w:rPr>
            </w:r>
          </w:ins>
          <w:r>
            <w:rPr>
              <w:noProof/>
              <w:webHidden/>
            </w:rPr>
            <w:fldChar w:fldCharType="separate"/>
          </w:r>
          <w:ins w:id="164" w:author="John" w:date="2018-11-08T23:29:00Z">
            <w:r>
              <w:rPr>
                <w:noProof/>
                <w:webHidden/>
              </w:rPr>
              <w:t>17</w:t>
            </w:r>
            <w:r>
              <w:rPr>
                <w:noProof/>
                <w:webHidden/>
              </w:rPr>
              <w:fldChar w:fldCharType="end"/>
            </w:r>
            <w:r w:rsidRPr="00116130">
              <w:rPr>
                <w:rStyle w:val="af1"/>
                <w:noProof/>
              </w:rPr>
              <w:fldChar w:fldCharType="end"/>
            </w:r>
          </w:ins>
        </w:p>
        <w:p w14:paraId="11263BF3" w14:textId="066ED378" w:rsidR="0073752D" w:rsidRDefault="0073752D">
          <w:pPr>
            <w:pStyle w:val="TOC3"/>
            <w:tabs>
              <w:tab w:val="right" w:leader="dot" w:pos="8296"/>
            </w:tabs>
            <w:rPr>
              <w:ins w:id="165" w:author="John" w:date="2018-11-08T23:29:00Z"/>
              <w:rFonts w:cstheme="minorBidi"/>
              <w:noProof/>
              <w:kern w:val="2"/>
              <w:sz w:val="21"/>
            </w:rPr>
          </w:pPr>
          <w:ins w:id="166" w:author="John" w:date="2018-11-08T23:29:00Z">
            <w:r w:rsidRPr="00116130">
              <w:rPr>
                <w:rStyle w:val="af1"/>
                <w:noProof/>
              </w:rPr>
              <w:fldChar w:fldCharType="begin"/>
            </w:r>
            <w:r w:rsidRPr="00116130">
              <w:rPr>
                <w:rStyle w:val="af1"/>
                <w:noProof/>
              </w:rPr>
              <w:instrText xml:space="preserve"> </w:instrText>
            </w:r>
            <w:r>
              <w:rPr>
                <w:noProof/>
              </w:rPr>
              <w:instrText>HYPERLINK \l "_Toc529483121"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5.1.3 </w:t>
            </w:r>
            <w:r w:rsidRPr="00116130">
              <w:rPr>
                <w:rStyle w:val="af1"/>
                <w:noProof/>
              </w:rPr>
              <w:t>文档编写员</w:t>
            </w:r>
            <w:r>
              <w:rPr>
                <w:noProof/>
                <w:webHidden/>
              </w:rPr>
              <w:tab/>
            </w:r>
            <w:r>
              <w:rPr>
                <w:noProof/>
                <w:webHidden/>
              </w:rPr>
              <w:fldChar w:fldCharType="begin"/>
            </w:r>
            <w:r>
              <w:rPr>
                <w:noProof/>
                <w:webHidden/>
              </w:rPr>
              <w:instrText xml:space="preserve"> PAGEREF _Toc529483121 \h </w:instrText>
            </w:r>
            <w:r>
              <w:rPr>
                <w:noProof/>
                <w:webHidden/>
              </w:rPr>
            </w:r>
          </w:ins>
          <w:r>
            <w:rPr>
              <w:noProof/>
              <w:webHidden/>
            </w:rPr>
            <w:fldChar w:fldCharType="separate"/>
          </w:r>
          <w:ins w:id="167" w:author="John" w:date="2018-11-08T23:29:00Z">
            <w:r>
              <w:rPr>
                <w:noProof/>
                <w:webHidden/>
              </w:rPr>
              <w:t>18</w:t>
            </w:r>
            <w:r>
              <w:rPr>
                <w:noProof/>
                <w:webHidden/>
              </w:rPr>
              <w:fldChar w:fldCharType="end"/>
            </w:r>
            <w:r w:rsidRPr="00116130">
              <w:rPr>
                <w:rStyle w:val="af1"/>
                <w:noProof/>
              </w:rPr>
              <w:fldChar w:fldCharType="end"/>
            </w:r>
          </w:ins>
        </w:p>
        <w:p w14:paraId="02D69AEB" w14:textId="0BE21EEB" w:rsidR="0073752D" w:rsidRDefault="0073752D">
          <w:pPr>
            <w:pStyle w:val="TOC3"/>
            <w:tabs>
              <w:tab w:val="right" w:leader="dot" w:pos="8296"/>
            </w:tabs>
            <w:rPr>
              <w:ins w:id="168" w:author="John" w:date="2018-11-08T23:29:00Z"/>
              <w:rFonts w:cstheme="minorBidi"/>
              <w:noProof/>
              <w:kern w:val="2"/>
              <w:sz w:val="21"/>
            </w:rPr>
          </w:pPr>
          <w:ins w:id="169" w:author="John" w:date="2018-11-08T23:29:00Z">
            <w:r w:rsidRPr="00116130">
              <w:rPr>
                <w:rStyle w:val="af1"/>
                <w:noProof/>
              </w:rPr>
              <w:fldChar w:fldCharType="begin"/>
            </w:r>
            <w:r w:rsidRPr="00116130">
              <w:rPr>
                <w:rStyle w:val="af1"/>
                <w:noProof/>
              </w:rPr>
              <w:instrText xml:space="preserve"> </w:instrText>
            </w:r>
            <w:r>
              <w:rPr>
                <w:noProof/>
              </w:rPr>
              <w:instrText>HYPERLINK \l "_Toc529483122"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5.1.4 </w:t>
            </w:r>
            <w:r w:rsidRPr="00116130">
              <w:rPr>
                <w:rStyle w:val="af1"/>
                <w:noProof/>
              </w:rPr>
              <w:t>文档整合员</w:t>
            </w:r>
            <w:r>
              <w:rPr>
                <w:noProof/>
                <w:webHidden/>
              </w:rPr>
              <w:tab/>
            </w:r>
            <w:r>
              <w:rPr>
                <w:noProof/>
                <w:webHidden/>
              </w:rPr>
              <w:fldChar w:fldCharType="begin"/>
            </w:r>
            <w:r>
              <w:rPr>
                <w:noProof/>
                <w:webHidden/>
              </w:rPr>
              <w:instrText xml:space="preserve"> PAGEREF _Toc529483122 \h </w:instrText>
            </w:r>
            <w:r>
              <w:rPr>
                <w:noProof/>
                <w:webHidden/>
              </w:rPr>
            </w:r>
          </w:ins>
          <w:r>
            <w:rPr>
              <w:noProof/>
              <w:webHidden/>
            </w:rPr>
            <w:fldChar w:fldCharType="separate"/>
          </w:r>
          <w:ins w:id="170" w:author="John" w:date="2018-11-08T23:29:00Z">
            <w:r>
              <w:rPr>
                <w:noProof/>
                <w:webHidden/>
              </w:rPr>
              <w:t>19</w:t>
            </w:r>
            <w:r>
              <w:rPr>
                <w:noProof/>
                <w:webHidden/>
              </w:rPr>
              <w:fldChar w:fldCharType="end"/>
            </w:r>
            <w:r w:rsidRPr="00116130">
              <w:rPr>
                <w:rStyle w:val="af1"/>
                <w:noProof/>
              </w:rPr>
              <w:fldChar w:fldCharType="end"/>
            </w:r>
          </w:ins>
        </w:p>
        <w:p w14:paraId="7E01E157" w14:textId="3A065B64" w:rsidR="0073752D" w:rsidRDefault="0073752D">
          <w:pPr>
            <w:pStyle w:val="TOC3"/>
            <w:tabs>
              <w:tab w:val="right" w:leader="dot" w:pos="8296"/>
            </w:tabs>
            <w:rPr>
              <w:ins w:id="171" w:author="John" w:date="2018-11-08T23:29:00Z"/>
              <w:rFonts w:cstheme="minorBidi"/>
              <w:noProof/>
              <w:kern w:val="2"/>
              <w:sz w:val="21"/>
            </w:rPr>
          </w:pPr>
          <w:ins w:id="172" w:author="John" w:date="2018-11-08T23:29:00Z">
            <w:r w:rsidRPr="00116130">
              <w:rPr>
                <w:rStyle w:val="af1"/>
                <w:noProof/>
              </w:rPr>
              <w:fldChar w:fldCharType="begin"/>
            </w:r>
            <w:r w:rsidRPr="00116130">
              <w:rPr>
                <w:rStyle w:val="af1"/>
                <w:noProof/>
              </w:rPr>
              <w:instrText xml:space="preserve"> </w:instrText>
            </w:r>
            <w:r>
              <w:rPr>
                <w:noProof/>
              </w:rPr>
              <w:instrText>HYPERLINK \l "_Toc529483123"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5.1.5 PPT</w:t>
            </w:r>
            <w:r w:rsidRPr="00116130">
              <w:rPr>
                <w:rStyle w:val="af1"/>
                <w:noProof/>
              </w:rPr>
              <w:t>编写员</w:t>
            </w:r>
            <w:r>
              <w:rPr>
                <w:noProof/>
                <w:webHidden/>
              </w:rPr>
              <w:tab/>
            </w:r>
            <w:r>
              <w:rPr>
                <w:noProof/>
                <w:webHidden/>
              </w:rPr>
              <w:fldChar w:fldCharType="begin"/>
            </w:r>
            <w:r>
              <w:rPr>
                <w:noProof/>
                <w:webHidden/>
              </w:rPr>
              <w:instrText xml:space="preserve"> PAGEREF _Toc529483123 \h </w:instrText>
            </w:r>
            <w:r>
              <w:rPr>
                <w:noProof/>
                <w:webHidden/>
              </w:rPr>
            </w:r>
          </w:ins>
          <w:r>
            <w:rPr>
              <w:noProof/>
              <w:webHidden/>
            </w:rPr>
            <w:fldChar w:fldCharType="separate"/>
          </w:r>
          <w:ins w:id="173" w:author="John" w:date="2018-11-08T23:29:00Z">
            <w:r>
              <w:rPr>
                <w:noProof/>
                <w:webHidden/>
              </w:rPr>
              <w:t>20</w:t>
            </w:r>
            <w:r>
              <w:rPr>
                <w:noProof/>
                <w:webHidden/>
              </w:rPr>
              <w:fldChar w:fldCharType="end"/>
            </w:r>
            <w:r w:rsidRPr="00116130">
              <w:rPr>
                <w:rStyle w:val="af1"/>
                <w:noProof/>
              </w:rPr>
              <w:fldChar w:fldCharType="end"/>
            </w:r>
          </w:ins>
        </w:p>
        <w:p w14:paraId="292EBAC0" w14:textId="6435D749" w:rsidR="0073752D" w:rsidRDefault="0073752D">
          <w:pPr>
            <w:pStyle w:val="TOC3"/>
            <w:tabs>
              <w:tab w:val="right" w:leader="dot" w:pos="8296"/>
            </w:tabs>
            <w:rPr>
              <w:ins w:id="174" w:author="John" w:date="2018-11-08T23:29:00Z"/>
              <w:rFonts w:cstheme="minorBidi"/>
              <w:noProof/>
              <w:kern w:val="2"/>
              <w:sz w:val="21"/>
            </w:rPr>
          </w:pPr>
          <w:ins w:id="175" w:author="John" w:date="2018-11-08T23:29:00Z">
            <w:r w:rsidRPr="00116130">
              <w:rPr>
                <w:rStyle w:val="af1"/>
                <w:noProof/>
              </w:rPr>
              <w:fldChar w:fldCharType="begin"/>
            </w:r>
            <w:r w:rsidRPr="00116130">
              <w:rPr>
                <w:rStyle w:val="af1"/>
                <w:noProof/>
              </w:rPr>
              <w:instrText xml:space="preserve"> </w:instrText>
            </w:r>
            <w:r>
              <w:rPr>
                <w:noProof/>
              </w:rPr>
              <w:instrText>HYPERLINK \l "_Toc529483124"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5.1.6 PPT</w:t>
            </w:r>
            <w:r w:rsidRPr="00116130">
              <w:rPr>
                <w:rStyle w:val="af1"/>
                <w:noProof/>
              </w:rPr>
              <w:t>整合员</w:t>
            </w:r>
            <w:r>
              <w:rPr>
                <w:noProof/>
                <w:webHidden/>
              </w:rPr>
              <w:tab/>
            </w:r>
            <w:r>
              <w:rPr>
                <w:noProof/>
                <w:webHidden/>
              </w:rPr>
              <w:fldChar w:fldCharType="begin"/>
            </w:r>
            <w:r>
              <w:rPr>
                <w:noProof/>
                <w:webHidden/>
              </w:rPr>
              <w:instrText xml:space="preserve"> PAGEREF _Toc529483124 \h </w:instrText>
            </w:r>
            <w:r>
              <w:rPr>
                <w:noProof/>
                <w:webHidden/>
              </w:rPr>
            </w:r>
          </w:ins>
          <w:r>
            <w:rPr>
              <w:noProof/>
              <w:webHidden/>
            </w:rPr>
            <w:fldChar w:fldCharType="separate"/>
          </w:r>
          <w:ins w:id="176" w:author="John" w:date="2018-11-08T23:29:00Z">
            <w:r>
              <w:rPr>
                <w:noProof/>
                <w:webHidden/>
              </w:rPr>
              <w:t>21</w:t>
            </w:r>
            <w:r>
              <w:rPr>
                <w:noProof/>
                <w:webHidden/>
              </w:rPr>
              <w:fldChar w:fldCharType="end"/>
            </w:r>
            <w:r w:rsidRPr="00116130">
              <w:rPr>
                <w:rStyle w:val="af1"/>
                <w:noProof/>
              </w:rPr>
              <w:fldChar w:fldCharType="end"/>
            </w:r>
          </w:ins>
        </w:p>
        <w:p w14:paraId="00BF10C6" w14:textId="66129898" w:rsidR="0073752D" w:rsidRDefault="0073752D">
          <w:pPr>
            <w:pStyle w:val="TOC3"/>
            <w:tabs>
              <w:tab w:val="right" w:leader="dot" w:pos="8296"/>
            </w:tabs>
            <w:rPr>
              <w:ins w:id="177" w:author="John" w:date="2018-11-08T23:29:00Z"/>
              <w:rFonts w:cstheme="minorBidi"/>
              <w:noProof/>
              <w:kern w:val="2"/>
              <w:sz w:val="21"/>
            </w:rPr>
          </w:pPr>
          <w:ins w:id="178" w:author="John" w:date="2018-11-08T23:29:00Z">
            <w:r w:rsidRPr="00116130">
              <w:rPr>
                <w:rStyle w:val="af1"/>
                <w:noProof/>
              </w:rPr>
              <w:fldChar w:fldCharType="begin"/>
            </w:r>
            <w:r w:rsidRPr="00116130">
              <w:rPr>
                <w:rStyle w:val="af1"/>
                <w:noProof/>
              </w:rPr>
              <w:instrText xml:space="preserve"> </w:instrText>
            </w:r>
            <w:r>
              <w:rPr>
                <w:noProof/>
              </w:rPr>
              <w:instrText>HYPERLINK \l "_Toc529483125"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5.1.7 </w:t>
            </w:r>
            <w:r w:rsidRPr="00116130">
              <w:rPr>
                <w:rStyle w:val="af1"/>
                <w:noProof/>
              </w:rPr>
              <w:t>会议记录员</w:t>
            </w:r>
            <w:r>
              <w:rPr>
                <w:noProof/>
                <w:webHidden/>
              </w:rPr>
              <w:tab/>
            </w:r>
            <w:r>
              <w:rPr>
                <w:noProof/>
                <w:webHidden/>
              </w:rPr>
              <w:fldChar w:fldCharType="begin"/>
            </w:r>
            <w:r>
              <w:rPr>
                <w:noProof/>
                <w:webHidden/>
              </w:rPr>
              <w:instrText xml:space="preserve"> PAGEREF _Toc529483125 \h </w:instrText>
            </w:r>
            <w:r>
              <w:rPr>
                <w:noProof/>
                <w:webHidden/>
              </w:rPr>
            </w:r>
          </w:ins>
          <w:r>
            <w:rPr>
              <w:noProof/>
              <w:webHidden/>
            </w:rPr>
            <w:fldChar w:fldCharType="separate"/>
          </w:r>
          <w:ins w:id="179" w:author="John" w:date="2018-11-08T23:29:00Z">
            <w:r>
              <w:rPr>
                <w:noProof/>
                <w:webHidden/>
              </w:rPr>
              <w:t>21</w:t>
            </w:r>
            <w:r>
              <w:rPr>
                <w:noProof/>
                <w:webHidden/>
              </w:rPr>
              <w:fldChar w:fldCharType="end"/>
            </w:r>
            <w:r w:rsidRPr="00116130">
              <w:rPr>
                <w:rStyle w:val="af1"/>
                <w:noProof/>
              </w:rPr>
              <w:fldChar w:fldCharType="end"/>
            </w:r>
          </w:ins>
        </w:p>
        <w:p w14:paraId="3CF3382C" w14:textId="59EEFB51" w:rsidR="0073752D" w:rsidRDefault="0073752D">
          <w:pPr>
            <w:pStyle w:val="TOC3"/>
            <w:tabs>
              <w:tab w:val="right" w:leader="dot" w:pos="8296"/>
            </w:tabs>
            <w:rPr>
              <w:ins w:id="180" w:author="John" w:date="2018-11-08T23:29:00Z"/>
              <w:rFonts w:cstheme="minorBidi"/>
              <w:noProof/>
              <w:kern w:val="2"/>
              <w:sz w:val="21"/>
            </w:rPr>
          </w:pPr>
          <w:ins w:id="181" w:author="John" w:date="2018-11-08T23:29:00Z">
            <w:r w:rsidRPr="00116130">
              <w:rPr>
                <w:rStyle w:val="af1"/>
                <w:noProof/>
              </w:rPr>
              <w:fldChar w:fldCharType="begin"/>
            </w:r>
            <w:r w:rsidRPr="00116130">
              <w:rPr>
                <w:rStyle w:val="af1"/>
                <w:noProof/>
              </w:rPr>
              <w:instrText xml:space="preserve"> </w:instrText>
            </w:r>
            <w:r>
              <w:rPr>
                <w:noProof/>
              </w:rPr>
              <w:instrText>HYPERLINK \l "_Toc529483126"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5.1.8 </w:t>
            </w:r>
            <w:r w:rsidRPr="00116130">
              <w:rPr>
                <w:rStyle w:val="af1"/>
                <w:noProof/>
              </w:rPr>
              <w:t>设备及配置管理员</w:t>
            </w:r>
            <w:r>
              <w:rPr>
                <w:noProof/>
                <w:webHidden/>
              </w:rPr>
              <w:tab/>
            </w:r>
            <w:r>
              <w:rPr>
                <w:noProof/>
                <w:webHidden/>
              </w:rPr>
              <w:fldChar w:fldCharType="begin"/>
            </w:r>
            <w:r>
              <w:rPr>
                <w:noProof/>
                <w:webHidden/>
              </w:rPr>
              <w:instrText xml:space="preserve"> PAGEREF _Toc529483126 \h </w:instrText>
            </w:r>
            <w:r>
              <w:rPr>
                <w:noProof/>
                <w:webHidden/>
              </w:rPr>
            </w:r>
          </w:ins>
          <w:r>
            <w:rPr>
              <w:noProof/>
              <w:webHidden/>
            </w:rPr>
            <w:fldChar w:fldCharType="separate"/>
          </w:r>
          <w:ins w:id="182" w:author="John" w:date="2018-11-08T23:29:00Z">
            <w:r>
              <w:rPr>
                <w:noProof/>
                <w:webHidden/>
              </w:rPr>
              <w:t>22</w:t>
            </w:r>
            <w:r>
              <w:rPr>
                <w:noProof/>
                <w:webHidden/>
              </w:rPr>
              <w:fldChar w:fldCharType="end"/>
            </w:r>
            <w:r w:rsidRPr="00116130">
              <w:rPr>
                <w:rStyle w:val="af1"/>
                <w:noProof/>
              </w:rPr>
              <w:fldChar w:fldCharType="end"/>
            </w:r>
          </w:ins>
        </w:p>
        <w:p w14:paraId="59BECB52" w14:textId="2FE05CCB" w:rsidR="0073752D" w:rsidRDefault="0073752D">
          <w:pPr>
            <w:pStyle w:val="TOC3"/>
            <w:tabs>
              <w:tab w:val="right" w:leader="dot" w:pos="8296"/>
            </w:tabs>
            <w:rPr>
              <w:ins w:id="183" w:author="John" w:date="2018-11-08T23:29:00Z"/>
              <w:rFonts w:cstheme="minorBidi"/>
              <w:noProof/>
              <w:kern w:val="2"/>
              <w:sz w:val="21"/>
            </w:rPr>
          </w:pPr>
          <w:ins w:id="184" w:author="John" w:date="2018-11-08T23:29:00Z">
            <w:r w:rsidRPr="00116130">
              <w:rPr>
                <w:rStyle w:val="af1"/>
                <w:noProof/>
              </w:rPr>
              <w:fldChar w:fldCharType="begin"/>
            </w:r>
            <w:r w:rsidRPr="00116130">
              <w:rPr>
                <w:rStyle w:val="af1"/>
                <w:noProof/>
              </w:rPr>
              <w:instrText xml:space="preserve"> </w:instrText>
            </w:r>
            <w:r>
              <w:rPr>
                <w:noProof/>
              </w:rPr>
              <w:instrText>HYPERLINK \l "_Toc529483127"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5.1.9 </w:t>
            </w:r>
            <w:r w:rsidRPr="00116130">
              <w:rPr>
                <w:rStyle w:val="af1"/>
                <w:noProof/>
              </w:rPr>
              <w:t>原型设计员</w:t>
            </w:r>
            <w:r>
              <w:rPr>
                <w:noProof/>
                <w:webHidden/>
              </w:rPr>
              <w:tab/>
            </w:r>
            <w:r>
              <w:rPr>
                <w:noProof/>
                <w:webHidden/>
              </w:rPr>
              <w:fldChar w:fldCharType="begin"/>
            </w:r>
            <w:r>
              <w:rPr>
                <w:noProof/>
                <w:webHidden/>
              </w:rPr>
              <w:instrText xml:space="preserve"> PAGEREF _Toc529483127 \h </w:instrText>
            </w:r>
            <w:r>
              <w:rPr>
                <w:noProof/>
                <w:webHidden/>
              </w:rPr>
            </w:r>
          </w:ins>
          <w:r>
            <w:rPr>
              <w:noProof/>
              <w:webHidden/>
            </w:rPr>
            <w:fldChar w:fldCharType="separate"/>
          </w:r>
          <w:ins w:id="185" w:author="John" w:date="2018-11-08T23:29:00Z">
            <w:r>
              <w:rPr>
                <w:noProof/>
                <w:webHidden/>
              </w:rPr>
              <w:t>22</w:t>
            </w:r>
            <w:r>
              <w:rPr>
                <w:noProof/>
                <w:webHidden/>
              </w:rPr>
              <w:fldChar w:fldCharType="end"/>
            </w:r>
            <w:r w:rsidRPr="00116130">
              <w:rPr>
                <w:rStyle w:val="af1"/>
                <w:noProof/>
              </w:rPr>
              <w:fldChar w:fldCharType="end"/>
            </w:r>
          </w:ins>
        </w:p>
        <w:p w14:paraId="078AFE35" w14:textId="4847AFE1" w:rsidR="0073752D" w:rsidRDefault="0073752D">
          <w:pPr>
            <w:pStyle w:val="TOC3"/>
            <w:tabs>
              <w:tab w:val="right" w:leader="dot" w:pos="8296"/>
            </w:tabs>
            <w:rPr>
              <w:ins w:id="186" w:author="John" w:date="2018-11-08T23:29:00Z"/>
              <w:rFonts w:cstheme="minorBidi"/>
              <w:noProof/>
              <w:kern w:val="2"/>
              <w:sz w:val="21"/>
            </w:rPr>
          </w:pPr>
          <w:ins w:id="187" w:author="John" w:date="2018-11-08T23:29:00Z">
            <w:r w:rsidRPr="00116130">
              <w:rPr>
                <w:rStyle w:val="af1"/>
                <w:noProof/>
              </w:rPr>
              <w:fldChar w:fldCharType="begin"/>
            </w:r>
            <w:r w:rsidRPr="00116130">
              <w:rPr>
                <w:rStyle w:val="af1"/>
                <w:noProof/>
              </w:rPr>
              <w:instrText xml:space="preserve"> </w:instrText>
            </w:r>
            <w:r>
              <w:rPr>
                <w:noProof/>
              </w:rPr>
              <w:instrText>HYPERLINK \l "_Toc529483128"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5.1.11 </w:t>
            </w:r>
            <w:r w:rsidRPr="00116130">
              <w:rPr>
                <w:rStyle w:val="af1"/>
                <w:noProof/>
              </w:rPr>
              <w:t>用户访谈员</w:t>
            </w:r>
            <w:r>
              <w:rPr>
                <w:noProof/>
                <w:webHidden/>
              </w:rPr>
              <w:tab/>
            </w:r>
            <w:r>
              <w:rPr>
                <w:noProof/>
                <w:webHidden/>
              </w:rPr>
              <w:fldChar w:fldCharType="begin"/>
            </w:r>
            <w:r>
              <w:rPr>
                <w:noProof/>
                <w:webHidden/>
              </w:rPr>
              <w:instrText xml:space="preserve"> PAGEREF _Toc529483128 \h </w:instrText>
            </w:r>
            <w:r>
              <w:rPr>
                <w:noProof/>
                <w:webHidden/>
              </w:rPr>
            </w:r>
          </w:ins>
          <w:r>
            <w:rPr>
              <w:noProof/>
              <w:webHidden/>
            </w:rPr>
            <w:fldChar w:fldCharType="separate"/>
          </w:r>
          <w:ins w:id="188" w:author="John" w:date="2018-11-08T23:29:00Z">
            <w:r>
              <w:rPr>
                <w:noProof/>
                <w:webHidden/>
              </w:rPr>
              <w:t>24</w:t>
            </w:r>
            <w:r>
              <w:rPr>
                <w:noProof/>
                <w:webHidden/>
              </w:rPr>
              <w:fldChar w:fldCharType="end"/>
            </w:r>
            <w:r w:rsidRPr="00116130">
              <w:rPr>
                <w:rStyle w:val="af1"/>
                <w:noProof/>
              </w:rPr>
              <w:fldChar w:fldCharType="end"/>
            </w:r>
          </w:ins>
        </w:p>
        <w:p w14:paraId="7A46DC91" w14:textId="248D7E22" w:rsidR="0073752D" w:rsidRDefault="0073752D">
          <w:pPr>
            <w:pStyle w:val="TOC3"/>
            <w:tabs>
              <w:tab w:val="right" w:leader="dot" w:pos="8296"/>
            </w:tabs>
            <w:rPr>
              <w:ins w:id="189" w:author="John" w:date="2018-11-08T23:29:00Z"/>
              <w:rFonts w:cstheme="minorBidi"/>
              <w:noProof/>
              <w:kern w:val="2"/>
              <w:sz w:val="21"/>
            </w:rPr>
          </w:pPr>
          <w:ins w:id="190" w:author="John" w:date="2018-11-08T23:29:00Z">
            <w:r w:rsidRPr="00116130">
              <w:rPr>
                <w:rStyle w:val="af1"/>
                <w:noProof/>
              </w:rPr>
              <w:fldChar w:fldCharType="begin"/>
            </w:r>
            <w:r w:rsidRPr="00116130">
              <w:rPr>
                <w:rStyle w:val="af1"/>
                <w:noProof/>
              </w:rPr>
              <w:instrText xml:space="preserve"> </w:instrText>
            </w:r>
            <w:r>
              <w:rPr>
                <w:noProof/>
              </w:rPr>
              <w:instrText>HYPERLINK \l "_Toc529483129"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5.1.12</w:t>
            </w:r>
            <w:r w:rsidRPr="00116130">
              <w:rPr>
                <w:rStyle w:val="af1"/>
                <w:noProof/>
              </w:rPr>
              <w:t>工作计划管理员</w:t>
            </w:r>
            <w:r>
              <w:rPr>
                <w:noProof/>
                <w:webHidden/>
              </w:rPr>
              <w:tab/>
            </w:r>
            <w:r>
              <w:rPr>
                <w:noProof/>
                <w:webHidden/>
              </w:rPr>
              <w:fldChar w:fldCharType="begin"/>
            </w:r>
            <w:r>
              <w:rPr>
                <w:noProof/>
                <w:webHidden/>
              </w:rPr>
              <w:instrText xml:space="preserve"> PAGEREF _Toc529483129 \h </w:instrText>
            </w:r>
            <w:r>
              <w:rPr>
                <w:noProof/>
                <w:webHidden/>
              </w:rPr>
            </w:r>
          </w:ins>
          <w:r>
            <w:rPr>
              <w:noProof/>
              <w:webHidden/>
            </w:rPr>
            <w:fldChar w:fldCharType="separate"/>
          </w:r>
          <w:ins w:id="191" w:author="John" w:date="2018-11-08T23:29:00Z">
            <w:r>
              <w:rPr>
                <w:noProof/>
                <w:webHidden/>
              </w:rPr>
              <w:t>24</w:t>
            </w:r>
            <w:r>
              <w:rPr>
                <w:noProof/>
                <w:webHidden/>
              </w:rPr>
              <w:fldChar w:fldCharType="end"/>
            </w:r>
            <w:r w:rsidRPr="00116130">
              <w:rPr>
                <w:rStyle w:val="af1"/>
                <w:noProof/>
              </w:rPr>
              <w:fldChar w:fldCharType="end"/>
            </w:r>
          </w:ins>
        </w:p>
        <w:p w14:paraId="0B88920D" w14:textId="5A94659A" w:rsidR="0073752D" w:rsidRDefault="0073752D">
          <w:pPr>
            <w:pStyle w:val="TOC3"/>
            <w:tabs>
              <w:tab w:val="right" w:leader="dot" w:pos="8296"/>
            </w:tabs>
            <w:rPr>
              <w:ins w:id="192" w:author="John" w:date="2018-11-08T23:29:00Z"/>
              <w:rFonts w:cstheme="minorBidi"/>
              <w:noProof/>
              <w:kern w:val="2"/>
              <w:sz w:val="21"/>
            </w:rPr>
          </w:pPr>
          <w:ins w:id="193" w:author="John" w:date="2018-11-08T23:29:00Z">
            <w:r w:rsidRPr="00116130">
              <w:rPr>
                <w:rStyle w:val="af1"/>
                <w:noProof/>
              </w:rPr>
              <w:fldChar w:fldCharType="begin"/>
            </w:r>
            <w:r w:rsidRPr="00116130">
              <w:rPr>
                <w:rStyle w:val="af1"/>
                <w:noProof/>
              </w:rPr>
              <w:instrText xml:space="preserve"> </w:instrText>
            </w:r>
            <w:r>
              <w:rPr>
                <w:noProof/>
              </w:rPr>
              <w:instrText>HYPERLINK \l "_Toc529483130"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5.1.13 </w:t>
            </w:r>
            <w:r w:rsidRPr="00116130">
              <w:rPr>
                <w:rStyle w:val="af1"/>
                <w:noProof/>
              </w:rPr>
              <w:t>后勤辅助人员</w:t>
            </w:r>
            <w:r>
              <w:rPr>
                <w:noProof/>
                <w:webHidden/>
              </w:rPr>
              <w:tab/>
            </w:r>
            <w:r>
              <w:rPr>
                <w:noProof/>
                <w:webHidden/>
              </w:rPr>
              <w:fldChar w:fldCharType="begin"/>
            </w:r>
            <w:r>
              <w:rPr>
                <w:noProof/>
                <w:webHidden/>
              </w:rPr>
              <w:instrText xml:space="preserve"> PAGEREF _Toc529483130 \h </w:instrText>
            </w:r>
            <w:r>
              <w:rPr>
                <w:noProof/>
                <w:webHidden/>
              </w:rPr>
            </w:r>
          </w:ins>
          <w:r>
            <w:rPr>
              <w:noProof/>
              <w:webHidden/>
            </w:rPr>
            <w:fldChar w:fldCharType="separate"/>
          </w:r>
          <w:ins w:id="194" w:author="John" w:date="2018-11-08T23:29:00Z">
            <w:r>
              <w:rPr>
                <w:noProof/>
                <w:webHidden/>
              </w:rPr>
              <w:t>25</w:t>
            </w:r>
            <w:r>
              <w:rPr>
                <w:noProof/>
                <w:webHidden/>
              </w:rPr>
              <w:fldChar w:fldCharType="end"/>
            </w:r>
            <w:r w:rsidRPr="00116130">
              <w:rPr>
                <w:rStyle w:val="af1"/>
                <w:noProof/>
              </w:rPr>
              <w:fldChar w:fldCharType="end"/>
            </w:r>
          </w:ins>
        </w:p>
        <w:p w14:paraId="1157BB71" w14:textId="5F1CAC63" w:rsidR="0073752D" w:rsidRDefault="0073752D">
          <w:pPr>
            <w:pStyle w:val="TOC2"/>
            <w:tabs>
              <w:tab w:val="right" w:leader="dot" w:pos="8296"/>
            </w:tabs>
            <w:rPr>
              <w:ins w:id="195" w:author="John" w:date="2018-11-08T23:29:00Z"/>
              <w:rFonts w:cstheme="minorBidi"/>
              <w:noProof/>
              <w:kern w:val="2"/>
              <w:sz w:val="21"/>
            </w:rPr>
          </w:pPr>
          <w:ins w:id="196" w:author="John" w:date="2018-11-08T23:29:00Z">
            <w:r w:rsidRPr="00116130">
              <w:rPr>
                <w:rStyle w:val="af1"/>
                <w:noProof/>
              </w:rPr>
              <w:fldChar w:fldCharType="begin"/>
            </w:r>
            <w:r w:rsidRPr="00116130">
              <w:rPr>
                <w:rStyle w:val="af1"/>
                <w:noProof/>
              </w:rPr>
              <w:instrText xml:space="preserve"> </w:instrText>
            </w:r>
            <w:r>
              <w:rPr>
                <w:noProof/>
              </w:rPr>
              <w:instrText>HYPERLINK \l "_Toc529483131"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5.2 </w:t>
            </w:r>
            <w:r w:rsidRPr="00116130">
              <w:rPr>
                <w:rStyle w:val="af1"/>
                <w:noProof/>
              </w:rPr>
              <w:t>项目组织结构（</w:t>
            </w:r>
            <w:r w:rsidRPr="00116130">
              <w:rPr>
                <w:rStyle w:val="af1"/>
                <w:noProof/>
              </w:rPr>
              <w:t>OBS</w:t>
            </w:r>
            <w:r w:rsidRPr="00116130">
              <w:rPr>
                <w:rStyle w:val="af1"/>
                <w:noProof/>
              </w:rPr>
              <w:t>）</w:t>
            </w:r>
            <w:r>
              <w:rPr>
                <w:noProof/>
                <w:webHidden/>
              </w:rPr>
              <w:tab/>
            </w:r>
            <w:r>
              <w:rPr>
                <w:noProof/>
                <w:webHidden/>
              </w:rPr>
              <w:fldChar w:fldCharType="begin"/>
            </w:r>
            <w:r>
              <w:rPr>
                <w:noProof/>
                <w:webHidden/>
              </w:rPr>
              <w:instrText xml:space="preserve"> PAGEREF _Toc529483131 \h </w:instrText>
            </w:r>
            <w:r>
              <w:rPr>
                <w:noProof/>
                <w:webHidden/>
              </w:rPr>
            </w:r>
          </w:ins>
          <w:r>
            <w:rPr>
              <w:noProof/>
              <w:webHidden/>
            </w:rPr>
            <w:fldChar w:fldCharType="separate"/>
          </w:r>
          <w:ins w:id="197" w:author="John" w:date="2018-11-08T23:29:00Z">
            <w:r>
              <w:rPr>
                <w:noProof/>
                <w:webHidden/>
              </w:rPr>
              <w:t>25</w:t>
            </w:r>
            <w:r>
              <w:rPr>
                <w:noProof/>
                <w:webHidden/>
              </w:rPr>
              <w:fldChar w:fldCharType="end"/>
            </w:r>
            <w:r w:rsidRPr="00116130">
              <w:rPr>
                <w:rStyle w:val="af1"/>
                <w:noProof/>
              </w:rPr>
              <w:fldChar w:fldCharType="end"/>
            </w:r>
          </w:ins>
        </w:p>
        <w:p w14:paraId="6DBE92CC" w14:textId="27F86E05" w:rsidR="0073752D" w:rsidRDefault="0073752D">
          <w:pPr>
            <w:pStyle w:val="TOC2"/>
            <w:tabs>
              <w:tab w:val="right" w:leader="dot" w:pos="8296"/>
            </w:tabs>
            <w:rPr>
              <w:ins w:id="198" w:author="John" w:date="2018-11-08T23:29:00Z"/>
              <w:rFonts w:cstheme="minorBidi"/>
              <w:noProof/>
              <w:kern w:val="2"/>
              <w:sz w:val="21"/>
            </w:rPr>
          </w:pPr>
          <w:ins w:id="199" w:author="John" w:date="2018-11-08T23:29:00Z">
            <w:r w:rsidRPr="00116130">
              <w:rPr>
                <w:rStyle w:val="af1"/>
                <w:noProof/>
              </w:rPr>
              <w:fldChar w:fldCharType="begin"/>
            </w:r>
            <w:r w:rsidRPr="00116130">
              <w:rPr>
                <w:rStyle w:val="af1"/>
                <w:noProof/>
              </w:rPr>
              <w:instrText xml:space="preserve"> </w:instrText>
            </w:r>
            <w:r>
              <w:rPr>
                <w:noProof/>
              </w:rPr>
              <w:instrText>HYPERLINK \l "_Toc529483132"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 </w:t>
            </w:r>
            <w:r w:rsidRPr="00116130">
              <w:rPr>
                <w:rStyle w:val="af1"/>
                <w:noProof/>
              </w:rPr>
              <w:t>人员配备管理计划</w:t>
            </w:r>
            <w:r>
              <w:rPr>
                <w:noProof/>
                <w:webHidden/>
              </w:rPr>
              <w:tab/>
            </w:r>
            <w:r>
              <w:rPr>
                <w:noProof/>
                <w:webHidden/>
              </w:rPr>
              <w:fldChar w:fldCharType="begin"/>
            </w:r>
            <w:r>
              <w:rPr>
                <w:noProof/>
                <w:webHidden/>
              </w:rPr>
              <w:instrText xml:space="preserve"> PAGEREF _Toc529483132 \h </w:instrText>
            </w:r>
            <w:r>
              <w:rPr>
                <w:noProof/>
                <w:webHidden/>
              </w:rPr>
            </w:r>
          </w:ins>
          <w:r>
            <w:rPr>
              <w:noProof/>
              <w:webHidden/>
            </w:rPr>
            <w:fldChar w:fldCharType="separate"/>
          </w:r>
          <w:ins w:id="200" w:author="John" w:date="2018-11-08T23:29:00Z">
            <w:r>
              <w:rPr>
                <w:noProof/>
                <w:webHidden/>
              </w:rPr>
              <w:t>26</w:t>
            </w:r>
            <w:r>
              <w:rPr>
                <w:noProof/>
                <w:webHidden/>
              </w:rPr>
              <w:fldChar w:fldCharType="end"/>
            </w:r>
            <w:r w:rsidRPr="00116130">
              <w:rPr>
                <w:rStyle w:val="af1"/>
                <w:noProof/>
              </w:rPr>
              <w:fldChar w:fldCharType="end"/>
            </w:r>
          </w:ins>
        </w:p>
        <w:p w14:paraId="43129784" w14:textId="64A1C0FF" w:rsidR="0073752D" w:rsidRDefault="0073752D">
          <w:pPr>
            <w:pStyle w:val="TOC3"/>
            <w:tabs>
              <w:tab w:val="right" w:leader="dot" w:pos="8296"/>
            </w:tabs>
            <w:rPr>
              <w:ins w:id="201" w:author="John" w:date="2018-11-08T23:29:00Z"/>
              <w:rFonts w:cstheme="minorBidi"/>
              <w:noProof/>
              <w:kern w:val="2"/>
              <w:sz w:val="21"/>
            </w:rPr>
          </w:pPr>
          <w:ins w:id="202" w:author="John" w:date="2018-11-08T23:29:00Z">
            <w:r w:rsidRPr="00116130">
              <w:rPr>
                <w:rStyle w:val="af1"/>
                <w:noProof/>
              </w:rPr>
              <w:fldChar w:fldCharType="begin"/>
            </w:r>
            <w:r w:rsidRPr="00116130">
              <w:rPr>
                <w:rStyle w:val="af1"/>
                <w:noProof/>
              </w:rPr>
              <w:instrText xml:space="preserve"> </w:instrText>
            </w:r>
            <w:r>
              <w:rPr>
                <w:noProof/>
              </w:rPr>
              <w:instrText>HYPERLINK \l "_Toc529483133"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5.3.1 </w:t>
            </w:r>
            <w:r w:rsidRPr="00116130">
              <w:rPr>
                <w:rStyle w:val="af1"/>
                <w:noProof/>
              </w:rPr>
              <w:t>人员招募</w:t>
            </w:r>
            <w:r>
              <w:rPr>
                <w:noProof/>
                <w:webHidden/>
              </w:rPr>
              <w:tab/>
            </w:r>
            <w:r>
              <w:rPr>
                <w:noProof/>
                <w:webHidden/>
              </w:rPr>
              <w:fldChar w:fldCharType="begin"/>
            </w:r>
            <w:r>
              <w:rPr>
                <w:noProof/>
                <w:webHidden/>
              </w:rPr>
              <w:instrText xml:space="preserve"> PAGEREF _Toc529483133 \h </w:instrText>
            </w:r>
            <w:r>
              <w:rPr>
                <w:noProof/>
                <w:webHidden/>
              </w:rPr>
            </w:r>
          </w:ins>
          <w:r>
            <w:rPr>
              <w:noProof/>
              <w:webHidden/>
            </w:rPr>
            <w:fldChar w:fldCharType="separate"/>
          </w:r>
          <w:ins w:id="203" w:author="John" w:date="2018-11-08T23:29:00Z">
            <w:r>
              <w:rPr>
                <w:noProof/>
                <w:webHidden/>
              </w:rPr>
              <w:t>26</w:t>
            </w:r>
            <w:r>
              <w:rPr>
                <w:noProof/>
                <w:webHidden/>
              </w:rPr>
              <w:fldChar w:fldCharType="end"/>
            </w:r>
            <w:r w:rsidRPr="00116130">
              <w:rPr>
                <w:rStyle w:val="af1"/>
                <w:noProof/>
              </w:rPr>
              <w:fldChar w:fldCharType="end"/>
            </w:r>
          </w:ins>
        </w:p>
        <w:p w14:paraId="3B4B8316" w14:textId="291D7D9C" w:rsidR="0073752D" w:rsidRDefault="0073752D">
          <w:pPr>
            <w:pStyle w:val="TOC3"/>
            <w:tabs>
              <w:tab w:val="right" w:leader="dot" w:pos="8296"/>
            </w:tabs>
            <w:rPr>
              <w:ins w:id="204" w:author="John" w:date="2018-11-08T23:29:00Z"/>
              <w:rFonts w:cstheme="minorBidi"/>
              <w:noProof/>
              <w:kern w:val="2"/>
              <w:sz w:val="21"/>
            </w:rPr>
          </w:pPr>
          <w:ins w:id="205" w:author="John" w:date="2018-11-08T23:29:00Z">
            <w:r w:rsidRPr="00116130">
              <w:rPr>
                <w:rStyle w:val="af1"/>
                <w:noProof/>
              </w:rPr>
              <w:fldChar w:fldCharType="begin"/>
            </w:r>
            <w:r w:rsidRPr="00116130">
              <w:rPr>
                <w:rStyle w:val="af1"/>
                <w:noProof/>
              </w:rPr>
              <w:instrText xml:space="preserve"> </w:instrText>
            </w:r>
            <w:r>
              <w:rPr>
                <w:noProof/>
              </w:rPr>
              <w:instrText>HYPERLINK \l "_Toc529483134"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5.3.2 </w:t>
            </w:r>
            <w:r w:rsidRPr="00116130">
              <w:rPr>
                <w:rStyle w:val="af1"/>
                <w:noProof/>
              </w:rPr>
              <w:t>资源日历</w:t>
            </w:r>
            <w:r>
              <w:rPr>
                <w:noProof/>
                <w:webHidden/>
              </w:rPr>
              <w:tab/>
            </w:r>
            <w:r>
              <w:rPr>
                <w:noProof/>
                <w:webHidden/>
              </w:rPr>
              <w:fldChar w:fldCharType="begin"/>
            </w:r>
            <w:r>
              <w:rPr>
                <w:noProof/>
                <w:webHidden/>
              </w:rPr>
              <w:instrText xml:space="preserve"> PAGEREF _Toc529483134 \h </w:instrText>
            </w:r>
            <w:r>
              <w:rPr>
                <w:noProof/>
                <w:webHidden/>
              </w:rPr>
            </w:r>
          </w:ins>
          <w:r>
            <w:rPr>
              <w:noProof/>
              <w:webHidden/>
            </w:rPr>
            <w:fldChar w:fldCharType="separate"/>
          </w:r>
          <w:ins w:id="206" w:author="John" w:date="2018-11-08T23:29:00Z">
            <w:r>
              <w:rPr>
                <w:noProof/>
                <w:webHidden/>
              </w:rPr>
              <w:t>26</w:t>
            </w:r>
            <w:r>
              <w:rPr>
                <w:noProof/>
                <w:webHidden/>
              </w:rPr>
              <w:fldChar w:fldCharType="end"/>
            </w:r>
            <w:r w:rsidRPr="00116130">
              <w:rPr>
                <w:rStyle w:val="af1"/>
                <w:noProof/>
              </w:rPr>
              <w:fldChar w:fldCharType="end"/>
            </w:r>
          </w:ins>
        </w:p>
        <w:p w14:paraId="5AF0BE8E" w14:textId="0117CF20" w:rsidR="0073752D" w:rsidRDefault="0073752D">
          <w:pPr>
            <w:pStyle w:val="TOC3"/>
            <w:tabs>
              <w:tab w:val="right" w:leader="dot" w:pos="8296"/>
            </w:tabs>
            <w:rPr>
              <w:ins w:id="207" w:author="John" w:date="2018-11-08T23:29:00Z"/>
              <w:rFonts w:cstheme="minorBidi"/>
              <w:noProof/>
              <w:kern w:val="2"/>
              <w:sz w:val="21"/>
            </w:rPr>
          </w:pPr>
          <w:ins w:id="208" w:author="John" w:date="2018-11-08T23:29:00Z">
            <w:r w:rsidRPr="00116130">
              <w:rPr>
                <w:rStyle w:val="af1"/>
                <w:noProof/>
              </w:rPr>
              <w:fldChar w:fldCharType="begin"/>
            </w:r>
            <w:r w:rsidRPr="00116130">
              <w:rPr>
                <w:rStyle w:val="af1"/>
                <w:noProof/>
              </w:rPr>
              <w:instrText xml:space="preserve"> </w:instrText>
            </w:r>
            <w:r>
              <w:rPr>
                <w:noProof/>
              </w:rPr>
              <w:instrText>HYPERLINK \l "_Toc529483135"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5.3.3 </w:t>
            </w:r>
            <w:r w:rsidRPr="00116130">
              <w:rPr>
                <w:rStyle w:val="af1"/>
                <w:noProof/>
              </w:rPr>
              <w:t>人员遣散计划</w:t>
            </w:r>
            <w:r>
              <w:rPr>
                <w:noProof/>
                <w:webHidden/>
              </w:rPr>
              <w:tab/>
            </w:r>
            <w:r>
              <w:rPr>
                <w:noProof/>
                <w:webHidden/>
              </w:rPr>
              <w:fldChar w:fldCharType="begin"/>
            </w:r>
            <w:r>
              <w:rPr>
                <w:noProof/>
                <w:webHidden/>
              </w:rPr>
              <w:instrText xml:space="preserve"> PAGEREF _Toc529483135 \h </w:instrText>
            </w:r>
            <w:r>
              <w:rPr>
                <w:noProof/>
                <w:webHidden/>
              </w:rPr>
            </w:r>
          </w:ins>
          <w:r>
            <w:rPr>
              <w:noProof/>
              <w:webHidden/>
            </w:rPr>
            <w:fldChar w:fldCharType="separate"/>
          </w:r>
          <w:ins w:id="209" w:author="John" w:date="2018-11-08T23:29:00Z">
            <w:r>
              <w:rPr>
                <w:noProof/>
                <w:webHidden/>
              </w:rPr>
              <w:t>27</w:t>
            </w:r>
            <w:r>
              <w:rPr>
                <w:noProof/>
                <w:webHidden/>
              </w:rPr>
              <w:fldChar w:fldCharType="end"/>
            </w:r>
            <w:r w:rsidRPr="00116130">
              <w:rPr>
                <w:rStyle w:val="af1"/>
                <w:noProof/>
              </w:rPr>
              <w:fldChar w:fldCharType="end"/>
            </w:r>
          </w:ins>
        </w:p>
        <w:p w14:paraId="60CB2613" w14:textId="7A76462B" w:rsidR="0073752D" w:rsidRDefault="0073752D">
          <w:pPr>
            <w:pStyle w:val="TOC3"/>
            <w:tabs>
              <w:tab w:val="right" w:leader="dot" w:pos="8296"/>
            </w:tabs>
            <w:rPr>
              <w:ins w:id="210" w:author="John" w:date="2018-11-08T23:29:00Z"/>
              <w:rFonts w:cstheme="minorBidi"/>
              <w:noProof/>
              <w:kern w:val="2"/>
              <w:sz w:val="21"/>
            </w:rPr>
          </w:pPr>
          <w:ins w:id="211" w:author="John" w:date="2018-11-08T23:29:00Z">
            <w:r w:rsidRPr="00116130">
              <w:rPr>
                <w:rStyle w:val="af1"/>
                <w:noProof/>
              </w:rPr>
              <w:fldChar w:fldCharType="begin"/>
            </w:r>
            <w:r w:rsidRPr="00116130">
              <w:rPr>
                <w:rStyle w:val="af1"/>
                <w:noProof/>
              </w:rPr>
              <w:instrText xml:space="preserve"> </w:instrText>
            </w:r>
            <w:r>
              <w:rPr>
                <w:noProof/>
              </w:rPr>
              <w:instrText>HYPERLINK \l "_Toc529483136"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5.3.4 </w:t>
            </w:r>
            <w:r w:rsidRPr="00116130">
              <w:rPr>
                <w:rStyle w:val="af1"/>
                <w:noProof/>
              </w:rPr>
              <w:t>人员技能</w:t>
            </w:r>
            <w:r>
              <w:rPr>
                <w:noProof/>
                <w:webHidden/>
              </w:rPr>
              <w:tab/>
            </w:r>
            <w:r>
              <w:rPr>
                <w:noProof/>
                <w:webHidden/>
              </w:rPr>
              <w:fldChar w:fldCharType="begin"/>
            </w:r>
            <w:r>
              <w:rPr>
                <w:noProof/>
                <w:webHidden/>
              </w:rPr>
              <w:instrText xml:space="preserve"> PAGEREF _Toc529483136 \h </w:instrText>
            </w:r>
            <w:r>
              <w:rPr>
                <w:noProof/>
                <w:webHidden/>
              </w:rPr>
            </w:r>
          </w:ins>
          <w:r>
            <w:rPr>
              <w:noProof/>
              <w:webHidden/>
            </w:rPr>
            <w:fldChar w:fldCharType="separate"/>
          </w:r>
          <w:ins w:id="212" w:author="John" w:date="2018-11-08T23:29:00Z">
            <w:r>
              <w:rPr>
                <w:noProof/>
                <w:webHidden/>
              </w:rPr>
              <w:t>27</w:t>
            </w:r>
            <w:r>
              <w:rPr>
                <w:noProof/>
                <w:webHidden/>
              </w:rPr>
              <w:fldChar w:fldCharType="end"/>
            </w:r>
            <w:r w:rsidRPr="00116130">
              <w:rPr>
                <w:rStyle w:val="af1"/>
                <w:noProof/>
              </w:rPr>
              <w:fldChar w:fldCharType="end"/>
            </w:r>
          </w:ins>
        </w:p>
        <w:p w14:paraId="6C809498" w14:textId="596B03E4" w:rsidR="0073752D" w:rsidRDefault="0073752D">
          <w:pPr>
            <w:pStyle w:val="TOC3"/>
            <w:tabs>
              <w:tab w:val="right" w:leader="dot" w:pos="8296"/>
            </w:tabs>
            <w:rPr>
              <w:ins w:id="213" w:author="John" w:date="2018-11-08T23:29:00Z"/>
              <w:rFonts w:cstheme="minorBidi"/>
              <w:noProof/>
              <w:kern w:val="2"/>
              <w:sz w:val="21"/>
            </w:rPr>
          </w:pPr>
          <w:ins w:id="214" w:author="John" w:date="2018-11-08T23:29:00Z">
            <w:r w:rsidRPr="00116130">
              <w:rPr>
                <w:rStyle w:val="af1"/>
                <w:noProof/>
              </w:rPr>
              <w:fldChar w:fldCharType="begin"/>
            </w:r>
            <w:r w:rsidRPr="00116130">
              <w:rPr>
                <w:rStyle w:val="af1"/>
                <w:noProof/>
              </w:rPr>
              <w:instrText xml:space="preserve"> </w:instrText>
            </w:r>
            <w:r>
              <w:rPr>
                <w:noProof/>
              </w:rPr>
              <w:instrText>HYPERLINK \l "_Toc529483137"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5.3.5 </w:t>
            </w:r>
            <w:r w:rsidRPr="00116130">
              <w:rPr>
                <w:rStyle w:val="af1"/>
                <w:noProof/>
              </w:rPr>
              <w:t>培训需要</w:t>
            </w:r>
            <w:r>
              <w:rPr>
                <w:noProof/>
                <w:webHidden/>
              </w:rPr>
              <w:tab/>
            </w:r>
            <w:r>
              <w:rPr>
                <w:noProof/>
                <w:webHidden/>
              </w:rPr>
              <w:fldChar w:fldCharType="begin"/>
            </w:r>
            <w:r>
              <w:rPr>
                <w:noProof/>
                <w:webHidden/>
              </w:rPr>
              <w:instrText xml:space="preserve"> PAGEREF _Toc529483137 \h </w:instrText>
            </w:r>
            <w:r>
              <w:rPr>
                <w:noProof/>
                <w:webHidden/>
              </w:rPr>
            </w:r>
          </w:ins>
          <w:r>
            <w:rPr>
              <w:noProof/>
              <w:webHidden/>
            </w:rPr>
            <w:fldChar w:fldCharType="separate"/>
          </w:r>
          <w:ins w:id="215" w:author="John" w:date="2018-11-08T23:29:00Z">
            <w:r>
              <w:rPr>
                <w:noProof/>
                <w:webHidden/>
              </w:rPr>
              <w:t>27</w:t>
            </w:r>
            <w:r>
              <w:rPr>
                <w:noProof/>
                <w:webHidden/>
              </w:rPr>
              <w:fldChar w:fldCharType="end"/>
            </w:r>
            <w:r w:rsidRPr="00116130">
              <w:rPr>
                <w:rStyle w:val="af1"/>
                <w:noProof/>
              </w:rPr>
              <w:fldChar w:fldCharType="end"/>
            </w:r>
          </w:ins>
        </w:p>
        <w:p w14:paraId="1BD1886D" w14:textId="18D40112" w:rsidR="0073752D" w:rsidRDefault="0073752D">
          <w:pPr>
            <w:pStyle w:val="TOC3"/>
            <w:tabs>
              <w:tab w:val="right" w:leader="dot" w:pos="8296"/>
            </w:tabs>
            <w:rPr>
              <w:ins w:id="216" w:author="John" w:date="2018-11-08T23:29:00Z"/>
              <w:rFonts w:cstheme="minorBidi"/>
              <w:noProof/>
              <w:kern w:val="2"/>
              <w:sz w:val="21"/>
            </w:rPr>
          </w:pPr>
          <w:ins w:id="217" w:author="John" w:date="2018-11-08T23:29:00Z">
            <w:r w:rsidRPr="00116130">
              <w:rPr>
                <w:rStyle w:val="af1"/>
                <w:noProof/>
              </w:rPr>
              <w:fldChar w:fldCharType="begin"/>
            </w:r>
            <w:r w:rsidRPr="00116130">
              <w:rPr>
                <w:rStyle w:val="af1"/>
                <w:noProof/>
              </w:rPr>
              <w:instrText xml:space="preserve"> </w:instrText>
            </w:r>
            <w:r>
              <w:rPr>
                <w:noProof/>
              </w:rPr>
              <w:instrText>HYPERLINK \l "_Toc529483138"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5.3.6 </w:t>
            </w:r>
            <w:r w:rsidRPr="00116130">
              <w:rPr>
                <w:rStyle w:val="af1"/>
                <w:noProof/>
              </w:rPr>
              <w:t>认可与奖励</w:t>
            </w:r>
            <w:r>
              <w:rPr>
                <w:noProof/>
                <w:webHidden/>
              </w:rPr>
              <w:tab/>
            </w:r>
            <w:r>
              <w:rPr>
                <w:noProof/>
                <w:webHidden/>
              </w:rPr>
              <w:fldChar w:fldCharType="begin"/>
            </w:r>
            <w:r>
              <w:rPr>
                <w:noProof/>
                <w:webHidden/>
              </w:rPr>
              <w:instrText xml:space="preserve"> PAGEREF _Toc529483138 \h </w:instrText>
            </w:r>
            <w:r>
              <w:rPr>
                <w:noProof/>
                <w:webHidden/>
              </w:rPr>
            </w:r>
          </w:ins>
          <w:r>
            <w:rPr>
              <w:noProof/>
              <w:webHidden/>
            </w:rPr>
            <w:fldChar w:fldCharType="separate"/>
          </w:r>
          <w:ins w:id="218" w:author="John" w:date="2018-11-08T23:29:00Z">
            <w:r>
              <w:rPr>
                <w:noProof/>
                <w:webHidden/>
              </w:rPr>
              <w:t>28</w:t>
            </w:r>
            <w:r>
              <w:rPr>
                <w:noProof/>
                <w:webHidden/>
              </w:rPr>
              <w:fldChar w:fldCharType="end"/>
            </w:r>
            <w:r w:rsidRPr="00116130">
              <w:rPr>
                <w:rStyle w:val="af1"/>
                <w:noProof/>
              </w:rPr>
              <w:fldChar w:fldCharType="end"/>
            </w:r>
          </w:ins>
        </w:p>
        <w:p w14:paraId="506B8527" w14:textId="77CD3F62" w:rsidR="0073752D" w:rsidRDefault="0073752D">
          <w:pPr>
            <w:pStyle w:val="TOC3"/>
            <w:tabs>
              <w:tab w:val="right" w:leader="dot" w:pos="8296"/>
            </w:tabs>
            <w:rPr>
              <w:ins w:id="219" w:author="John" w:date="2018-11-08T23:29:00Z"/>
              <w:rFonts w:cstheme="minorBidi"/>
              <w:noProof/>
              <w:kern w:val="2"/>
              <w:sz w:val="21"/>
            </w:rPr>
          </w:pPr>
          <w:ins w:id="220" w:author="John" w:date="2018-11-08T23:29:00Z">
            <w:r w:rsidRPr="00116130">
              <w:rPr>
                <w:rStyle w:val="af1"/>
                <w:noProof/>
              </w:rPr>
              <w:fldChar w:fldCharType="begin"/>
            </w:r>
            <w:r w:rsidRPr="00116130">
              <w:rPr>
                <w:rStyle w:val="af1"/>
                <w:noProof/>
              </w:rPr>
              <w:instrText xml:space="preserve"> </w:instrText>
            </w:r>
            <w:r>
              <w:rPr>
                <w:noProof/>
              </w:rPr>
              <w:instrText>HYPERLINK \l "_Toc529483139"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5.3.7 </w:t>
            </w:r>
            <w:r w:rsidRPr="00116130">
              <w:rPr>
                <w:rStyle w:val="af1"/>
                <w:noProof/>
              </w:rPr>
              <w:t>合规性</w:t>
            </w:r>
            <w:r>
              <w:rPr>
                <w:noProof/>
                <w:webHidden/>
              </w:rPr>
              <w:tab/>
            </w:r>
            <w:r>
              <w:rPr>
                <w:noProof/>
                <w:webHidden/>
              </w:rPr>
              <w:fldChar w:fldCharType="begin"/>
            </w:r>
            <w:r>
              <w:rPr>
                <w:noProof/>
                <w:webHidden/>
              </w:rPr>
              <w:instrText xml:space="preserve"> PAGEREF _Toc529483139 \h </w:instrText>
            </w:r>
            <w:r>
              <w:rPr>
                <w:noProof/>
                <w:webHidden/>
              </w:rPr>
            </w:r>
          </w:ins>
          <w:r>
            <w:rPr>
              <w:noProof/>
              <w:webHidden/>
            </w:rPr>
            <w:fldChar w:fldCharType="separate"/>
          </w:r>
          <w:ins w:id="221" w:author="John" w:date="2018-11-08T23:29:00Z">
            <w:r>
              <w:rPr>
                <w:noProof/>
                <w:webHidden/>
              </w:rPr>
              <w:t>28</w:t>
            </w:r>
            <w:r>
              <w:rPr>
                <w:noProof/>
                <w:webHidden/>
              </w:rPr>
              <w:fldChar w:fldCharType="end"/>
            </w:r>
            <w:r w:rsidRPr="00116130">
              <w:rPr>
                <w:rStyle w:val="af1"/>
                <w:noProof/>
              </w:rPr>
              <w:fldChar w:fldCharType="end"/>
            </w:r>
          </w:ins>
        </w:p>
        <w:p w14:paraId="47E014EA" w14:textId="7AF7E006" w:rsidR="0073752D" w:rsidRDefault="0073752D">
          <w:pPr>
            <w:pStyle w:val="TOC3"/>
            <w:tabs>
              <w:tab w:val="right" w:leader="dot" w:pos="8296"/>
            </w:tabs>
            <w:rPr>
              <w:ins w:id="222" w:author="John" w:date="2018-11-08T23:29:00Z"/>
              <w:rFonts w:cstheme="minorBidi"/>
              <w:noProof/>
              <w:kern w:val="2"/>
              <w:sz w:val="21"/>
            </w:rPr>
          </w:pPr>
          <w:ins w:id="223" w:author="John" w:date="2018-11-08T23:29:00Z">
            <w:r w:rsidRPr="00116130">
              <w:rPr>
                <w:rStyle w:val="af1"/>
                <w:noProof/>
              </w:rPr>
              <w:fldChar w:fldCharType="begin"/>
            </w:r>
            <w:r w:rsidRPr="00116130">
              <w:rPr>
                <w:rStyle w:val="af1"/>
                <w:noProof/>
              </w:rPr>
              <w:instrText xml:space="preserve"> </w:instrText>
            </w:r>
            <w:r>
              <w:rPr>
                <w:noProof/>
              </w:rPr>
              <w:instrText>HYPERLINK \l "_Toc529483140"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5.3.8 </w:t>
            </w:r>
            <w:r w:rsidRPr="00116130">
              <w:rPr>
                <w:rStyle w:val="af1"/>
                <w:noProof/>
              </w:rPr>
              <w:t>安全</w:t>
            </w:r>
            <w:r>
              <w:rPr>
                <w:noProof/>
                <w:webHidden/>
              </w:rPr>
              <w:tab/>
            </w:r>
            <w:r>
              <w:rPr>
                <w:noProof/>
                <w:webHidden/>
              </w:rPr>
              <w:fldChar w:fldCharType="begin"/>
            </w:r>
            <w:r>
              <w:rPr>
                <w:noProof/>
                <w:webHidden/>
              </w:rPr>
              <w:instrText xml:space="preserve"> PAGEREF _Toc529483140 \h </w:instrText>
            </w:r>
            <w:r>
              <w:rPr>
                <w:noProof/>
                <w:webHidden/>
              </w:rPr>
            </w:r>
          </w:ins>
          <w:r>
            <w:rPr>
              <w:noProof/>
              <w:webHidden/>
            </w:rPr>
            <w:fldChar w:fldCharType="separate"/>
          </w:r>
          <w:ins w:id="224" w:author="John" w:date="2018-11-08T23:29:00Z">
            <w:r>
              <w:rPr>
                <w:noProof/>
                <w:webHidden/>
              </w:rPr>
              <w:t>29</w:t>
            </w:r>
            <w:r>
              <w:rPr>
                <w:noProof/>
                <w:webHidden/>
              </w:rPr>
              <w:fldChar w:fldCharType="end"/>
            </w:r>
            <w:r w:rsidRPr="00116130">
              <w:rPr>
                <w:rStyle w:val="af1"/>
                <w:noProof/>
              </w:rPr>
              <w:fldChar w:fldCharType="end"/>
            </w:r>
          </w:ins>
        </w:p>
        <w:p w14:paraId="7A8F367C" w14:textId="2C3D47B7" w:rsidR="0073752D" w:rsidRDefault="0073752D">
          <w:pPr>
            <w:pStyle w:val="TOC1"/>
            <w:tabs>
              <w:tab w:val="right" w:leader="dot" w:pos="8296"/>
            </w:tabs>
            <w:rPr>
              <w:ins w:id="225" w:author="John" w:date="2018-11-08T23:29:00Z"/>
              <w:noProof/>
            </w:rPr>
          </w:pPr>
          <w:ins w:id="226" w:author="John" w:date="2018-11-08T23:29:00Z">
            <w:r w:rsidRPr="00116130">
              <w:rPr>
                <w:rStyle w:val="af1"/>
                <w:noProof/>
              </w:rPr>
              <w:fldChar w:fldCharType="begin"/>
            </w:r>
            <w:r w:rsidRPr="00116130">
              <w:rPr>
                <w:rStyle w:val="af1"/>
                <w:noProof/>
              </w:rPr>
              <w:instrText xml:space="preserve"> </w:instrText>
            </w:r>
            <w:r>
              <w:rPr>
                <w:noProof/>
              </w:rPr>
              <w:instrText>HYPERLINK \l "_Toc529483141"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6 沟通管理计划</w:t>
            </w:r>
            <w:r>
              <w:rPr>
                <w:noProof/>
                <w:webHidden/>
              </w:rPr>
              <w:tab/>
            </w:r>
            <w:r>
              <w:rPr>
                <w:noProof/>
                <w:webHidden/>
              </w:rPr>
              <w:fldChar w:fldCharType="begin"/>
            </w:r>
            <w:r>
              <w:rPr>
                <w:noProof/>
                <w:webHidden/>
              </w:rPr>
              <w:instrText xml:space="preserve"> PAGEREF _Toc529483141 \h </w:instrText>
            </w:r>
            <w:r>
              <w:rPr>
                <w:noProof/>
                <w:webHidden/>
              </w:rPr>
            </w:r>
          </w:ins>
          <w:r>
            <w:rPr>
              <w:noProof/>
              <w:webHidden/>
            </w:rPr>
            <w:fldChar w:fldCharType="separate"/>
          </w:r>
          <w:ins w:id="227" w:author="John" w:date="2018-11-08T23:29:00Z">
            <w:r>
              <w:rPr>
                <w:noProof/>
                <w:webHidden/>
              </w:rPr>
              <w:t>29</w:t>
            </w:r>
            <w:r>
              <w:rPr>
                <w:noProof/>
                <w:webHidden/>
              </w:rPr>
              <w:fldChar w:fldCharType="end"/>
            </w:r>
            <w:r w:rsidRPr="00116130">
              <w:rPr>
                <w:rStyle w:val="af1"/>
                <w:noProof/>
              </w:rPr>
              <w:fldChar w:fldCharType="end"/>
            </w:r>
          </w:ins>
        </w:p>
        <w:p w14:paraId="632A3F50" w14:textId="25E58C13" w:rsidR="0073752D" w:rsidRDefault="0073752D">
          <w:pPr>
            <w:pStyle w:val="TOC2"/>
            <w:tabs>
              <w:tab w:val="right" w:leader="dot" w:pos="8296"/>
            </w:tabs>
            <w:rPr>
              <w:ins w:id="228" w:author="John" w:date="2018-11-08T23:29:00Z"/>
              <w:rFonts w:cstheme="minorBidi"/>
              <w:noProof/>
              <w:kern w:val="2"/>
              <w:sz w:val="21"/>
            </w:rPr>
          </w:pPr>
          <w:ins w:id="229" w:author="John" w:date="2018-11-08T23:29:00Z">
            <w:r w:rsidRPr="00116130">
              <w:rPr>
                <w:rStyle w:val="af1"/>
                <w:noProof/>
              </w:rPr>
              <w:fldChar w:fldCharType="begin"/>
            </w:r>
            <w:r w:rsidRPr="00116130">
              <w:rPr>
                <w:rStyle w:val="af1"/>
                <w:noProof/>
              </w:rPr>
              <w:instrText xml:space="preserve"> </w:instrText>
            </w:r>
            <w:r>
              <w:rPr>
                <w:noProof/>
              </w:rPr>
              <w:instrText>HYPERLINK \l "_Toc529483142"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6.1 </w:t>
            </w:r>
            <w:r w:rsidRPr="00116130">
              <w:rPr>
                <w:rStyle w:val="af1"/>
                <w:noProof/>
              </w:rPr>
              <w:t>干系人手册</w:t>
            </w:r>
            <w:r>
              <w:rPr>
                <w:noProof/>
                <w:webHidden/>
              </w:rPr>
              <w:tab/>
            </w:r>
            <w:r>
              <w:rPr>
                <w:noProof/>
                <w:webHidden/>
              </w:rPr>
              <w:fldChar w:fldCharType="begin"/>
            </w:r>
            <w:r>
              <w:rPr>
                <w:noProof/>
                <w:webHidden/>
              </w:rPr>
              <w:instrText xml:space="preserve"> PAGEREF _Toc529483142 \h </w:instrText>
            </w:r>
            <w:r>
              <w:rPr>
                <w:noProof/>
                <w:webHidden/>
              </w:rPr>
            </w:r>
          </w:ins>
          <w:r>
            <w:rPr>
              <w:noProof/>
              <w:webHidden/>
            </w:rPr>
            <w:fldChar w:fldCharType="separate"/>
          </w:r>
          <w:ins w:id="230" w:author="John" w:date="2018-11-08T23:29:00Z">
            <w:r>
              <w:rPr>
                <w:noProof/>
                <w:webHidden/>
              </w:rPr>
              <w:t>29</w:t>
            </w:r>
            <w:r>
              <w:rPr>
                <w:noProof/>
                <w:webHidden/>
              </w:rPr>
              <w:fldChar w:fldCharType="end"/>
            </w:r>
            <w:r w:rsidRPr="00116130">
              <w:rPr>
                <w:rStyle w:val="af1"/>
                <w:noProof/>
              </w:rPr>
              <w:fldChar w:fldCharType="end"/>
            </w:r>
          </w:ins>
        </w:p>
        <w:p w14:paraId="66CBBB19" w14:textId="6C464E3C" w:rsidR="0073752D" w:rsidRDefault="0073752D">
          <w:pPr>
            <w:pStyle w:val="TOC2"/>
            <w:tabs>
              <w:tab w:val="right" w:leader="dot" w:pos="8296"/>
            </w:tabs>
            <w:rPr>
              <w:ins w:id="231" w:author="John" w:date="2018-11-08T23:29:00Z"/>
              <w:rFonts w:cstheme="minorBidi"/>
              <w:noProof/>
              <w:kern w:val="2"/>
              <w:sz w:val="21"/>
            </w:rPr>
          </w:pPr>
          <w:ins w:id="232" w:author="John" w:date="2018-11-08T23:29:00Z">
            <w:r w:rsidRPr="00116130">
              <w:rPr>
                <w:rStyle w:val="af1"/>
                <w:noProof/>
              </w:rPr>
              <w:fldChar w:fldCharType="begin"/>
            </w:r>
            <w:r w:rsidRPr="00116130">
              <w:rPr>
                <w:rStyle w:val="af1"/>
                <w:noProof/>
              </w:rPr>
              <w:instrText xml:space="preserve"> </w:instrText>
            </w:r>
            <w:r>
              <w:rPr>
                <w:noProof/>
              </w:rPr>
              <w:instrText>HYPERLINK \l "_Toc529483143"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6.2 </w:t>
            </w:r>
            <w:r w:rsidRPr="00116130">
              <w:rPr>
                <w:rStyle w:val="af1"/>
                <w:noProof/>
              </w:rPr>
              <w:t>对外沟通形式</w:t>
            </w:r>
            <w:r>
              <w:rPr>
                <w:noProof/>
                <w:webHidden/>
              </w:rPr>
              <w:tab/>
            </w:r>
            <w:r>
              <w:rPr>
                <w:noProof/>
                <w:webHidden/>
              </w:rPr>
              <w:fldChar w:fldCharType="begin"/>
            </w:r>
            <w:r>
              <w:rPr>
                <w:noProof/>
                <w:webHidden/>
              </w:rPr>
              <w:instrText xml:space="preserve"> PAGEREF _Toc529483143 \h </w:instrText>
            </w:r>
            <w:r>
              <w:rPr>
                <w:noProof/>
                <w:webHidden/>
              </w:rPr>
            </w:r>
          </w:ins>
          <w:r>
            <w:rPr>
              <w:noProof/>
              <w:webHidden/>
            </w:rPr>
            <w:fldChar w:fldCharType="separate"/>
          </w:r>
          <w:ins w:id="233" w:author="John" w:date="2018-11-08T23:29:00Z">
            <w:r>
              <w:rPr>
                <w:noProof/>
                <w:webHidden/>
              </w:rPr>
              <w:t>30</w:t>
            </w:r>
            <w:r>
              <w:rPr>
                <w:noProof/>
                <w:webHidden/>
              </w:rPr>
              <w:fldChar w:fldCharType="end"/>
            </w:r>
            <w:r w:rsidRPr="00116130">
              <w:rPr>
                <w:rStyle w:val="af1"/>
                <w:noProof/>
              </w:rPr>
              <w:fldChar w:fldCharType="end"/>
            </w:r>
          </w:ins>
        </w:p>
        <w:p w14:paraId="30D5A286" w14:textId="73204419" w:rsidR="0073752D" w:rsidRDefault="0073752D">
          <w:pPr>
            <w:pStyle w:val="TOC3"/>
            <w:tabs>
              <w:tab w:val="right" w:leader="dot" w:pos="8296"/>
            </w:tabs>
            <w:rPr>
              <w:ins w:id="234" w:author="John" w:date="2018-11-08T23:29:00Z"/>
              <w:rFonts w:cstheme="minorBidi"/>
              <w:noProof/>
              <w:kern w:val="2"/>
              <w:sz w:val="21"/>
            </w:rPr>
          </w:pPr>
          <w:ins w:id="235" w:author="John" w:date="2018-11-08T23:29:00Z">
            <w:r w:rsidRPr="00116130">
              <w:rPr>
                <w:rStyle w:val="af1"/>
                <w:noProof/>
              </w:rPr>
              <w:fldChar w:fldCharType="begin"/>
            </w:r>
            <w:r w:rsidRPr="00116130">
              <w:rPr>
                <w:rStyle w:val="af1"/>
                <w:noProof/>
              </w:rPr>
              <w:instrText xml:space="preserve"> </w:instrText>
            </w:r>
            <w:r>
              <w:rPr>
                <w:noProof/>
              </w:rPr>
              <w:instrText>HYPERLINK \l "_Toc529483144"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6.2.1 </w:t>
            </w:r>
            <w:r w:rsidRPr="00116130">
              <w:rPr>
                <w:rStyle w:val="af1"/>
                <w:noProof/>
              </w:rPr>
              <w:t>正式沟通计划</w:t>
            </w:r>
            <w:r>
              <w:rPr>
                <w:noProof/>
                <w:webHidden/>
              </w:rPr>
              <w:tab/>
            </w:r>
            <w:r>
              <w:rPr>
                <w:noProof/>
                <w:webHidden/>
              </w:rPr>
              <w:fldChar w:fldCharType="begin"/>
            </w:r>
            <w:r>
              <w:rPr>
                <w:noProof/>
                <w:webHidden/>
              </w:rPr>
              <w:instrText xml:space="preserve"> PAGEREF _Toc529483144 \h </w:instrText>
            </w:r>
            <w:r>
              <w:rPr>
                <w:noProof/>
                <w:webHidden/>
              </w:rPr>
            </w:r>
          </w:ins>
          <w:r>
            <w:rPr>
              <w:noProof/>
              <w:webHidden/>
            </w:rPr>
            <w:fldChar w:fldCharType="separate"/>
          </w:r>
          <w:ins w:id="236" w:author="John" w:date="2018-11-08T23:29:00Z">
            <w:r>
              <w:rPr>
                <w:noProof/>
                <w:webHidden/>
              </w:rPr>
              <w:t>30</w:t>
            </w:r>
            <w:r>
              <w:rPr>
                <w:noProof/>
                <w:webHidden/>
              </w:rPr>
              <w:fldChar w:fldCharType="end"/>
            </w:r>
            <w:r w:rsidRPr="00116130">
              <w:rPr>
                <w:rStyle w:val="af1"/>
                <w:noProof/>
              </w:rPr>
              <w:fldChar w:fldCharType="end"/>
            </w:r>
          </w:ins>
        </w:p>
        <w:p w14:paraId="0EC8AC80" w14:textId="42BDF39F" w:rsidR="0073752D" w:rsidRDefault="0073752D">
          <w:pPr>
            <w:pStyle w:val="TOC3"/>
            <w:tabs>
              <w:tab w:val="right" w:leader="dot" w:pos="8296"/>
            </w:tabs>
            <w:rPr>
              <w:ins w:id="237" w:author="John" w:date="2018-11-08T23:29:00Z"/>
              <w:rFonts w:cstheme="minorBidi"/>
              <w:noProof/>
              <w:kern w:val="2"/>
              <w:sz w:val="21"/>
            </w:rPr>
          </w:pPr>
          <w:ins w:id="238" w:author="John" w:date="2018-11-08T23:29:00Z">
            <w:r w:rsidRPr="00116130">
              <w:rPr>
                <w:rStyle w:val="af1"/>
                <w:noProof/>
              </w:rPr>
              <w:fldChar w:fldCharType="begin"/>
            </w:r>
            <w:r w:rsidRPr="00116130">
              <w:rPr>
                <w:rStyle w:val="af1"/>
                <w:noProof/>
              </w:rPr>
              <w:instrText xml:space="preserve"> </w:instrText>
            </w:r>
            <w:r>
              <w:rPr>
                <w:noProof/>
              </w:rPr>
              <w:instrText>HYPERLINK \l "_Toc529483145"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6.2.2 </w:t>
            </w:r>
            <w:r w:rsidRPr="00116130">
              <w:rPr>
                <w:rStyle w:val="af1"/>
                <w:noProof/>
              </w:rPr>
              <w:t>非正式沟通计划</w:t>
            </w:r>
            <w:r>
              <w:rPr>
                <w:noProof/>
                <w:webHidden/>
              </w:rPr>
              <w:tab/>
            </w:r>
            <w:r>
              <w:rPr>
                <w:noProof/>
                <w:webHidden/>
              </w:rPr>
              <w:fldChar w:fldCharType="begin"/>
            </w:r>
            <w:r>
              <w:rPr>
                <w:noProof/>
                <w:webHidden/>
              </w:rPr>
              <w:instrText xml:space="preserve"> PAGEREF _Toc529483145 \h </w:instrText>
            </w:r>
            <w:r>
              <w:rPr>
                <w:noProof/>
                <w:webHidden/>
              </w:rPr>
            </w:r>
          </w:ins>
          <w:r>
            <w:rPr>
              <w:noProof/>
              <w:webHidden/>
            </w:rPr>
            <w:fldChar w:fldCharType="separate"/>
          </w:r>
          <w:ins w:id="239" w:author="John" w:date="2018-11-08T23:29:00Z">
            <w:r>
              <w:rPr>
                <w:noProof/>
                <w:webHidden/>
              </w:rPr>
              <w:t>30</w:t>
            </w:r>
            <w:r>
              <w:rPr>
                <w:noProof/>
                <w:webHidden/>
              </w:rPr>
              <w:fldChar w:fldCharType="end"/>
            </w:r>
            <w:r w:rsidRPr="00116130">
              <w:rPr>
                <w:rStyle w:val="af1"/>
                <w:noProof/>
              </w:rPr>
              <w:fldChar w:fldCharType="end"/>
            </w:r>
          </w:ins>
        </w:p>
        <w:p w14:paraId="438E585B" w14:textId="68AB57A4" w:rsidR="0073752D" w:rsidRDefault="0073752D">
          <w:pPr>
            <w:pStyle w:val="TOC3"/>
            <w:tabs>
              <w:tab w:val="right" w:leader="dot" w:pos="8296"/>
            </w:tabs>
            <w:rPr>
              <w:ins w:id="240" w:author="John" w:date="2018-11-08T23:29:00Z"/>
              <w:rFonts w:cstheme="minorBidi"/>
              <w:noProof/>
              <w:kern w:val="2"/>
              <w:sz w:val="21"/>
            </w:rPr>
          </w:pPr>
          <w:ins w:id="241" w:author="John" w:date="2018-11-08T23:29:00Z">
            <w:r w:rsidRPr="00116130">
              <w:rPr>
                <w:rStyle w:val="af1"/>
                <w:noProof/>
              </w:rPr>
              <w:fldChar w:fldCharType="begin"/>
            </w:r>
            <w:r w:rsidRPr="00116130">
              <w:rPr>
                <w:rStyle w:val="af1"/>
                <w:noProof/>
              </w:rPr>
              <w:instrText xml:space="preserve"> </w:instrText>
            </w:r>
            <w:r>
              <w:rPr>
                <w:noProof/>
              </w:rPr>
              <w:instrText>HYPERLINK \l "_Toc529483146"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6.2.3 </w:t>
            </w:r>
            <w:r w:rsidRPr="00116130">
              <w:rPr>
                <w:rStyle w:val="af1"/>
                <w:noProof/>
              </w:rPr>
              <w:t>特殊沟通计划</w:t>
            </w:r>
            <w:r>
              <w:rPr>
                <w:noProof/>
                <w:webHidden/>
              </w:rPr>
              <w:tab/>
            </w:r>
            <w:r>
              <w:rPr>
                <w:noProof/>
                <w:webHidden/>
              </w:rPr>
              <w:fldChar w:fldCharType="begin"/>
            </w:r>
            <w:r>
              <w:rPr>
                <w:noProof/>
                <w:webHidden/>
              </w:rPr>
              <w:instrText xml:space="preserve"> PAGEREF _Toc529483146 \h </w:instrText>
            </w:r>
            <w:r>
              <w:rPr>
                <w:noProof/>
                <w:webHidden/>
              </w:rPr>
            </w:r>
          </w:ins>
          <w:r>
            <w:rPr>
              <w:noProof/>
              <w:webHidden/>
            </w:rPr>
            <w:fldChar w:fldCharType="separate"/>
          </w:r>
          <w:ins w:id="242" w:author="John" w:date="2018-11-08T23:29:00Z">
            <w:r>
              <w:rPr>
                <w:noProof/>
                <w:webHidden/>
              </w:rPr>
              <w:t>30</w:t>
            </w:r>
            <w:r>
              <w:rPr>
                <w:noProof/>
                <w:webHidden/>
              </w:rPr>
              <w:fldChar w:fldCharType="end"/>
            </w:r>
            <w:r w:rsidRPr="00116130">
              <w:rPr>
                <w:rStyle w:val="af1"/>
                <w:noProof/>
              </w:rPr>
              <w:fldChar w:fldCharType="end"/>
            </w:r>
          </w:ins>
        </w:p>
        <w:p w14:paraId="46E07B31" w14:textId="31D1E6CA" w:rsidR="0073752D" w:rsidRDefault="0073752D">
          <w:pPr>
            <w:pStyle w:val="TOC2"/>
            <w:tabs>
              <w:tab w:val="right" w:leader="dot" w:pos="8296"/>
            </w:tabs>
            <w:rPr>
              <w:ins w:id="243" w:author="John" w:date="2018-11-08T23:29:00Z"/>
              <w:rFonts w:cstheme="minorBidi"/>
              <w:noProof/>
              <w:kern w:val="2"/>
              <w:sz w:val="21"/>
            </w:rPr>
          </w:pPr>
          <w:ins w:id="244" w:author="John" w:date="2018-11-08T23:29:00Z">
            <w:r w:rsidRPr="00116130">
              <w:rPr>
                <w:rStyle w:val="af1"/>
                <w:noProof/>
              </w:rPr>
              <w:lastRenderedPageBreak/>
              <w:fldChar w:fldCharType="begin"/>
            </w:r>
            <w:r w:rsidRPr="00116130">
              <w:rPr>
                <w:rStyle w:val="af1"/>
                <w:noProof/>
              </w:rPr>
              <w:instrText xml:space="preserve"> </w:instrText>
            </w:r>
            <w:r>
              <w:rPr>
                <w:noProof/>
              </w:rPr>
              <w:instrText>HYPERLINK \l "_Toc529483147"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6.3 </w:t>
            </w:r>
            <w:r w:rsidRPr="00116130">
              <w:rPr>
                <w:rStyle w:val="af1"/>
                <w:noProof/>
              </w:rPr>
              <w:t>限制沟通因素</w:t>
            </w:r>
            <w:r>
              <w:rPr>
                <w:noProof/>
                <w:webHidden/>
              </w:rPr>
              <w:tab/>
            </w:r>
            <w:r>
              <w:rPr>
                <w:noProof/>
                <w:webHidden/>
              </w:rPr>
              <w:fldChar w:fldCharType="begin"/>
            </w:r>
            <w:r>
              <w:rPr>
                <w:noProof/>
                <w:webHidden/>
              </w:rPr>
              <w:instrText xml:space="preserve"> PAGEREF _Toc529483147 \h </w:instrText>
            </w:r>
            <w:r>
              <w:rPr>
                <w:noProof/>
                <w:webHidden/>
              </w:rPr>
            </w:r>
          </w:ins>
          <w:r>
            <w:rPr>
              <w:noProof/>
              <w:webHidden/>
            </w:rPr>
            <w:fldChar w:fldCharType="separate"/>
          </w:r>
          <w:ins w:id="245" w:author="John" w:date="2018-11-08T23:29:00Z">
            <w:r>
              <w:rPr>
                <w:noProof/>
                <w:webHidden/>
              </w:rPr>
              <w:t>30</w:t>
            </w:r>
            <w:r>
              <w:rPr>
                <w:noProof/>
                <w:webHidden/>
              </w:rPr>
              <w:fldChar w:fldCharType="end"/>
            </w:r>
            <w:r w:rsidRPr="00116130">
              <w:rPr>
                <w:rStyle w:val="af1"/>
                <w:noProof/>
              </w:rPr>
              <w:fldChar w:fldCharType="end"/>
            </w:r>
          </w:ins>
        </w:p>
        <w:p w14:paraId="2CE2E25D" w14:textId="367606B6" w:rsidR="0073752D" w:rsidRDefault="0073752D">
          <w:pPr>
            <w:pStyle w:val="TOC1"/>
            <w:tabs>
              <w:tab w:val="right" w:leader="dot" w:pos="8296"/>
            </w:tabs>
            <w:rPr>
              <w:ins w:id="246" w:author="John" w:date="2018-11-08T23:29:00Z"/>
              <w:noProof/>
            </w:rPr>
          </w:pPr>
          <w:ins w:id="247" w:author="John" w:date="2018-11-08T23:29:00Z">
            <w:r w:rsidRPr="00116130">
              <w:rPr>
                <w:rStyle w:val="af1"/>
                <w:noProof/>
              </w:rPr>
              <w:fldChar w:fldCharType="begin"/>
            </w:r>
            <w:r w:rsidRPr="00116130">
              <w:rPr>
                <w:rStyle w:val="af1"/>
                <w:noProof/>
              </w:rPr>
              <w:instrText xml:space="preserve"> </w:instrText>
            </w:r>
            <w:r>
              <w:rPr>
                <w:noProof/>
              </w:rPr>
              <w:instrText>HYPERLINK \l "_Toc529483148"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7 风险管理计划</w:t>
            </w:r>
            <w:r>
              <w:rPr>
                <w:noProof/>
                <w:webHidden/>
              </w:rPr>
              <w:tab/>
            </w:r>
            <w:r>
              <w:rPr>
                <w:noProof/>
                <w:webHidden/>
              </w:rPr>
              <w:fldChar w:fldCharType="begin"/>
            </w:r>
            <w:r>
              <w:rPr>
                <w:noProof/>
                <w:webHidden/>
              </w:rPr>
              <w:instrText xml:space="preserve"> PAGEREF _Toc529483148 \h </w:instrText>
            </w:r>
            <w:r>
              <w:rPr>
                <w:noProof/>
                <w:webHidden/>
              </w:rPr>
            </w:r>
          </w:ins>
          <w:r>
            <w:rPr>
              <w:noProof/>
              <w:webHidden/>
            </w:rPr>
            <w:fldChar w:fldCharType="separate"/>
          </w:r>
          <w:ins w:id="248" w:author="John" w:date="2018-11-08T23:29:00Z">
            <w:r>
              <w:rPr>
                <w:noProof/>
                <w:webHidden/>
              </w:rPr>
              <w:t>31</w:t>
            </w:r>
            <w:r>
              <w:rPr>
                <w:noProof/>
                <w:webHidden/>
              </w:rPr>
              <w:fldChar w:fldCharType="end"/>
            </w:r>
            <w:r w:rsidRPr="00116130">
              <w:rPr>
                <w:rStyle w:val="af1"/>
                <w:noProof/>
              </w:rPr>
              <w:fldChar w:fldCharType="end"/>
            </w:r>
          </w:ins>
        </w:p>
        <w:p w14:paraId="1712E247" w14:textId="4BC1F369" w:rsidR="0073752D" w:rsidRDefault="0073752D">
          <w:pPr>
            <w:pStyle w:val="TOC2"/>
            <w:tabs>
              <w:tab w:val="right" w:leader="dot" w:pos="8296"/>
            </w:tabs>
            <w:rPr>
              <w:ins w:id="249" w:author="John" w:date="2018-11-08T23:29:00Z"/>
              <w:rFonts w:cstheme="minorBidi"/>
              <w:noProof/>
              <w:kern w:val="2"/>
              <w:sz w:val="21"/>
            </w:rPr>
          </w:pPr>
          <w:ins w:id="250" w:author="John" w:date="2018-11-08T23:29:00Z">
            <w:r w:rsidRPr="00116130">
              <w:rPr>
                <w:rStyle w:val="af1"/>
                <w:noProof/>
              </w:rPr>
              <w:fldChar w:fldCharType="begin"/>
            </w:r>
            <w:r w:rsidRPr="00116130">
              <w:rPr>
                <w:rStyle w:val="af1"/>
                <w:noProof/>
              </w:rPr>
              <w:instrText xml:space="preserve"> </w:instrText>
            </w:r>
            <w:r>
              <w:rPr>
                <w:noProof/>
              </w:rPr>
              <w:instrText>HYPERLINK \l "_Toc529483149"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7.1 </w:t>
            </w:r>
            <w:r w:rsidRPr="00116130">
              <w:rPr>
                <w:rStyle w:val="af1"/>
                <w:noProof/>
              </w:rPr>
              <w:t>项目风险类别定义</w:t>
            </w:r>
            <w:r>
              <w:rPr>
                <w:noProof/>
                <w:webHidden/>
              </w:rPr>
              <w:tab/>
            </w:r>
            <w:r>
              <w:rPr>
                <w:noProof/>
                <w:webHidden/>
              </w:rPr>
              <w:fldChar w:fldCharType="begin"/>
            </w:r>
            <w:r>
              <w:rPr>
                <w:noProof/>
                <w:webHidden/>
              </w:rPr>
              <w:instrText xml:space="preserve"> PAGEREF _Toc529483149 \h </w:instrText>
            </w:r>
            <w:r>
              <w:rPr>
                <w:noProof/>
                <w:webHidden/>
              </w:rPr>
            </w:r>
          </w:ins>
          <w:r>
            <w:rPr>
              <w:noProof/>
              <w:webHidden/>
            </w:rPr>
            <w:fldChar w:fldCharType="separate"/>
          </w:r>
          <w:ins w:id="251" w:author="John" w:date="2018-11-08T23:29:00Z">
            <w:r>
              <w:rPr>
                <w:noProof/>
                <w:webHidden/>
              </w:rPr>
              <w:t>31</w:t>
            </w:r>
            <w:r>
              <w:rPr>
                <w:noProof/>
                <w:webHidden/>
              </w:rPr>
              <w:fldChar w:fldCharType="end"/>
            </w:r>
            <w:r w:rsidRPr="00116130">
              <w:rPr>
                <w:rStyle w:val="af1"/>
                <w:noProof/>
              </w:rPr>
              <w:fldChar w:fldCharType="end"/>
            </w:r>
          </w:ins>
        </w:p>
        <w:p w14:paraId="4A7F8520" w14:textId="06F9653A" w:rsidR="0073752D" w:rsidRDefault="0073752D">
          <w:pPr>
            <w:pStyle w:val="TOC2"/>
            <w:tabs>
              <w:tab w:val="right" w:leader="dot" w:pos="8296"/>
            </w:tabs>
            <w:rPr>
              <w:ins w:id="252" w:author="John" w:date="2018-11-08T23:29:00Z"/>
              <w:rFonts w:cstheme="minorBidi"/>
              <w:noProof/>
              <w:kern w:val="2"/>
              <w:sz w:val="21"/>
            </w:rPr>
          </w:pPr>
          <w:ins w:id="253" w:author="John" w:date="2018-11-08T23:29:00Z">
            <w:r w:rsidRPr="00116130">
              <w:rPr>
                <w:rStyle w:val="af1"/>
                <w:noProof/>
              </w:rPr>
              <w:fldChar w:fldCharType="begin"/>
            </w:r>
            <w:r w:rsidRPr="00116130">
              <w:rPr>
                <w:rStyle w:val="af1"/>
                <w:noProof/>
              </w:rPr>
              <w:instrText xml:space="preserve"> </w:instrText>
            </w:r>
            <w:r>
              <w:rPr>
                <w:noProof/>
              </w:rPr>
              <w:instrText>HYPERLINK \l "_Toc529483150"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7.2 </w:t>
            </w:r>
            <w:r w:rsidRPr="00116130">
              <w:rPr>
                <w:rStyle w:val="af1"/>
                <w:noProof/>
              </w:rPr>
              <w:t>项目风险概率和影响定义</w:t>
            </w:r>
            <w:r>
              <w:rPr>
                <w:noProof/>
                <w:webHidden/>
              </w:rPr>
              <w:tab/>
            </w:r>
            <w:r>
              <w:rPr>
                <w:noProof/>
                <w:webHidden/>
              </w:rPr>
              <w:fldChar w:fldCharType="begin"/>
            </w:r>
            <w:r>
              <w:rPr>
                <w:noProof/>
                <w:webHidden/>
              </w:rPr>
              <w:instrText xml:space="preserve"> PAGEREF _Toc529483150 \h </w:instrText>
            </w:r>
            <w:r>
              <w:rPr>
                <w:noProof/>
                <w:webHidden/>
              </w:rPr>
            </w:r>
          </w:ins>
          <w:r>
            <w:rPr>
              <w:noProof/>
              <w:webHidden/>
            </w:rPr>
            <w:fldChar w:fldCharType="separate"/>
          </w:r>
          <w:ins w:id="254" w:author="John" w:date="2018-11-08T23:29:00Z">
            <w:r>
              <w:rPr>
                <w:noProof/>
                <w:webHidden/>
              </w:rPr>
              <w:t>31</w:t>
            </w:r>
            <w:r>
              <w:rPr>
                <w:noProof/>
                <w:webHidden/>
              </w:rPr>
              <w:fldChar w:fldCharType="end"/>
            </w:r>
            <w:r w:rsidRPr="00116130">
              <w:rPr>
                <w:rStyle w:val="af1"/>
                <w:noProof/>
              </w:rPr>
              <w:fldChar w:fldCharType="end"/>
            </w:r>
          </w:ins>
        </w:p>
        <w:p w14:paraId="1922F378" w14:textId="47E4F8F0" w:rsidR="0073752D" w:rsidRDefault="0073752D">
          <w:pPr>
            <w:pStyle w:val="TOC2"/>
            <w:tabs>
              <w:tab w:val="right" w:leader="dot" w:pos="8296"/>
            </w:tabs>
            <w:rPr>
              <w:ins w:id="255" w:author="John" w:date="2018-11-08T23:29:00Z"/>
              <w:rFonts w:cstheme="minorBidi"/>
              <w:noProof/>
              <w:kern w:val="2"/>
              <w:sz w:val="21"/>
            </w:rPr>
          </w:pPr>
          <w:ins w:id="256" w:author="John" w:date="2018-11-08T23:29:00Z">
            <w:r w:rsidRPr="00116130">
              <w:rPr>
                <w:rStyle w:val="af1"/>
                <w:noProof/>
              </w:rPr>
              <w:fldChar w:fldCharType="begin"/>
            </w:r>
            <w:r w:rsidRPr="00116130">
              <w:rPr>
                <w:rStyle w:val="af1"/>
                <w:noProof/>
              </w:rPr>
              <w:instrText xml:space="preserve"> </w:instrText>
            </w:r>
            <w:r>
              <w:rPr>
                <w:noProof/>
              </w:rPr>
              <w:instrText>HYPERLINK \l "_Toc529483151"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7.3 </w:t>
            </w:r>
            <w:r w:rsidRPr="00116130">
              <w:rPr>
                <w:rStyle w:val="af1"/>
                <w:noProof/>
              </w:rPr>
              <w:t>项目风险状态定义</w:t>
            </w:r>
            <w:r>
              <w:rPr>
                <w:noProof/>
                <w:webHidden/>
              </w:rPr>
              <w:tab/>
            </w:r>
            <w:r>
              <w:rPr>
                <w:noProof/>
                <w:webHidden/>
              </w:rPr>
              <w:fldChar w:fldCharType="begin"/>
            </w:r>
            <w:r>
              <w:rPr>
                <w:noProof/>
                <w:webHidden/>
              </w:rPr>
              <w:instrText xml:space="preserve"> PAGEREF _Toc529483151 \h </w:instrText>
            </w:r>
            <w:r>
              <w:rPr>
                <w:noProof/>
                <w:webHidden/>
              </w:rPr>
            </w:r>
          </w:ins>
          <w:r>
            <w:rPr>
              <w:noProof/>
              <w:webHidden/>
            </w:rPr>
            <w:fldChar w:fldCharType="separate"/>
          </w:r>
          <w:ins w:id="257" w:author="John" w:date="2018-11-08T23:29:00Z">
            <w:r>
              <w:rPr>
                <w:noProof/>
                <w:webHidden/>
              </w:rPr>
              <w:t>32</w:t>
            </w:r>
            <w:r>
              <w:rPr>
                <w:noProof/>
                <w:webHidden/>
              </w:rPr>
              <w:fldChar w:fldCharType="end"/>
            </w:r>
            <w:r w:rsidRPr="00116130">
              <w:rPr>
                <w:rStyle w:val="af1"/>
                <w:noProof/>
              </w:rPr>
              <w:fldChar w:fldCharType="end"/>
            </w:r>
          </w:ins>
        </w:p>
        <w:p w14:paraId="6CE30A13" w14:textId="06FF30CF" w:rsidR="0073752D" w:rsidRDefault="0073752D">
          <w:pPr>
            <w:pStyle w:val="TOC2"/>
            <w:tabs>
              <w:tab w:val="right" w:leader="dot" w:pos="8296"/>
            </w:tabs>
            <w:rPr>
              <w:ins w:id="258" w:author="John" w:date="2018-11-08T23:29:00Z"/>
              <w:rFonts w:cstheme="minorBidi"/>
              <w:noProof/>
              <w:kern w:val="2"/>
              <w:sz w:val="21"/>
            </w:rPr>
          </w:pPr>
          <w:ins w:id="259" w:author="John" w:date="2018-11-08T23:29:00Z">
            <w:r w:rsidRPr="00116130">
              <w:rPr>
                <w:rStyle w:val="af1"/>
                <w:noProof/>
              </w:rPr>
              <w:fldChar w:fldCharType="begin"/>
            </w:r>
            <w:r w:rsidRPr="00116130">
              <w:rPr>
                <w:rStyle w:val="af1"/>
                <w:noProof/>
              </w:rPr>
              <w:instrText xml:space="preserve"> </w:instrText>
            </w:r>
            <w:r>
              <w:rPr>
                <w:noProof/>
              </w:rPr>
              <w:instrText>HYPERLINK \l "_Toc529483152"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7.4 </w:t>
            </w:r>
            <w:r w:rsidRPr="00116130">
              <w:rPr>
                <w:rStyle w:val="af1"/>
                <w:noProof/>
              </w:rPr>
              <w:t>风险评估</w:t>
            </w:r>
            <w:r>
              <w:rPr>
                <w:noProof/>
                <w:webHidden/>
              </w:rPr>
              <w:tab/>
            </w:r>
            <w:r>
              <w:rPr>
                <w:noProof/>
                <w:webHidden/>
              </w:rPr>
              <w:fldChar w:fldCharType="begin"/>
            </w:r>
            <w:r>
              <w:rPr>
                <w:noProof/>
                <w:webHidden/>
              </w:rPr>
              <w:instrText xml:space="preserve"> PAGEREF _Toc529483152 \h </w:instrText>
            </w:r>
            <w:r>
              <w:rPr>
                <w:noProof/>
                <w:webHidden/>
              </w:rPr>
            </w:r>
          </w:ins>
          <w:r>
            <w:rPr>
              <w:noProof/>
              <w:webHidden/>
            </w:rPr>
            <w:fldChar w:fldCharType="separate"/>
          </w:r>
          <w:ins w:id="260" w:author="John" w:date="2018-11-08T23:29:00Z">
            <w:r>
              <w:rPr>
                <w:noProof/>
                <w:webHidden/>
              </w:rPr>
              <w:t>33</w:t>
            </w:r>
            <w:r>
              <w:rPr>
                <w:noProof/>
                <w:webHidden/>
              </w:rPr>
              <w:fldChar w:fldCharType="end"/>
            </w:r>
            <w:r w:rsidRPr="00116130">
              <w:rPr>
                <w:rStyle w:val="af1"/>
                <w:noProof/>
              </w:rPr>
              <w:fldChar w:fldCharType="end"/>
            </w:r>
          </w:ins>
        </w:p>
        <w:p w14:paraId="5D065FAE" w14:textId="5C5ECE2B" w:rsidR="0073752D" w:rsidRDefault="0073752D">
          <w:pPr>
            <w:pStyle w:val="TOC2"/>
            <w:tabs>
              <w:tab w:val="right" w:leader="dot" w:pos="8296"/>
            </w:tabs>
            <w:rPr>
              <w:ins w:id="261" w:author="John" w:date="2018-11-08T23:29:00Z"/>
              <w:rFonts w:cstheme="minorBidi"/>
              <w:noProof/>
              <w:kern w:val="2"/>
              <w:sz w:val="21"/>
            </w:rPr>
          </w:pPr>
          <w:ins w:id="262" w:author="John" w:date="2018-11-08T23:29:00Z">
            <w:r w:rsidRPr="00116130">
              <w:rPr>
                <w:rStyle w:val="af1"/>
                <w:noProof/>
              </w:rPr>
              <w:fldChar w:fldCharType="begin"/>
            </w:r>
            <w:r w:rsidRPr="00116130">
              <w:rPr>
                <w:rStyle w:val="af1"/>
                <w:noProof/>
              </w:rPr>
              <w:instrText xml:space="preserve"> </w:instrText>
            </w:r>
            <w:r>
              <w:rPr>
                <w:noProof/>
              </w:rPr>
              <w:instrText>HYPERLINK \l "_Toc529483153"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7.5 </w:t>
            </w:r>
            <w:r w:rsidRPr="00116130">
              <w:rPr>
                <w:rStyle w:val="af1"/>
                <w:noProof/>
              </w:rPr>
              <w:t>风险控制</w:t>
            </w:r>
            <w:r>
              <w:rPr>
                <w:noProof/>
                <w:webHidden/>
              </w:rPr>
              <w:tab/>
            </w:r>
            <w:r>
              <w:rPr>
                <w:noProof/>
                <w:webHidden/>
              </w:rPr>
              <w:fldChar w:fldCharType="begin"/>
            </w:r>
            <w:r>
              <w:rPr>
                <w:noProof/>
                <w:webHidden/>
              </w:rPr>
              <w:instrText xml:space="preserve"> PAGEREF _Toc529483153 \h </w:instrText>
            </w:r>
            <w:r>
              <w:rPr>
                <w:noProof/>
                <w:webHidden/>
              </w:rPr>
            </w:r>
          </w:ins>
          <w:r>
            <w:rPr>
              <w:noProof/>
              <w:webHidden/>
            </w:rPr>
            <w:fldChar w:fldCharType="separate"/>
          </w:r>
          <w:ins w:id="263" w:author="John" w:date="2018-11-08T23:29:00Z">
            <w:r>
              <w:rPr>
                <w:noProof/>
                <w:webHidden/>
              </w:rPr>
              <w:t>33</w:t>
            </w:r>
            <w:r>
              <w:rPr>
                <w:noProof/>
                <w:webHidden/>
              </w:rPr>
              <w:fldChar w:fldCharType="end"/>
            </w:r>
            <w:r w:rsidRPr="00116130">
              <w:rPr>
                <w:rStyle w:val="af1"/>
                <w:noProof/>
              </w:rPr>
              <w:fldChar w:fldCharType="end"/>
            </w:r>
          </w:ins>
        </w:p>
        <w:p w14:paraId="58917BE3" w14:textId="656E2600" w:rsidR="0073752D" w:rsidRDefault="0073752D">
          <w:pPr>
            <w:pStyle w:val="TOC1"/>
            <w:tabs>
              <w:tab w:val="right" w:leader="dot" w:pos="8296"/>
            </w:tabs>
            <w:rPr>
              <w:ins w:id="264" w:author="John" w:date="2018-11-08T23:29:00Z"/>
              <w:noProof/>
            </w:rPr>
          </w:pPr>
          <w:ins w:id="265" w:author="John" w:date="2018-11-08T23:29:00Z">
            <w:r w:rsidRPr="00116130">
              <w:rPr>
                <w:rStyle w:val="af1"/>
                <w:noProof/>
              </w:rPr>
              <w:fldChar w:fldCharType="begin"/>
            </w:r>
            <w:r w:rsidRPr="00116130">
              <w:rPr>
                <w:rStyle w:val="af1"/>
                <w:noProof/>
              </w:rPr>
              <w:instrText xml:space="preserve"> </w:instrText>
            </w:r>
            <w:r>
              <w:rPr>
                <w:noProof/>
              </w:rPr>
              <w:instrText>HYPERLINK \l "_Toc529483154"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8 配置系统管理计划</w:t>
            </w:r>
            <w:r>
              <w:rPr>
                <w:noProof/>
                <w:webHidden/>
              </w:rPr>
              <w:tab/>
            </w:r>
            <w:r>
              <w:rPr>
                <w:noProof/>
                <w:webHidden/>
              </w:rPr>
              <w:fldChar w:fldCharType="begin"/>
            </w:r>
            <w:r>
              <w:rPr>
                <w:noProof/>
                <w:webHidden/>
              </w:rPr>
              <w:instrText xml:space="preserve"> PAGEREF _Toc529483154 \h </w:instrText>
            </w:r>
            <w:r>
              <w:rPr>
                <w:noProof/>
                <w:webHidden/>
              </w:rPr>
            </w:r>
          </w:ins>
          <w:r>
            <w:rPr>
              <w:noProof/>
              <w:webHidden/>
            </w:rPr>
            <w:fldChar w:fldCharType="separate"/>
          </w:r>
          <w:ins w:id="266" w:author="John" w:date="2018-11-08T23:29:00Z">
            <w:r>
              <w:rPr>
                <w:noProof/>
                <w:webHidden/>
              </w:rPr>
              <w:t>34</w:t>
            </w:r>
            <w:r>
              <w:rPr>
                <w:noProof/>
                <w:webHidden/>
              </w:rPr>
              <w:fldChar w:fldCharType="end"/>
            </w:r>
            <w:r w:rsidRPr="00116130">
              <w:rPr>
                <w:rStyle w:val="af1"/>
                <w:noProof/>
              </w:rPr>
              <w:fldChar w:fldCharType="end"/>
            </w:r>
          </w:ins>
        </w:p>
        <w:p w14:paraId="604A9FF6" w14:textId="2C663432" w:rsidR="0073752D" w:rsidRDefault="0073752D">
          <w:pPr>
            <w:pStyle w:val="TOC2"/>
            <w:tabs>
              <w:tab w:val="right" w:leader="dot" w:pos="8296"/>
            </w:tabs>
            <w:rPr>
              <w:ins w:id="267" w:author="John" w:date="2018-11-08T23:29:00Z"/>
              <w:rFonts w:cstheme="minorBidi"/>
              <w:noProof/>
              <w:kern w:val="2"/>
              <w:sz w:val="21"/>
            </w:rPr>
          </w:pPr>
          <w:ins w:id="268" w:author="John" w:date="2018-11-08T23:29:00Z">
            <w:r w:rsidRPr="00116130">
              <w:rPr>
                <w:rStyle w:val="af1"/>
                <w:noProof/>
              </w:rPr>
              <w:fldChar w:fldCharType="begin"/>
            </w:r>
            <w:r w:rsidRPr="00116130">
              <w:rPr>
                <w:rStyle w:val="af1"/>
                <w:noProof/>
              </w:rPr>
              <w:instrText xml:space="preserve"> </w:instrText>
            </w:r>
            <w:r>
              <w:rPr>
                <w:noProof/>
              </w:rPr>
              <w:instrText>HYPERLINK \l "_Toc529483155"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8.1 </w:t>
            </w:r>
            <w:r w:rsidRPr="00116130">
              <w:rPr>
                <w:rStyle w:val="af1"/>
                <w:noProof/>
              </w:rPr>
              <w:t>配置管理</w:t>
            </w:r>
            <w:r>
              <w:rPr>
                <w:noProof/>
                <w:webHidden/>
              </w:rPr>
              <w:tab/>
            </w:r>
            <w:r>
              <w:rPr>
                <w:noProof/>
                <w:webHidden/>
              </w:rPr>
              <w:fldChar w:fldCharType="begin"/>
            </w:r>
            <w:r>
              <w:rPr>
                <w:noProof/>
                <w:webHidden/>
              </w:rPr>
              <w:instrText xml:space="preserve"> PAGEREF _Toc529483155 \h </w:instrText>
            </w:r>
            <w:r>
              <w:rPr>
                <w:noProof/>
                <w:webHidden/>
              </w:rPr>
            </w:r>
          </w:ins>
          <w:r>
            <w:rPr>
              <w:noProof/>
              <w:webHidden/>
            </w:rPr>
            <w:fldChar w:fldCharType="separate"/>
          </w:r>
          <w:ins w:id="269" w:author="John" w:date="2018-11-08T23:29:00Z">
            <w:r>
              <w:rPr>
                <w:noProof/>
                <w:webHidden/>
              </w:rPr>
              <w:t>34</w:t>
            </w:r>
            <w:r>
              <w:rPr>
                <w:noProof/>
                <w:webHidden/>
              </w:rPr>
              <w:fldChar w:fldCharType="end"/>
            </w:r>
            <w:r w:rsidRPr="00116130">
              <w:rPr>
                <w:rStyle w:val="af1"/>
                <w:noProof/>
              </w:rPr>
              <w:fldChar w:fldCharType="end"/>
            </w:r>
          </w:ins>
        </w:p>
        <w:p w14:paraId="29E77ACF" w14:textId="0F16C68A" w:rsidR="0073752D" w:rsidRDefault="0073752D">
          <w:pPr>
            <w:pStyle w:val="TOC3"/>
            <w:tabs>
              <w:tab w:val="right" w:leader="dot" w:pos="8296"/>
            </w:tabs>
            <w:rPr>
              <w:ins w:id="270" w:author="John" w:date="2018-11-08T23:29:00Z"/>
              <w:rFonts w:cstheme="minorBidi"/>
              <w:noProof/>
              <w:kern w:val="2"/>
              <w:sz w:val="21"/>
            </w:rPr>
          </w:pPr>
          <w:ins w:id="271" w:author="John" w:date="2018-11-08T23:29:00Z">
            <w:r w:rsidRPr="00116130">
              <w:rPr>
                <w:rStyle w:val="af1"/>
                <w:noProof/>
              </w:rPr>
              <w:fldChar w:fldCharType="begin"/>
            </w:r>
            <w:r w:rsidRPr="00116130">
              <w:rPr>
                <w:rStyle w:val="af1"/>
                <w:noProof/>
              </w:rPr>
              <w:instrText xml:space="preserve"> </w:instrText>
            </w:r>
            <w:r>
              <w:rPr>
                <w:noProof/>
              </w:rPr>
              <w:instrText>HYPERLINK \l "_Toc529483156"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8.1.1 </w:t>
            </w:r>
            <w:r w:rsidRPr="00116130">
              <w:rPr>
                <w:rStyle w:val="af1"/>
                <w:noProof/>
              </w:rPr>
              <w:t>配置项</w:t>
            </w:r>
            <w:r>
              <w:rPr>
                <w:noProof/>
                <w:webHidden/>
              </w:rPr>
              <w:tab/>
            </w:r>
            <w:r>
              <w:rPr>
                <w:noProof/>
                <w:webHidden/>
              </w:rPr>
              <w:fldChar w:fldCharType="begin"/>
            </w:r>
            <w:r>
              <w:rPr>
                <w:noProof/>
                <w:webHidden/>
              </w:rPr>
              <w:instrText xml:space="preserve"> PAGEREF _Toc529483156 \h </w:instrText>
            </w:r>
            <w:r>
              <w:rPr>
                <w:noProof/>
                <w:webHidden/>
              </w:rPr>
            </w:r>
          </w:ins>
          <w:r>
            <w:rPr>
              <w:noProof/>
              <w:webHidden/>
            </w:rPr>
            <w:fldChar w:fldCharType="separate"/>
          </w:r>
          <w:ins w:id="272" w:author="John" w:date="2018-11-08T23:29:00Z">
            <w:r>
              <w:rPr>
                <w:noProof/>
                <w:webHidden/>
              </w:rPr>
              <w:t>34</w:t>
            </w:r>
            <w:r>
              <w:rPr>
                <w:noProof/>
                <w:webHidden/>
              </w:rPr>
              <w:fldChar w:fldCharType="end"/>
            </w:r>
            <w:r w:rsidRPr="00116130">
              <w:rPr>
                <w:rStyle w:val="af1"/>
                <w:noProof/>
              </w:rPr>
              <w:fldChar w:fldCharType="end"/>
            </w:r>
          </w:ins>
        </w:p>
        <w:p w14:paraId="305F13E4" w14:textId="16D67247" w:rsidR="0073752D" w:rsidRDefault="0073752D">
          <w:pPr>
            <w:pStyle w:val="TOC3"/>
            <w:tabs>
              <w:tab w:val="right" w:leader="dot" w:pos="8296"/>
            </w:tabs>
            <w:rPr>
              <w:ins w:id="273" w:author="John" w:date="2018-11-08T23:29:00Z"/>
              <w:rFonts w:cstheme="minorBidi"/>
              <w:noProof/>
              <w:kern w:val="2"/>
              <w:sz w:val="21"/>
            </w:rPr>
          </w:pPr>
          <w:ins w:id="274" w:author="John" w:date="2018-11-08T23:29:00Z">
            <w:r w:rsidRPr="00116130">
              <w:rPr>
                <w:rStyle w:val="af1"/>
                <w:noProof/>
              </w:rPr>
              <w:fldChar w:fldCharType="begin"/>
            </w:r>
            <w:r w:rsidRPr="00116130">
              <w:rPr>
                <w:rStyle w:val="af1"/>
                <w:noProof/>
              </w:rPr>
              <w:instrText xml:space="preserve"> </w:instrText>
            </w:r>
            <w:r>
              <w:rPr>
                <w:noProof/>
              </w:rPr>
              <w:instrText>HYPERLINK \l "_Toc529483157"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8.1.2 </w:t>
            </w:r>
            <w:r w:rsidRPr="00116130">
              <w:rPr>
                <w:rStyle w:val="af1"/>
                <w:noProof/>
              </w:rPr>
              <w:t>配置命名</w:t>
            </w:r>
            <w:r>
              <w:rPr>
                <w:noProof/>
                <w:webHidden/>
              </w:rPr>
              <w:tab/>
            </w:r>
            <w:r>
              <w:rPr>
                <w:noProof/>
                <w:webHidden/>
              </w:rPr>
              <w:fldChar w:fldCharType="begin"/>
            </w:r>
            <w:r>
              <w:rPr>
                <w:noProof/>
                <w:webHidden/>
              </w:rPr>
              <w:instrText xml:space="preserve"> PAGEREF _Toc529483157 \h </w:instrText>
            </w:r>
            <w:r>
              <w:rPr>
                <w:noProof/>
                <w:webHidden/>
              </w:rPr>
            </w:r>
          </w:ins>
          <w:r>
            <w:rPr>
              <w:noProof/>
              <w:webHidden/>
            </w:rPr>
            <w:fldChar w:fldCharType="separate"/>
          </w:r>
          <w:ins w:id="275" w:author="John" w:date="2018-11-08T23:29:00Z">
            <w:r>
              <w:rPr>
                <w:noProof/>
                <w:webHidden/>
              </w:rPr>
              <w:t>34</w:t>
            </w:r>
            <w:r>
              <w:rPr>
                <w:noProof/>
                <w:webHidden/>
              </w:rPr>
              <w:fldChar w:fldCharType="end"/>
            </w:r>
            <w:r w:rsidRPr="00116130">
              <w:rPr>
                <w:rStyle w:val="af1"/>
                <w:noProof/>
              </w:rPr>
              <w:fldChar w:fldCharType="end"/>
            </w:r>
          </w:ins>
        </w:p>
        <w:p w14:paraId="4A8AF09D" w14:textId="5A055E22" w:rsidR="0073752D" w:rsidRDefault="0073752D">
          <w:pPr>
            <w:pStyle w:val="TOC3"/>
            <w:tabs>
              <w:tab w:val="right" w:leader="dot" w:pos="8296"/>
            </w:tabs>
            <w:rPr>
              <w:ins w:id="276" w:author="John" w:date="2018-11-08T23:29:00Z"/>
              <w:rFonts w:cstheme="minorBidi"/>
              <w:noProof/>
              <w:kern w:val="2"/>
              <w:sz w:val="21"/>
            </w:rPr>
          </w:pPr>
          <w:ins w:id="277" w:author="John" w:date="2018-11-08T23:29:00Z">
            <w:r w:rsidRPr="00116130">
              <w:rPr>
                <w:rStyle w:val="af1"/>
                <w:noProof/>
              </w:rPr>
              <w:fldChar w:fldCharType="begin"/>
            </w:r>
            <w:r w:rsidRPr="00116130">
              <w:rPr>
                <w:rStyle w:val="af1"/>
                <w:noProof/>
              </w:rPr>
              <w:instrText xml:space="preserve"> </w:instrText>
            </w:r>
            <w:r>
              <w:rPr>
                <w:noProof/>
              </w:rPr>
              <w:instrText>HYPERLINK \l "_Toc529483158"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8.1.3 </w:t>
            </w:r>
            <w:r w:rsidRPr="00116130">
              <w:rPr>
                <w:rStyle w:val="af1"/>
                <w:noProof/>
              </w:rPr>
              <w:t>标识代号</w:t>
            </w:r>
            <w:r>
              <w:rPr>
                <w:noProof/>
                <w:webHidden/>
              </w:rPr>
              <w:tab/>
            </w:r>
            <w:r>
              <w:rPr>
                <w:noProof/>
                <w:webHidden/>
              </w:rPr>
              <w:fldChar w:fldCharType="begin"/>
            </w:r>
            <w:r>
              <w:rPr>
                <w:noProof/>
                <w:webHidden/>
              </w:rPr>
              <w:instrText xml:space="preserve"> PAGEREF _Toc529483158 \h </w:instrText>
            </w:r>
            <w:r>
              <w:rPr>
                <w:noProof/>
                <w:webHidden/>
              </w:rPr>
            </w:r>
          </w:ins>
          <w:r>
            <w:rPr>
              <w:noProof/>
              <w:webHidden/>
            </w:rPr>
            <w:fldChar w:fldCharType="separate"/>
          </w:r>
          <w:ins w:id="278" w:author="John" w:date="2018-11-08T23:29:00Z">
            <w:r>
              <w:rPr>
                <w:noProof/>
                <w:webHidden/>
              </w:rPr>
              <w:t>35</w:t>
            </w:r>
            <w:r>
              <w:rPr>
                <w:noProof/>
                <w:webHidden/>
              </w:rPr>
              <w:fldChar w:fldCharType="end"/>
            </w:r>
            <w:r w:rsidRPr="00116130">
              <w:rPr>
                <w:rStyle w:val="af1"/>
                <w:noProof/>
              </w:rPr>
              <w:fldChar w:fldCharType="end"/>
            </w:r>
          </w:ins>
        </w:p>
        <w:p w14:paraId="4F3D8842" w14:textId="59185CFF" w:rsidR="0073752D" w:rsidRDefault="0073752D">
          <w:pPr>
            <w:pStyle w:val="TOC2"/>
            <w:tabs>
              <w:tab w:val="right" w:leader="dot" w:pos="8296"/>
            </w:tabs>
            <w:rPr>
              <w:ins w:id="279" w:author="John" w:date="2018-11-08T23:29:00Z"/>
              <w:rFonts w:cstheme="minorBidi"/>
              <w:noProof/>
              <w:kern w:val="2"/>
              <w:sz w:val="21"/>
            </w:rPr>
          </w:pPr>
          <w:ins w:id="280" w:author="John" w:date="2018-11-08T23:29:00Z">
            <w:r w:rsidRPr="00116130">
              <w:rPr>
                <w:rStyle w:val="af1"/>
                <w:noProof/>
              </w:rPr>
              <w:fldChar w:fldCharType="begin"/>
            </w:r>
            <w:r w:rsidRPr="00116130">
              <w:rPr>
                <w:rStyle w:val="af1"/>
                <w:noProof/>
              </w:rPr>
              <w:instrText xml:space="preserve"> </w:instrText>
            </w:r>
            <w:r>
              <w:rPr>
                <w:noProof/>
              </w:rPr>
              <w:instrText>HYPERLINK \l "_Toc529483159"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8.2 </w:t>
            </w:r>
            <w:r w:rsidRPr="00116130">
              <w:rPr>
                <w:rStyle w:val="af1"/>
                <w:noProof/>
              </w:rPr>
              <w:t>版本管理</w:t>
            </w:r>
            <w:r>
              <w:rPr>
                <w:noProof/>
                <w:webHidden/>
              </w:rPr>
              <w:tab/>
            </w:r>
            <w:r>
              <w:rPr>
                <w:noProof/>
                <w:webHidden/>
              </w:rPr>
              <w:fldChar w:fldCharType="begin"/>
            </w:r>
            <w:r>
              <w:rPr>
                <w:noProof/>
                <w:webHidden/>
              </w:rPr>
              <w:instrText xml:space="preserve"> PAGEREF _Toc529483159 \h </w:instrText>
            </w:r>
            <w:r>
              <w:rPr>
                <w:noProof/>
                <w:webHidden/>
              </w:rPr>
            </w:r>
          </w:ins>
          <w:r>
            <w:rPr>
              <w:noProof/>
              <w:webHidden/>
            </w:rPr>
            <w:fldChar w:fldCharType="separate"/>
          </w:r>
          <w:ins w:id="281" w:author="John" w:date="2018-11-08T23:29:00Z">
            <w:r>
              <w:rPr>
                <w:noProof/>
                <w:webHidden/>
              </w:rPr>
              <w:t>35</w:t>
            </w:r>
            <w:r>
              <w:rPr>
                <w:noProof/>
                <w:webHidden/>
              </w:rPr>
              <w:fldChar w:fldCharType="end"/>
            </w:r>
            <w:r w:rsidRPr="00116130">
              <w:rPr>
                <w:rStyle w:val="af1"/>
                <w:noProof/>
              </w:rPr>
              <w:fldChar w:fldCharType="end"/>
            </w:r>
          </w:ins>
        </w:p>
        <w:p w14:paraId="06A121EC" w14:textId="3DBE87A7" w:rsidR="0073752D" w:rsidRDefault="0073752D">
          <w:pPr>
            <w:pStyle w:val="TOC3"/>
            <w:tabs>
              <w:tab w:val="right" w:leader="dot" w:pos="8296"/>
            </w:tabs>
            <w:rPr>
              <w:ins w:id="282" w:author="John" w:date="2018-11-08T23:29:00Z"/>
              <w:rFonts w:cstheme="minorBidi"/>
              <w:noProof/>
              <w:kern w:val="2"/>
              <w:sz w:val="21"/>
            </w:rPr>
          </w:pPr>
          <w:ins w:id="283" w:author="John" w:date="2018-11-08T23:29:00Z">
            <w:r w:rsidRPr="00116130">
              <w:rPr>
                <w:rStyle w:val="af1"/>
                <w:noProof/>
              </w:rPr>
              <w:fldChar w:fldCharType="begin"/>
            </w:r>
            <w:r w:rsidRPr="00116130">
              <w:rPr>
                <w:rStyle w:val="af1"/>
                <w:noProof/>
              </w:rPr>
              <w:instrText xml:space="preserve"> </w:instrText>
            </w:r>
            <w:r>
              <w:rPr>
                <w:noProof/>
              </w:rPr>
              <w:instrText>HYPERLINK \l "_Toc529483160"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8.2.1 </w:t>
            </w:r>
            <w:r w:rsidRPr="00116130">
              <w:rPr>
                <w:rStyle w:val="af1"/>
                <w:noProof/>
              </w:rPr>
              <w:t>版本格式</w:t>
            </w:r>
            <w:r>
              <w:rPr>
                <w:noProof/>
                <w:webHidden/>
              </w:rPr>
              <w:tab/>
            </w:r>
            <w:r>
              <w:rPr>
                <w:noProof/>
                <w:webHidden/>
              </w:rPr>
              <w:fldChar w:fldCharType="begin"/>
            </w:r>
            <w:r>
              <w:rPr>
                <w:noProof/>
                <w:webHidden/>
              </w:rPr>
              <w:instrText xml:space="preserve"> PAGEREF _Toc529483160 \h </w:instrText>
            </w:r>
            <w:r>
              <w:rPr>
                <w:noProof/>
                <w:webHidden/>
              </w:rPr>
            </w:r>
          </w:ins>
          <w:r>
            <w:rPr>
              <w:noProof/>
              <w:webHidden/>
            </w:rPr>
            <w:fldChar w:fldCharType="separate"/>
          </w:r>
          <w:ins w:id="284" w:author="John" w:date="2018-11-08T23:29:00Z">
            <w:r>
              <w:rPr>
                <w:noProof/>
                <w:webHidden/>
              </w:rPr>
              <w:t>35</w:t>
            </w:r>
            <w:r>
              <w:rPr>
                <w:noProof/>
                <w:webHidden/>
              </w:rPr>
              <w:fldChar w:fldCharType="end"/>
            </w:r>
            <w:r w:rsidRPr="00116130">
              <w:rPr>
                <w:rStyle w:val="af1"/>
                <w:noProof/>
              </w:rPr>
              <w:fldChar w:fldCharType="end"/>
            </w:r>
          </w:ins>
        </w:p>
        <w:p w14:paraId="6E9F1B52" w14:textId="01409869" w:rsidR="0073752D" w:rsidRDefault="0073752D">
          <w:pPr>
            <w:pStyle w:val="TOC3"/>
            <w:tabs>
              <w:tab w:val="right" w:leader="dot" w:pos="8296"/>
            </w:tabs>
            <w:rPr>
              <w:ins w:id="285" w:author="John" w:date="2018-11-08T23:29:00Z"/>
              <w:rFonts w:cstheme="minorBidi"/>
              <w:noProof/>
              <w:kern w:val="2"/>
              <w:sz w:val="21"/>
            </w:rPr>
          </w:pPr>
          <w:ins w:id="286" w:author="John" w:date="2018-11-08T23:29:00Z">
            <w:r w:rsidRPr="00116130">
              <w:rPr>
                <w:rStyle w:val="af1"/>
                <w:noProof/>
              </w:rPr>
              <w:fldChar w:fldCharType="begin"/>
            </w:r>
            <w:r w:rsidRPr="00116130">
              <w:rPr>
                <w:rStyle w:val="af1"/>
                <w:noProof/>
              </w:rPr>
              <w:instrText xml:space="preserve"> </w:instrText>
            </w:r>
            <w:r>
              <w:rPr>
                <w:noProof/>
              </w:rPr>
              <w:instrText>HYPERLINK \l "_Toc529483161"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8.2.2 </w:t>
            </w:r>
            <w:r w:rsidRPr="00116130">
              <w:rPr>
                <w:rStyle w:val="af1"/>
                <w:noProof/>
              </w:rPr>
              <w:t>版本更新</w:t>
            </w:r>
            <w:r>
              <w:rPr>
                <w:noProof/>
                <w:webHidden/>
              </w:rPr>
              <w:tab/>
            </w:r>
            <w:r>
              <w:rPr>
                <w:noProof/>
                <w:webHidden/>
              </w:rPr>
              <w:fldChar w:fldCharType="begin"/>
            </w:r>
            <w:r>
              <w:rPr>
                <w:noProof/>
                <w:webHidden/>
              </w:rPr>
              <w:instrText xml:space="preserve"> PAGEREF _Toc529483161 \h </w:instrText>
            </w:r>
            <w:r>
              <w:rPr>
                <w:noProof/>
                <w:webHidden/>
              </w:rPr>
            </w:r>
          </w:ins>
          <w:r>
            <w:rPr>
              <w:noProof/>
              <w:webHidden/>
            </w:rPr>
            <w:fldChar w:fldCharType="separate"/>
          </w:r>
          <w:ins w:id="287" w:author="John" w:date="2018-11-08T23:29:00Z">
            <w:r>
              <w:rPr>
                <w:noProof/>
                <w:webHidden/>
              </w:rPr>
              <w:t>35</w:t>
            </w:r>
            <w:r>
              <w:rPr>
                <w:noProof/>
                <w:webHidden/>
              </w:rPr>
              <w:fldChar w:fldCharType="end"/>
            </w:r>
            <w:r w:rsidRPr="00116130">
              <w:rPr>
                <w:rStyle w:val="af1"/>
                <w:noProof/>
              </w:rPr>
              <w:fldChar w:fldCharType="end"/>
            </w:r>
          </w:ins>
        </w:p>
        <w:p w14:paraId="68E808A8" w14:textId="48926B1E" w:rsidR="0073752D" w:rsidRDefault="0073752D">
          <w:pPr>
            <w:pStyle w:val="TOC2"/>
            <w:tabs>
              <w:tab w:val="right" w:leader="dot" w:pos="8296"/>
            </w:tabs>
            <w:rPr>
              <w:ins w:id="288" w:author="John" w:date="2018-11-08T23:29:00Z"/>
              <w:rFonts w:cstheme="minorBidi"/>
              <w:noProof/>
              <w:kern w:val="2"/>
              <w:sz w:val="21"/>
            </w:rPr>
          </w:pPr>
          <w:ins w:id="289" w:author="John" w:date="2018-11-08T23:29:00Z">
            <w:r w:rsidRPr="00116130">
              <w:rPr>
                <w:rStyle w:val="af1"/>
                <w:noProof/>
              </w:rPr>
              <w:fldChar w:fldCharType="begin"/>
            </w:r>
            <w:r w:rsidRPr="00116130">
              <w:rPr>
                <w:rStyle w:val="af1"/>
                <w:noProof/>
              </w:rPr>
              <w:instrText xml:space="preserve"> </w:instrText>
            </w:r>
            <w:r>
              <w:rPr>
                <w:noProof/>
              </w:rPr>
              <w:instrText>HYPERLINK \l "_Toc529483162"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8.3 Git</w:t>
            </w:r>
            <w:r w:rsidRPr="00116130">
              <w:rPr>
                <w:rStyle w:val="af1"/>
                <w:noProof/>
              </w:rPr>
              <w:t>使用策略</w:t>
            </w:r>
            <w:r>
              <w:rPr>
                <w:noProof/>
                <w:webHidden/>
              </w:rPr>
              <w:tab/>
            </w:r>
            <w:r>
              <w:rPr>
                <w:noProof/>
                <w:webHidden/>
              </w:rPr>
              <w:fldChar w:fldCharType="begin"/>
            </w:r>
            <w:r>
              <w:rPr>
                <w:noProof/>
                <w:webHidden/>
              </w:rPr>
              <w:instrText xml:space="preserve"> PAGEREF _Toc529483162 \h </w:instrText>
            </w:r>
            <w:r>
              <w:rPr>
                <w:noProof/>
                <w:webHidden/>
              </w:rPr>
            </w:r>
          </w:ins>
          <w:r>
            <w:rPr>
              <w:noProof/>
              <w:webHidden/>
            </w:rPr>
            <w:fldChar w:fldCharType="separate"/>
          </w:r>
          <w:ins w:id="290" w:author="John" w:date="2018-11-08T23:29:00Z">
            <w:r>
              <w:rPr>
                <w:noProof/>
                <w:webHidden/>
              </w:rPr>
              <w:t>35</w:t>
            </w:r>
            <w:r>
              <w:rPr>
                <w:noProof/>
                <w:webHidden/>
              </w:rPr>
              <w:fldChar w:fldCharType="end"/>
            </w:r>
            <w:r w:rsidRPr="00116130">
              <w:rPr>
                <w:rStyle w:val="af1"/>
                <w:noProof/>
              </w:rPr>
              <w:fldChar w:fldCharType="end"/>
            </w:r>
          </w:ins>
        </w:p>
        <w:p w14:paraId="28A0F637" w14:textId="0299343D" w:rsidR="0073752D" w:rsidRDefault="0073752D">
          <w:pPr>
            <w:pStyle w:val="TOC1"/>
            <w:tabs>
              <w:tab w:val="right" w:leader="dot" w:pos="8296"/>
            </w:tabs>
            <w:rPr>
              <w:ins w:id="291" w:author="John" w:date="2018-11-08T23:29:00Z"/>
              <w:noProof/>
            </w:rPr>
          </w:pPr>
          <w:ins w:id="292" w:author="John" w:date="2018-11-08T23:29:00Z">
            <w:r w:rsidRPr="00116130">
              <w:rPr>
                <w:rStyle w:val="af1"/>
                <w:noProof/>
              </w:rPr>
              <w:fldChar w:fldCharType="begin"/>
            </w:r>
            <w:r w:rsidRPr="00116130">
              <w:rPr>
                <w:rStyle w:val="af1"/>
                <w:noProof/>
              </w:rPr>
              <w:instrText xml:space="preserve"> </w:instrText>
            </w:r>
            <w:r>
              <w:rPr>
                <w:noProof/>
              </w:rPr>
              <w:instrText>HYPERLINK \l "_Toc529483163"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9 成本管理计划</w:t>
            </w:r>
            <w:r>
              <w:rPr>
                <w:noProof/>
                <w:webHidden/>
              </w:rPr>
              <w:tab/>
            </w:r>
            <w:r>
              <w:rPr>
                <w:noProof/>
                <w:webHidden/>
              </w:rPr>
              <w:fldChar w:fldCharType="begin"/>
            </w:r>
            <w:r>
              <w:rPr>
                <w:noProof/>
                <w:webHidden/>
              </w:rPr>
              <w:instrText xml:space="preserve"> PAGEREF _Toc529483163 \h </w:instrText>
            </w:r>
            <w:r>
              <w:rPr>
                <w:noProof/>
                <w:webHidden/>
              </w:rPr>
            </w:r>
          </w:ins>
          <w:r>
            <w:rPr>
              <w:noProof/>
              <w:webHidden/>
            </w:rPr>
            <w:fldChar w:fldCharType="separate"/>
          </w:r>
          <w:ins w:id="293" w:author="John" w:date="2018-11-08T23:29:00Z">
            <w:r>
              <w:rPr>
                <w:noProof/>
                <w:webHidden/>
              </w:rPr>
              <w:t>36</w:t>
            </w:r>
            <w:r>
              <w:rPr>
                <w:noProof/>
                <w:webHidden/>
              </w:rPr>
              <w:fldChar w:fldCharType="end"/>
            </w:r>
            <w:r w:rsidRPr="00116130">
              <w:rPr>
                <w:rStyle w:val="af1"/>
                <w:noProof/>
              </w:rPr>
              <w:fldChar w:fldCharType="end"/>
            </w:r>
          </w:ins>
        </w:p>
        <w:p w14:paraId="42126603" w14:textId="4B2A61F6" w:rsidR="0073752D" w:rsidRDefault="0073752D">
          <w:pPr>
            <w:pStyle w:val="TOC2"/>
            <w:tabs>
              <w:tab w:val="right" w:leader="dot" w:pos="8296"/>
            </w:tabs>
            <w:rPr>
              <w:ins w:id="294" w:author="John" w:date="2018-11-08T23:29:00Z"/>
              <w:rFonts w:cstheme="minorBidi"/>
              <w:noProof/>
              <w:kern w:val="2"/>
              <w:sz w:val="21"/>
            </w:rPr>
          </w:pPr>
          <w:ins w:id="295" w:author="John" w:date="2018-11-08T23:29:00Z">
            <w:r w:rsidRPr="00116130">
              <w:rPr>
                <w:rStyle w:val="af1"/>
                <w:noProof/>
              </w:rPr>
              <w:fldChar w:fldCharType="begin"/>
            </w:r>
            <w:r w:rsidRPr="00116130">
              <w:rPr>
                <w:rStyle w:val="af1"/>
                <w:noProof/>
              </w:rPr>
              <w:instrText xml:space="preserve"> </w:instrText>
            </w:r>
            <w:r>
              <w:rPr>
                <w:noProof/>
              </w:rPr>
              <w:instrText>HYPERLINK \l "_Toc529483164"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9.1 </w:t>
            </w:r>
            <w:r w:rsidRPr="00116130">
              <w:rPr>
                <w:rStyle w:val="af1"/>
                <w:noProof/>
              </w:rPr>
              <w:t>计量规范</w:t>
            </w:r>
            <w:r>
              <w:rPr>
                <w:noProof/>
                <w:webHidden/>
              </w:rPr>
              <w:tab/>
            </w:r>
            <w:r>
              <w:rPr>
                <w:noProof/>
                <w:webHidden/>
              </w:rPr>
              <w:fldChar w:fldCharType="begin"/>
            </w:r>
            <w:r>
              <w:rPr>
                <w:noProof/>
                <w:webHidden/>
              </w:rPr>
              <w:instrText xml:space="preserve"> PAGEREF _Toc529483164 \h </w:instrText>
            </w:r>
            <w:r>
              <w:rPr>
                <w:noProof/>
                <w:webHidden/>
              </w:rPr>
            </w:r>
          </w:ins>
          <w:r>
            <w:rPr>
              <w:noProof/>
              <w:webHidden/>
            </w:rPr>
            <w:fldChar w:fldCharType="separate"/>
          </w:r>
          <w:ins w:id="296" w:author="John" w:date="2018-11-08T23:29:00Z">
            <w:r>
              <w:rPr>
                <w:noProof/>
                <w:webHidden/>
              </w:rPr>
              <w:t>36</w:t>
            </w:r>
            <w:r>
              <w:rPr>
                <w:noProof/>
                <w:webHidden/>
              </w:rPr>
              <w:fldChar w:fldCharType="end"/>
            </w:r>
            <w:r w:rsidRPr="00116130">
              <w:rPr>
                <w:rStyle w:val="af1"/>
                <w:noProof/>
              </w:rPr>
              <w:fldChar w:fldCharType="end"/>
            </w:r>
          </w:ins>
        </w:p>
        <w:p w14:paraId="56E0463F" w14:textId="6888259B" w:rsidR="0073752D" w:rsidRDefault="0073752D">
          <w:pPr>
            <w:pStyle w:val="TOC3"/>
            <w:tabs>
              <w:tab w:val="right" w:leader="dot" w:pos="8296"/>
            </w:tabs>
            <w:rPr>
              <w:ins w:id="297" w:author="John" w:date="2018-11-08T23:29:00Z"/>
              <w:rFonts w:cstheme="minorBidi"/>
              <w:noProof/>
              <w:kern w:val="2"/>
              <w:sz w:val="21"/>
            </w:rPr>
          </w:pPr>
          <w:ins w:id="298" w:author="John" w:date="2018-11-08T23:29:00Z">
            <w:r w:rsidRPr="00116130">
              <w:rPr>
                <w:rStyle w:val="af1"/>
                <w:noProof/>
              </w:rPr>
              <w:fldChar w:fldCharType="begin"/>
            </w:r>
            <w:r w:rsidRPr="00116130">
              <w:rPr>
                <w:rStyle w:val="af1"/>
                <w:noProof/>
              </w:rPr>
              <w:instrText xml:space="preserve"> </w:instrText>
            </w:r>
            <w:r>
              <w:rPr>
                <w:noProof/>
              </w:rPr>
              <w:instrText>HYPERLINK \l "_Toc529483165"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9.1.1 </w:t>
            </w:r>
            <w:r w:rsidRPr="00116130">
              <w:rPr>
                <w:rStyle w:val="af1"/>
                <w:noProof/>
              </w:rPr>
              <w:t>计量单位</w:t>
            </w:r>
            <w:r>
              <w:rPr>
                <w:noProof/>
                <w:webHidden/>
              </w:rPr>
              <w:tab/>
            </w:r>
            <w:r>
              <w:rPr>
                <w:noProof/>
                <w:webHidden/>
              </w:rPr>
              <w:fldChar w:fldCharType="begin"/>
            </w:r>
            <w:r>
              <w:rPr>
                <w:noProof/>
                <w:webHidden/>
              </w:rPr>
              <w:instrText xml:space="preserve"> PAGEREF _Toc529483165 \h </w:instrText>
            </w:r>
            <w:r>
              <w:rPr>
                <w:noProof/>
                <w:webHidden/>
              </w:rPr>
            </w:r>
          </w:ins>
          <w:r>
            <w:rPr>
              <w:noProof/>
              <w:webHidden/>
            </w:rPr>
            <w:fldChar w:fldCharType="separate"/>
          </w:r>
          <w:ins w:id="299" w:author="John" w:date="2018-11-08T23:29:00Z">
            <w:r>
              <w:rPr>
                <w:noProof/>
                <w:webHidden/>
              </w:rPr>
              <w:t>36</w:t>
            </w:r>
            <w:r>
              <w:rPr>
                <w:noProof/>
                <w:webHidden/>
              </w:rPr>
              <w:fldChar w:fldCharType="end"/>
            </w:r>
            <w:r w:rsidRPr="00116130">
              <w:rPr>
                <w:rStyle w:val="af1"/>
                <w:noProof/>
              </w:rPr>
              <w:fldChar w:fldCharType="end"/>
            </w:r>
          </w:ins>
        </w:p>
        <w:p w14:paraId="74F3D1D3" w14:textId="40BD42A2" w:rsidR="0073752D" w:rsidRDefault="0073752D">
          <w:pPr>
            <w:pStyle w:val="TOC3"/>
            <w:tabs>
              <w:tab w:val="right" w:leader="dot" w:pos="8296"/>
            </w:tabs>
            <w:rPr>
              <w:ins w:id="300" w:author="John" w:date="2018-11-08T23:29:00Z"/>
              <w:rFonts w:cstheme="minorBidi"/>
              <w:noProof/>
              <w:kern w:val="2"/>
              <w:sz w:val="21"/>
            </w:rPr>
          </w:pPr>
          <w:ins w:id="301" w:author="John" w:date="2018-11-08T23:29:00Z">
            <w:r w:rsidRPr="00116130">
              <w:rPr>
                <w:rStyle w:val="af1"/>
                <w:noProof/>
              </w:rPr>
              <w:fldChar w:fldCharType="begin"/>
            </w:r>
            <w:r w:rsidRPr="00116130">
              <w:rPr>
                <w:rStyle w:val="af1"/>
                <w:noProof/>
              </w:rPr>
              <w:instrText xml:space="preserve"> </w:instrText>
            </w:r>
            <w:r>
              <w:rPr>
                <w:noProof/>
              </w:rPr>
              <w:instrText>HYPERLINK \l "_Toc529483166"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9.1.2 </w:t>
            </w:r>
            <w:r w:rsidRPr="00116130">
              <w:rPr>
                <w:rStyle w:val="af1"/>
                <w:noProof/>
              </w:rPr>
              <w:t>精确度</w:t>
            </w:r>
            <w:r>
              <w:rPr>
                <w:noProof/>
                <w:webHidden/>
              </w:rPr>
              <w:tab/>
            </w:r>
            <w:r>
              <w:rPr>
                <w:noProof/>
                <w:webHidden/>
              </w:rPr>
              <w:fldChar w:fldCharType="begin"/>
            </w:r>
            <w:r>
              <w:rPr>
                <w:noProof/>
                <w:webHidden/>
              </w:rPr>
              <w:instrText xml:space="preserve"> PAGEREF _Toc529483166 \h </w:instrText>
            </w:r>
            <w:r>
              <w:rPr>
                <w:noProof/>
                <w:webHidden/>
              </w:rPr>
            </w:r>
          </w:ins>
          <w:r>
            <w:rPr>
              <w:noProof/>
              <w:webHidden/>
            </w:rPr>
            <w:fldChar w:fldCharType="separate"/>
          </w:r>
          <w:ins w:id="302" w:author="John" w:date="2018-11-08T23:29:00Z">
            <w:r>
              <w:rPr>
                <w:noProof/>
                <w:webHidden/>
              </w:rPr>
              <w:t>36</w:t>
            </w:r>
            <w:r>
              <w:rPr>
                <w:noProof/>
                <w:webHidden/>
              </w:rPr>
              <w:fldChar w:fldCharType="end"/>
            </w:r>
            <w:r w:rsidRPr="00116130">
              <w:rPr>
                <w:rStyle w:val="af1"/>
                <w:noProof/>
              </w:rPr>
              <w:fldChar w:fldCharType="end"/>
            </w:r>
          </w:ins>
        </w:p>
        <w:p w14:paraId="48C57DEB" w14:textId="302B32CD" w:rsidR="0073752D" w:rsidRDefault="0073752D">
          <w:pPr>
            <w:pStyle w:val="TOC3"/>
            <w:tabs>
              <w:tab w:val="right" w:leader="dot" w:pos="8296"/>
            </w:tabs>
            <w:rPr>
              <w:ins w:id="303" w:author="John" w:date="2018-11-08T23:29:00Z"/>
              <w:rFonts w:cstheme="minorBidi"/>
              <w:noProof/>
              <w:kern w:val="2"/>
              <w:sz w:val="21"/>
            </w:rPr>
          </w:pPr>
          <w:ins w:id="304" w:author="John" w:date="2018-11-08T23:29:00Z">
            <w:r w:rsidRPr="00116130">
              <w:rPr>
                <w:rStyle w:val="af1"/>
                <w:noProof/>
              </w:rPr>
              <w:fldChar w:fldCharType="begin"/>
            </w:r>
            <w:r w:rsidRPr="00116130">
              <w:rPr>
                <w:rStyle w:val="af1"/>
                <w:noProof/>
              </w:rPr>
              <w:instrText xml:space="preserve"> </w:instrText>
            </w:r>
            <w:r>
              <w:rPr>
                <w:noProof/>
              </w:rPr>
              <w:instrText>HYPERLINK \l "_Toc529483167"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9.1.3 </w:t>
            </w:r>
            <w:r w:rsidRPr="00116130">
              <w:rPr>
                <w:rStyle w:val="af1"/>
                <w:noProof/>
              </w:rPr>
              <w:t>准确度</w:t>
            </w:r>
            <w:r>
              <w:rPr>
                <w:noProof/>
                <w:webHidden/>
              </w:rPr>
              <w:tab/>
            </w:r>
            <w:r>
              <w:rPr>
                <w:noProof/>
                <w:webHidden/>
              </w:rPr>
              <w:fldChar w:fldCharType="begin"/>
            </w:r>
            <w:r>
              <w:rPr>
                <w:noProof/>
                <w:webHidden/>
              </w:rPr>
              <w:instrText xml:space="preserve"> PAGEREF _Toc529483167 \h </w:instrText>
            </w:r>
            <w:r>
              <w:rPr>
                <w:noProof/>
                <w:webHidden/>
              </w:rPr>
            </w:r>
          </w:ins>
          <w:r>
            <w:rPr>
              <w:noProof/>
              <w:webHidden/>
            </w:rPr>
            <w:fldChar w:fldCharType="separate"/>
          </w:r>
          <w:ins w:id="305" w:author="John" w:date="2018-11-08T23:29:00Z">
            <w:r>
              <w:rPr>
                <w:noProof/>
                <w:webHidden/>
              </w:rPr>
              <w:t>36</w:t>
            </w:r>
            <w:r>
              <w:rPr>
                <w:noProof/>
                <w:webHidden/>
              </w:rPr>
              <w:fldChar w:fldCharType="end"/>
            </w:r>
            <w:r w:rsidRPr="00116130">
              <w:rPr>
                <w:rStyle w:val="af1"/>
                <w:noProof/>
              </w:rPr>
              <w:fldChar w:fldCharType="end"/>
            </w:r>
          </w:ins>
        </w:p>
        <w:p w14:paraId="5B7C7A5C" w14:textId="61F1A47F" w:rsidR="0073752D" w:rsidRDefault="0073752D">
          <w:pPr>
            <w:pStyle w:val="TOC2"/>
            <w:tabs>
              <w:tab w:val="right" w:leader="dot" w:pos="8296"/>
            </w:tabs>
            <w:rPr>
              <w:ins w:id="306" w:author="John" w:date="2018-11-08T23:29:00Z"/>
              <w:rFonts w:cstheme="minorBidi"/>
              <w:noProof/>
              <w:kern w:val="2"/>
              <w:sz w:val="21"/>
            </w:rPr>
          </w:pPr>
          <w:ins w:id="307" w:author="John" w:date="2018-11-08T23:29:00Z">
            <w:r w:rsidRPr="00116130">
              <w:rPr>
                <w:rStyle w:val="af1"/>
                <w:noProof/>
              </w:rPr>
              <w:fldChar w:fldCharType="begin"/>
            </w:r>
            <w:r w:rsidRPr="00116130">
              <w:rPr>
                <w:rStyle w:val="af1"/>
                <w:noProof/>
              </w:rPr>
              <w:instrText xml:space="preserve"> </w:instrText>
            </w:r>
            <w:r>
              <w:rPr>
                <w:noProof/>
              </w:rPr>
              <w:instrText>HYPERLINK \l "_Toc529483168"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9.2 </w:t>
            </w:r>
            <w:r w:rsidRPr="00116130">
              <w:rPr>
                <w:rStyle w:val="af1"/>
                <w:noProof/>
              </w:rPr>
              <w:t>绩效测量标准</w:t>
            </w:r>
            <w:r>
              <w:rPr>
                <w:noProof/>
                <w:webHidden/>
              </w:rPr>
              <w:tab/>
            </w:r>
            <w:r>
              <w:rPr>
                <w:noProof/>
                <w:webHidden/>
              </w:rPr>
              <w:fldChar w:fldCharType="begin"/>
            </w:r>
            <w:r>
              <w:rPr>
                <w:noProof/>
                <w:webHidden/>
              </w:rPr>
              <w:instrText xml:space="preserve"> PAGEREF _Toc529483168 \h </w:instrText>
            </w:r>
            <w:r>
              <w:rPr>
                <w:noProof/>
                <w:webHidden/>
              </w:rPr>
            </w:r>
          </w:ins>
          <w:r>
            <w:rPr>
              <w:noProof/>
              <w:webHidden/>
            </w:rPr>
            <w:fldChar w:fldCharType="separate"/>
          </w:r>
          <w:ins w:id="308" w:author="John" w:date="2018-11-08T23:29:00Z">
            <w:r>
              <w:rPr>
                <w:noProof/>
                <w:webHidden/>
              </w:rPr>
              <w:t>37</w:t>
            </w:r>
            <w:r>
              <w:rPr>
                <w:noProof/>
                <w:webHidden/>
              </w:rPr>
              <w:fldChar w:fldCharType="end"/>
            </w:r>
            <w:r w:rsidRPr="00116130">
              <w:rPr>
                <w:rStyle w:val="af1"/>
                <w:noProof/>
              </w:rPr>
              <w:fldChar w:fldCharType="end"/>
            </w:r>
          </w:ins>
        </w:p>
        <w:p w14:paraId="516EFB08" w14:textId="63ADD494" w:rsidR="0073752D" w:rsidRDefault="0073752D">
          <w:pPr>
            <w:pStyle w:val="TOC2"/>
            <w:tabs>
              <w:tab w:val="right" w:leader="dot" w:pos="8296"/>
            </w:tabs>
            <w:rPr>
              <w:ins w:id="309" w:author="John" w:date="2018-11-08T23:29:00Z"/>
              <w:rFonts w:cstheme="minorBidi"/>
              <w:noProof/>
              <w:kern w:val="2"/>
              <w:sz w:val="21"/>
            </w:rPr>
          </w:pPr>
          <w:ins w:id="310" w:author="John" w:date="2018-11-08T23:29:00Z">
            <w:r w:rsidRPr="00116130">
              <w:rPr>
                <w:rStyle w:val="af1"/>
                <w:noProof/>
              </w:rPr>
              <w:fldChar w:fldCharType="begin"/>
            </w:r>
            <w:r w:rsidRPr="00116130">
              <w:rPr>
                <w:rStyle w:val="af1"/>
                <w:noProof/>
              </w:rPr>
              <w:instrText xml:space="preserve"> </w:instrText>
            </w:r>
            <w:r>
              <w:rPr>
                <w:noProof/>
              </w:rPr>
              <w:instrText>HYPERLINK \l "_Toc529483169"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9.3 </w:t>
            </w:r>
            <w:r w:rsidRPr="00116130">
              <w:rPr>
                <w:rStyle w:val="af1"/>
                <w:noProof/>
              </w:rPr>
              <w:t>成本估计</w:t>
            </w:r>
            <w:r>
              <w:rPr>
                <w:noProof/>
                <w:webHidden/>
              </w:rPr>
              <w:tab/>
            </w:r>
            <w:r>
              <w:rPr>
                <w:noProof/>
                <w:webHidden/>
              </w:rPr>
              <w:fldChar w:fldCharType="begin"/>
            </w:r>
            <w:r>
              <w:rPr>
                <w:noProof/>
                <w:webHidden/>
              </w:rPr>
              <w:instrText xml:space="preserve"> PAGEREF _Toc529483169 \h </w:instrText>
            </w:r>
            <w:r>
              <w:rPr>
                <w:noProof/>
                <w:webHidden/>
              </w:rPr>
            </w:r>
          </w:ins>
          <w:r>
            <w:rPr>
              <w:noProof/>
              <w:webHidden/>
            </w:rPr>
            <w:fldChar w:fldCharType="separate"/>
          </w:r>
          <w:ins w:id="311" w:author="John" w:date="2018-11-08T23:29:00Z">
            <w:r>
              <w:rPr>
                <w:noProof/>
                <w:webHidden/>
              </w:rPr>
              <w:t>37</w:t>
            </w:r>
            <w:r>
              <w:rPr>
                <w:noProof/>
                <w:webHidden/>
              </w:rPr>
              <w:fldChar w:fldCharType="end"/>
            </w:r>
            <w:r w:rsidRPr="00116130">
              <w:rPr>
                <w:rStyle w:val="af1"/>
                <w:noProof/>
              </w:rPr>
              <w:fldChar w:fldCharType="end"/>
            </w:r>
          </w:ins>
        </w:p>
        <w:p w14:paraId="29A1330E" w14:textId="147E6412" w:rsidR="0073752D" w:rsidRDefault="0073752D">
          <w:pPr>
            <w:pStyle w:val="TOC3"/>
            <w:tabs>
              <w:tab w:val="right" w:leader="dot" w:pos="8296"/>
            </w:tabs>
            <w:rPr>
              <w:ins w:id="312" w:author="John" w:date="2018-11-08T23:29:00Z"/>
              <w:rFonts w:cstheme="minorBidi"/>
              <w:noProof/>
              <w:kern w:val="2"/>
              <w:sz w:val="21"/>
            </w:rPr>
          </w:pPr>
          <w:ins w:id="313" w:author="John" w:date="2018-11-08T23:29:00Z">
            <w:r w:rsidRPr="00116130">
              <w:rPr>
                <w:rStyle w:val="af1"/>
                <w:noProof/>
              </w:rPr>
              <w:fldChar w:fldCharType="begin"/>
            </w:r>
            <w:r w:rsidRPr="00116130">
              <w:rPr>
                <w:rStyle w:val="af1"/>
                <w:noProof/>
              </w:rPr>
              <w:instrText xml:space="preserve"> </w:instrText>
            </w:r>
            <w:r>
              <w:rPr>
                <w:noProof/>
              </w:rPr>
              <w:instrText>HYPERLINK \l "_Toc529483170"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9.3.1 </w:t>
            </w:r>
            <w:r w:rsidRPr="00116130">
              <w:rPr>
                <w:rStyle w:val="af1"/>
                <w:noProof/>
              </w:rPr>
              <w:t>员工时薪</w:t>
            </w:r>
            <w:r>
              <w:rPr>
                <w:noProof/>
                <w:webHidden/>
              </w:rPr>
              <w:tab/>
            </w:r>
            <w:r>
              <w:rPr>
                <w:noProof/>
                <w:webHidden/>
              </w:rPr>
              <w:fldChar w:fldCharType="begin"/>
            </w:r>
            <w:r>
              <w:rPr>
                <w:noProof/>
                <w:webHidden/>
              </w:rPr>
              <w:instrText xml:space="preserve"> PAGEREF _Toc529483170 \h </w:instrText>
            </w:r>
            <w:r>
              <w:rPr>
                <w:noProof/>
                <w:webHidden/>
              </w:rPr>
            </w:r>
          </w:ins>
          <w:r>
            <w:rPr>
              <w:noProof/>
              <w:webHidden/>
            </w:rPr>
            <w:fldChar w:fldCharType="separate"/>
          </w:r>
          <w:ins w:id="314" w:author="John" w:date="2018-11-08T23:29:00Z">
            <w:r>
              <w:rPr>
                <w:noProof/>
                <w:webHidden/>
              </w:rPr>
              <w:t>37</w:t>
            </w:r>
            <w:r>
              <w:rPr>
                <w:noProof/>
                <w:webHidden/>
              </w:rPr>
              <w:fldChar w:fldCharType="end"/>
            </w:r>
            <w:r w:rsidRPr="00116130">
              <w:rPr>
                <w:rStyle w:val="af1"/>
                <w:noProof/>
              </w:rPr>
              <w:fldChar w:fldCharType="end"/>
            </w:r>
          </w:ins>
        </w:p>
        <w:p w14:paraId="28306F10" w14:textId="085CC74E" w:rsidR="0073752D" w:rsidRDefault="0073752D">
          <w:pPr>
            <w:pStyle w:val="TOC3"/>
            <w:tabs>
              <w:tab w:val="right" w:leader="dot" w:pos="8296"/>
            </w:tabs>
            <w:rPr>
              <w:ins w:id="315" w:author="John" w:date="2018-11-08T23:29:00Z"/>
              <w:rFonts w:cstheme="minorBidi"/>
              <w:noProof/>
              <w:kern w:val="2"/>
              <w:sz w:val="21"/>
            </w:rPr>
          </w:pPr>
          <w:ins w:id="316" w:author="John" w:date="2018-11-08T23:29:00Z">
            <w:r w:rsidRPr="00116130">
              <w:rPr>
                <w:rStyle w:val="af1"/>
                <w:noProof/>
              </w:rPr>
              <w:fldChar w:fldCharType="begin"/>
            </w:r>
            <w:r w:rsidRPr="00116130">
              <w:rPr>
                <w:rStyle w:val="af1"/>
                <w:noProof/>
              </w:rPr>
              <w:instrText xml:space="preserve"> </w:instrText>
            </w:r>
            <w:r>
              <w:rPr>
                <w:noProof/>
              </w:rPr>
              <w:instrText>HYPERLINK \l "_Toc529483171"</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9.3.2 </w:t>
            </w:r>
            <w:r w:rsidRPr="00116130">
              <w:rPr>
                <w:rStyle w:val="af1"/>
                <w:noProof/>
              </w:rPr>
              <w:t>预算</w:t>
            </w:r>
            <w:r>
              <w:rPr>
                <w:noProof/>
                <w:webHidden/>
              </w:rPr>
              <w:tab/>
            </w:r>
            <w:r>
              <w:rPr>
                <w:noProof/>
                <w:webHidden/>
              </w:rPr>
              <w:fldChar w:fldCharType="begin"/>
            </w:r>
            <w:r>
              <w:rPr>
                <w:noProof/>
                <w:webHidden/>
              </w:rPr>
              <w:instrText xml:space="preserve"> PAGEREF _Toc529483171 \h </w:instrText>
            </w:r>
            <w:r>
              <w:rPr>
                <w:noProof/>
                <w:webHidden/>
              </w:rPr>
            </w:r>
          </w:ins>
          <w:r>
            <w:rPr>
              <w:noProof/>
              <w:webHidden/>
            </w:rPr>
            <w:fldChar w:fldCharType="separate"/>
          </w:r>
          <w:ins w:id="317" w:author="John" w:date="2018-11-08T23:29:00Z">
            <w:r>
              <w:rPr>
                <w:noProof/>
                <w:webHidden/>
              </w:rPr>
              <w:t>37</w:t>
            </w:r>
            <w:r>
              <w:rPr>
                <w:noProof/>
                <w:webHidden/>
              </w:rPr>
              <w:fldChar w:fldCharType="end"/>
            </w:r>
            <w:r w:rsidRPr="00116130">
              <w:rPr>
                <w:rStyle w:val="af1"/>
                <w:noProof/>
              </w:rPr>
              <w:fldChar w:fldCharType="end"/>
            </w:r>
          </w:ins>
        </w:p>
        <w:p w14:paraId="65217D85" w14:textId="4793DAA9" w:rsidR="0073752D" w:rsidRDefault="0073752D">
          <w:pPr>
            <w:pStyle w:val="TOC1"/>
            <w:tabs>
              <w:tab w:val="right" w:leader="dot" w:pos="8296"/>
            </w:tabs>
            <w:rPr>
              <w:ins w:id="318" w:author="John" w:date="2018-11-08T23:29:00Z"/>
              <w:noProof/>
            </w:rPr>
          </w:pPr>
          <w:ins w:id="319" w:author="John" w:date="2018-11-08T23:29:00Z">
            <w:r w:rsidRPr="00116130">
              <w:rPr>
                <w:rStyle w:val="af1"/>
                <w:noProof/>
              </w:rPr>
              <w:fldChar w:fldCharType="begin"/>
            </w:r>
            <w:r w:rsidRPr="00116130">
              <w:rPr>
                <w:rStyle w:val="af1"/>
                <w:noProof/>
              </w:rPr>
              <w:instrText xml:space="preserve"> </w:instrText>
            </w:r>
            <w:r>
              <w:rPr>
                <w:noProof/>
              </w:rPr>
              <w:instrText>HYPERLINK \l "_Toc529483172"</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10 采购管理计划</w:t>
            </w:r>
            <w:r>
              <w:rPr>
                <w:noProof/>
                <w:webHidden/>
              </w:rPr>
              <w:tab/>
            </w:r>
            <w:r>
              <w:rPr>
                <w:noProof/>
                <w:webHidden/>
              </w:rPr>
              <w:fldChar w:fldCharType="begin"/>
            </w:r>
            <w:r>
              <w:rPr>
                <w:noProof/>
                <w:webHidden/>
              </w:rPr>
              <w:instrText xml:space="preserve"> PAGEREF _Toc529483172 \h </w:instrText>
            </w:r>
            <w:r>
              <w:rPr>
                <w:noProof/>
                <w:webHidden/>
              </w:rPr>
            </w:r>
          </w:ins>
          <w:r>
            <w:rPr>
              <w:noProof/>
              <w:webHidden/>
            </w:rPr>
            <w:fldChar w:fldCharType="separate"/>
          </w:r>
          <w:ins w:id="320" w:author="John" w:date="2018-11-08T23:29:00Z">
            <w:r>
              <w:rPr>
                <w:noProof/>
                <w:webHidden/>
              </w:rPr>
              <w:t>38</w:t>
            </w:r>
            <w:r>
              <w:rPr>
                <w:noProof/>
                <w:webHidden/>
              </w:rPr>
              <w:fldChar w:fldCharType="end"/>
            </w:r>
            <w:r w:rsidRPr="00116130">
              <w:rPr>
                <w:rStyle w:val="af1"/>
                <w:noProof/>
              </w:rPr>
              <w:fldChar w:fldCharType="end"/>
            </w:r>
          </w:ins>
        </w:p>
        <w:p w14:paraId="50D946CF" w14:textId="6072ECE4" w:rsidR="0073752D" w:rsidRDefault="0073752D">
          <w:pPr>
            <w:pStyle w:val="TOC2"/>
            <w:tabs>
              <w:tab w:val="right" w:leader="dot" w:pos="8296"/>
            </w:tabs>
            <w:rPr>
              <w:ins w:id="321" w:author="John" w:date="2018-11-08T23:29:00Z"/>
              <w:rFonts w:cstheme="minorBidi"/>
              <w:noProof/>
              <w:kern w:val="2"/>
              <w:sz w:val="21"/>
            </w:rPr>
          </w:pPr>
          <w:ins w:id="322" w:author="John" w:date="2018-11-08T23:29:00Z">
            <w:r w:rsidRPr="00116130">
              <w:rPr>
                <w:rStyle w:val="af1"/>
                <w:noProof/>
              </w:rPr>
              <w:fldChar w:fldCharType="begin"/>
            </w:r>
            <w:r w:rsidRPr="00116130">
              <w:rPr>
                <w:rStyle w:val="af1"/>
                <w:noProof/>
              </w:rPr>
              <w:instrText xml:space="preserve"> </w:instrText>
            </w:r>
            <w:r>
              <w:rPr>
                <w:noProof/>
              </w:rPr>
              <w:instrText>HYPERLINK \l "_Toc529483173"</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10.1 </w:t>
            </w:r>
            <w:r w:rsidRPr="00116130">
              <w:rPr>
                <w:rStyle w:val="af1"/>
                <w:noProof/>
              </w:rPr>
              <w:t>采购内容</w:t>
            </w:r>
            <w:r>
              <w:rPr>
                <w:noProof/>
                <w:webHidden/>
              </w:rPr>
              <w:tab/>
            </w:r>
            <w:r>
              <w:rPr>
                <w:noProof/>
                <w:webHidden/>
              </w:rPr>
              <w:fldChar w:fldCharType="begin"/>
            </w:r>
            <w:r>
              <w:rPr>
                <w:noProof/>
                <w:webHidden/>
              </w:rPr>
              <w:instrText xml:space="preserve"> PAGEREF _Toc529483173 \h </w:instrText>
            </w:r>
            <w:r>
              <w:rPr>
                <w:noProof/>
                <w:webHidden/>
              </w:rPr>
            </w:r>
          </w:ins>
          <w:r>
            <w:rPr>
              <w:noProof/>
              <w:webHidden/>
            </w:rPr>
            <w:fldChar w:fldCharType="separate"/>
          </w:r>
          <w:ins w:id="323" w:author="John" w:date="2018-11-08T23:29:00Z">
            <w:r>
              <w:rPr>
                <w:noProof/>
                <w:webHidden/>
              </w:rPr>
              <w:t>38</w:t>
            </w:r>
            <w:r>
              <w:rPr>
                <w:noProof/>
                <w:webHidden/>
              </w:rPr>
              <w:fldChar w:fldCharType="end"/>
            </w:r>
            <w:r w:rsidRPr="00116130">
              <w:rPr>
                <w:rStyle w:val="af1"/>
                <w:noProof/>
              </w:rPr>
              <w:fldChar w:fldCharType="end"/>
            </w:r>
          </w:ins>
        </w:p>
        <w:p w14:paraId="3A7E57D4" w14:textId="1E5CE2ED" w:rsidR="0073752D" w:rsidRDefault="0073752D">
          <w:pPr>
            <w:pStyle w:val="TOC2"/>
            <w:tabs>
              <w:tab w:val="right" w:leader="dot" w:pos="8296"/>
            </w:tabs>
            <w:rPr>
              <w:ins w:id="324" w:author="John" w:date="2018-11-08T23:29:00Z"/>
              <w:rFonts w:cstheme="minorBidi"/>
              <w:noProof/>
              <w:kern w:val="2"/>
              <w:sz w:val="21"/>
            </w:rPr>
          </w:pPr>
          <w:ins w:id="325" w:author="John" w:date="2018-11-08T23:29:00Z">
            <w:r w:rsidRPr="00116130">
              <w:rPr>
                <w:rStyle w:val="af1"/>
                <w:noProof/>
              </w:rPr>
              <w:fldChar w:fldCharType="begin"/>
            </w:r>
            <w:r w:rsidRPr="00116130">
              <w:rPr>
                <w:rStyle w:val="af1"/>
                <w:noProof/>
              </w:rPr>
              <w:instrText xml:space="preserve"> </w:instrText>
            </w:r>
            <w:r>
              <w:rPr>
                <w:noProof/>
              </w:rPr>
              <w:instrText>HYPERLINK \l "_Toc529483174"</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10.2 </w:t>
            </w:r>
            <w:r w:rsidRPr="00116130">
              <w:rPr>
                <w:rStyle w:val="af1"/>
                <w:noProof/>
              </w:rPr>
              <w:t>采购项目的风险问题</w:t>
            </w:r>
            <w:r>
              <w:rPr>
                <w:noProof/>
                <w:webHidden/>
              </w:rPr>
              <w:tab/>
            </w:r>
            <w:r>
              <w:rPr>
                <w:noProof/>
                <w:webHidden/>
              </w:rPr>
              <w:fldChar w:fldCharType="begin"/>
            </w:r>
            <w:r>
              <w:rPr>
                <w:noProof/>
                <w:webHidden/>
              </w:rPr>
              <w:instrText xml:space="preserve"> PAGEREF _Toc529483174 \h </w:instrText>
            </w:r>
            <w:r>
              <w:rPr>
                <w:noProof/>
                <w:webHidden/>
              </w:rPr>
            </w:r>
          </w:ins>
          <w:r>
            <w:rPr>
              <w:noProof/>
              <w:webHidden/>
            </w:rPr>
            <w:fldChar w:fldCharType="separate"/>
          </w:r>
          <w:ins w:id="326" w:author="John" w:date="2018-11-08T23:29:00Z">
            <w:r>
              <w:rPr>
                <w:noProof/>
                <w:webHidden/>
              </w:rPr>
              <w:t>39</w:t>
            </w:r>
            <w:r>
              <w:rPr>
                <w:noProof/>
                <w:webHidden/>
              </w:rPr>
              <w:fldChar w:fldCharType="end"/>
            </w:r>
            <w:r w:rsidRPr="00116130">
              <w:rPr>
                <w:rStyle w:val="af1"/>
                <w:noProof/>
              </w:rPr>
              <w:fldChar w:fldCharType="end"/>
            </w:r>
          </w:ins>
        </w:p>
        <w:p w14:paraId="1BFC37AF" w14:textId="32EF324B" w:rsidR="0073752D" w:rsidRDefault="0073752D">
          <w:pPr>
            <w:pStyle w:val="TOC1"/>
            <w:tabs>
              <w:tab w:val="right" w:leader="dot" w:pos="8296"/>
            </w:tabs>
            <w:rPr>
              <w:ins w:id="327" w:author="John" w:date="2018-11-08T23:29:00Z"/>
              <w:noProof/>
            </w:rPr>
          </w:pPr>
          <w:ins w:id="328" w:author="John" w:date="2018-11-08T23:29:00Z">
            <w:r w:rsidRPr="00116130">
              <w:rPr>
                <w:rStyle w:val="af1"/>
                <w:noProof/>
              </w:rPr>
              <w:fldChar w:fldCharType="begin"/>
            </w:r>
            <w:r w:rsidRPr="00116130">
              <w:rPr>
                <w:rStyle w:val="af1"/>
                <w:noProof/>
              </w:rPr>
              <w:instrText xml:space="preserve"> </w:instrText>
            </w:r>
            <w:r>
              <w:rPr>
                <w:noProof/>
              </w:rPr>
              <w:instrText>HYPERLINK \l "_Toc529483175"</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rFonts w:asciiTheme="majorEastAsia" w:hAnsiTheme="majorEastAsia"/>
                <w:noProof/>
              </w:rPr>
              <w:t>11 范围管理计划</w:t>
            </w:r>
            <w:r>
              <w:rPr>
                <w:noProof/>
                <w:webHidden/>
              </w:rPr>
              <w:tab/>
            </w:r>
            <w:r>
              <w:rPr>
                <w:noProof/>
                <w:webHidden/>
              </w:rPr>
              <w:fldChar w:fldCharType="begin"/>
            </w:r>
            <w:r>
              <w:rPr>
                <w:noProof/>
                <w:webHidden/>
              </w:rPr>
              <w:instrText xml:space="preserve"> PAGEREF _Toc529483175 \h </w:instrText>
            </w:r>
            <w:r>
              <w:rPr>
                <w:noProof/>
                <w:webHidden/>
              </w:rPr>
            </w:r>
          </w:ins>
          <w:r>
            <w:rPr>
              <w:noProof/>
              <w:webHidden/>
            </w:rPr>
            <w:fldChar w:fldCharType="separate"/>
          </w:r>
          <w:ins w:id="329" w:author="John" w:date="2018-11-08T23:29:00Z">
            <w:r>
              <w:rPr>
                <w:noProof/>
                <w:webHidden/>
              </w:rPr>
              <w:t>39</w:t>
            </w:r>
            <w:r>
              <w:rPr>
                <w:noProof/>
                <w:webHidden/>
              </w:rPr>
              <w:fldChar w:fldCharType="end"/>
            </w:r>
            <w:r w:rsidRPr="00116130">
              <w:rPr>
                <w:rStyle w:val="af1"/>
                <w:noProof/>
              </w:rPr>
              <w:fldChar w:fldCharType="end"/>
            </w:r>
          </w:ins>
        </w:p>
        <w:p w14:paraId="35F0FBFB" w14:textId="140C7809" w:rsidR="0073752D" w:rsidRDefault="0073752D">
          <w:pPr>
            <w:pStyle w:val="TOC2"/>
            <w:tabs>
              <w:tab w:val="right" w:leader="dot" w:pos="8296"/>
            </w:tabs>
            <w:rPr>
              <w:ins w:id="330" w:author="John" w:date="2018-11-08T23:29:00Z"/>
              <w:rFonts w:cstheme="minorBidi"/>
              <w:noProof/>
              <w:kern w:val="2"/>
              <w:sz w:val="21"/>
            </w:rPr>
          </w:pPr>
          <w:ins w:id="331" w:author="John" w:date="2018-11-08T23:29:00Z">
            <w:r w:rsidRPr="00116130">
              <w:rPr>
                <w:rStyle w:val="af1"/>
                <w:noProof/>
              </w:rPr>
              <w:fldChar w:fldCharType="begin"/>
            </w:r>
            <w:r w:rsidRPr="00116130">
              <w:rPr>
                <w:rStyle w:val="af1"/>
                <w:noProof/>
              </w:rPr>
              <w:instrText xml:space="preserve"> </w:instrText>
            </w:r>
            <w:r>
              <w:rPr>
                <w:noProof/>
              </w:rPr>
              <w:instrText>HYPERLINK \l "_Toc529483176"</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11.1 </w:t>
            </w:r>
            <w:r w:rsidRPr="00116130">
              <w:rPr>
                <w:rStyle w:val="af1"/>
                <w:noProof/>
              </w:rPr>
              <w:t>范围说明书</w:t>
            </w:r>
            <w:bookmarkStart w:id="332" w:name="_GoBack"/>
            <w:bookmarkEnd w:id="332"/>
            <w:r>
              <w:rPr>
                <w:noProof/>
                <w:webHidden/>
              </w:rPr>
              <w:tab/>
            </w:r>
            <w:r>
              <w:rPr>
                <w:noProof/>
                <w:webHidden/>
              </w:rPr>
              <w:fldChar w:fldCharType="begin"/>
            </w:r>
            <w:r>
              <w:rPr>
                <w:noProof/>
                <w:webHidden/>
              </w:rPr>
              <w:instrText xml:space="preserve"> PAGEREF _Toc529483176 \h </w:instrText>
            </w:r>
            <w:r>
              <w:rPr>
                <w:noProof/>
                <w:webHidden/>
              </w:rPr>
            </w:r>
          </w:ins>
          <w:r>
            <w:rPr>
              <w:noProof/>
              <w:webHidden/>
            </w:rPr>
            <w:fldChar w:fldCharType="separate"/>
          </w:r>
          <w:ins w:id="333" w:author="John" w:date="2018-11-08T23:29:00Z">
            <w:r>
              <w:rPr>
                <w:noProof/>
                <w:webHidden/>
              </w:rPr>
              <w:t>39</w:t>
            </w:r>
            <w:r>
              <w:rPr>
                <w:noProof/>
                <w:webHidden/>
              </w:rPr>
              <w:fldChar w:fldCharType="end"/>
            </w:r>
            <w:r w:rsidRPr="00116130">
              <w:rPr>
                <w:rStyle w:val="af1"/>
                <w:noProof/>
              </w:rPr>
              <w:fldChar w:fldCharType="end"/>
            </w:r>
          </w:ins>
        </w:p>
        <w:p w14:paraId="78FFA9FE" w14:textId="6B56EC7F" w:rsidR="0073752D" w:rsidRDefault="0073752D">
          <w:pPr>
            <w:pStyle w:val="TOC2"/>
            <w:tabs>
              <w:tab w:val="right" w:leader="dot" w:pos="8296"/>
            </w:tabs>
            <w:rPr>
              <w:ins w:id="334" w:author="John" w:date="2018-11-08T23:29:00Z"/>
              <w:rFonts w:cstheme="minorBidi"/>
              <w:noProof/>
              <w:kern w:val="2"/>
              <w:sz w:val="21"/>
            </w:rPr>
          </w:pPr>
          <w:ins w:id="335" w:author="John" w:date="2018-11-08T23:29:00Z">
            <w:r w:rsidRPr="00116130">
              <w:rPr>
                <w:rStyle w:val="af1"/>
                <w:noProof/>
              </w:rPr>
              <w:fldChar w:fldCharType="begin"/>
            </w:r>
            <w:r w:rsidRPr="00116130">
              <w:rPr>
                <w:rStyle w:val="af1"/>
                <w:noProof/>
              </w:rPr>
              <w:instrText xml:space="preserve"> </w:instrText>
            </w:r>
            <w:r>
              <w:rPr>
                <w:noProof/>
              </w:rPr>
              <w:instrText>HYPERLINK \l "_Toc529483177"</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11.2 </w:t>
            </w:r>
            <w:r w:rsidRPr="00116130">
              <w:rPr>
                <w:rStyle w:val="af1"/>
                <w:noProof/>
              </w:rPr>
              <w:t>创建</w:t>
            </w:r>
            <w:r w:rsidRPr="00116130">
              <w:rPr>
                <w:rStyle w:val="af1"/>
                <w:noProof/>
              </w:rPr>
              <w:t>WBS</w:t>
            </w:r>
            <w:r w:rsidRPr="00116130">
              <w:rPr>
                <w:rStyle w:val="af1"/>
                <w:noProof/>
              </w:rPr>
              <w:t>的建议、样例和资源</w:t>
            </w:r>
            <w:r>
              <w:rPr>
                <w:noProof/>
                <w:webHidden/>
              </w:rPr>
              <w:tab/>
            </w:r>
            <w:r>
              <w:rPr>
                <w:noProof/>
                <w:webHidden/>
              </w:rPr>
              <w:fldChar w:fldCharType="begin"/>
            </w:r>
            <w:r>
              <w:rPr>
                <w:noProof/>
                <w:webHidden/>
              </w:rPr>
              <w:instrText xml:space="preserve"> PAGEREF _Toc529483177 \h </w:instrText>
            </w:r>
            <w:r>
              <w:rPr>
                <w:noProof/>
                <w:webHidden/>
              </w:rPr>
            </w:r>
          </w:ins>
          <w:r>
            <w:rPr>
              <w:noProof/>
              <w:webHidden/>
            </w:rPr>
            <w:fldChar w:fldCharType="separate"/>
          </w:r>
          <w:ins w:id="336" w:author="John" w:date="2018-11-08T23:29:00Z">
            <w:r>
              <w:rPr>
                <w:noProof/>
                <w:webHidden/>
              </w:rPr>
              <w:t>39</w:t>
            </w:r>
            <w:r>
              <w:rPr>
                <w:noProof/>
                <w:webHidden/>
              </w:rPr>
              <w:fldChar w:fldCharType="end"/>
            </w:r>
            <w:r w:rsidRPr="00116130">
              <w:rPr>
                <w:rStyle w:val="af1"/>
                <w:noProof/>
              </w:rPr>
              <w:fldChar w:fldCharType="end"/>
            </w:r>
          </w:ins>
        </w:p>
        <w:p w14:paraId="03295F00" w14:textId="6C6BAEFC" w:rsidR="0073752D" w:rsidRDefault="0073752D">
          <w:pPr>
            <w:pStyle w:val="TOC2"/>
            <w:tabs>
              <w:tab w:val="right" w:leader="dot" w:pos="8296"/>
            </w:tabs>
            <w:rPr>
              <w:ins w:id="337" w:author="John" w:date="2018-11-08T23:29:00Z"/>
              <w:rFonts w:cstheme="minorBidi"/>
              <w:noProof/>
              <w:kern w:val="2"/>
              <w:sz w:val="21"/>
            </w:rPr>
          </w:pPr>
          <w:ins w:id="338" w:author="John" w:date="2018-11-08T23:29:00Z">
            <w:r w:rsidRPr="00116130">
              <w:rPr>
                <w:rStyle w:val="af1"/>
                <w:noProof/>
              </w:rPr>
              <w:fldChar w:fldCharType="begin"/>
            </w:r>
            <w:r w:rsidRPr="00116130">
              <w:rPr>
                <w:rStyle w:val="af1"/>
                <w:noProof/>
              </w:rPr>
              <w:instrText xml:space="preserve"> </w:instrText>
            </w:r>
            <w:r>
              <w:rPr>
                <w:noProof/>
              </w:rPr>
              <w:instrText>HYPERLINK \l "_Toc529483178"</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11.3 WBS</w:t>
            </w:r>
            <w:r w:rsidRPr="00116130">
              <w:rPr>
                <w:rStyle w:val="af1"/>
                <w:noProof/>
              </w:rPr>
              <w:t>变更维护</w:t>
            </w:r>
            <w:r>
              <w:rPr>
                <w:noProof/>
                <w:webHidden/>
              </w:rPr>
              <w:tab/>
            </w:r>
            <w:r>
              <w:rPr>
                <w:noProof/>
                <w:webHidden/>
              </w:rPr>
              <w:fldChar w:fldCharType="begin"/>
            </w:r>
            <w:r>
              <w:rPr>
                <w:noProof/>
                <w:webHidden/>
              </w:rPr>
              <w:instrText xml:space="preserve"> PAGEREF _Toc529483178 \h </w:instrText>
            </w:r>
            <w:r>
              <w:rPr>
                <w:noProof/>
                <w:webHidden/>
              </w:rPr>
            </w:r>
          </w:ins>
          <w:r>
            <w:rPr>
              <w:noProof/>
              <w:webHidden/>
            </w:rPr>
            <w:fldChar w:fldCharType="separate"/>
          </w:r>
          <w:ins w:id="339" w:author="John" w:date="2018-11-08T23:29:00Z">
            <w:r>
              <w:rPr>
                <w:noProof/>
                <w:webHidden/>
              </w:rPr>
              <w:t>39</w:t>
            </w:r>
            <w:r>
              <w:rPr>
                <w:noProof/>
                <w:webHidden/>
              </w:rPr>
              <w:fldChar w:fldCharType="end"/>
            </w:r>
            <w:r w:rsidRPr="00116130">
              <w:rPr>
                <w:rStyle w:val="af1"/>
                <w:noProof/>
              </w:rPr>
              <w:fldChar w:fldCharType="end"/>
            </w:r>
          </w:ins>
        </w:p>
        <w:p w14:paraId="652E41DD" w14:textId="7F8223E8" w:rsidR="0073752D" w:rsidRDefault="0073752D">
          <w:pPr>
            <w:pStyle w:val="TOC2"/>
            <w:tabs>
              <w:tab w:val="right" w:leader="dot" w:pos="8296"/>
            </w:tabs>
            <w:rPr>
              <w:ins w:id="340" w:author="John" w:date="2018-11-08T23:29:00Z"/>
              <w:rFonts w:cstheme="minorBidi"/>
              <w:noProof/>
              <w:kern w:val="2"/>
              <w:sz w:val="21"/>
            </w:rPr>
          </w:pPr>
          <w:ins w:id="341" w:author="John" w:date="2018-11-08T23:29:00Z">
            <w:r w:rsidRPr="00116130">
              <w:rPr>
                <w:rStyle w:val="af1"/>
                <w:noProof/>
              </w:rPr>
              <w:fldChar w:fldCharType="begin"/>
            </w:r>
            <w:r w:rsidRPr="00116130">
              <w:rPr>
                <w:rStyle w:val="af1"/>
                <w:noProof/>
              </w:rPr>
              <w:instrText xml:space="preserve"> </w:instrText>
            </w:r>
            <w:r>
              <w:rPr>
                <w:noProof/>
              </w:rPr>
              <w:instrText>HYPERLINK \l "_Toc529483179"</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11.4</w:t>
            </w:r>
            <w:r w:rsidRPr="00116130">
              <w:rPr>
                <w:rStyle w:val="af1"/>
                <w:noProof/>
              </w:rPr>
              <w:t>交付物的验收</w:t>
            </w:r>
            <w:r>
              <w:rPr>
                <w:noProof/>
                <w:webHidden/>
              </w:rPr>
              <w:tab/>
            </w:r>
            <w:r>
              <w:rPr>
                <w:noProof/>
                <w:webHidden/>
              </w:rPr>
              <w:fldChar w:fldCharType="begin"/>
            </w:r>
            <w:r>
              <w:rPr>
                <w:noProof/>
                <w:webHidden/>
              </w:rPr>
              <w:instrText xml:space="preserve"> PAGEREF _Toc529483179 \h </w:instrText>
            </w:r>
            <w:r>
              <w:rPr>
                <w:noProof/>
                <w:webHidden/>
              </w:rPr>
            </w:r>
          </w:ins>
          <w:r>
            <w:rPr>
              <w:noProof/>
              <w:webHidden/>
            </w:rPr>
            <w:fldChar w:fldCharType="separate"/>
          </w:r>
          <w:ins w:id="342" w:author="John" w:date="2018-11-08T23:29:00Z">
            <w:r>
              <w:rPr>
                <w:noProof/>
                <w:webHidden/>
              </w:rPr>
              <w:t>40</w:t>
            </w:r>
            <w:r>
              <w:rPr>
                <w:noProof/>
                <w:webHidden/>
              </w:rPr>
              <w:fldChar w:fldCharType="end"/>
            </w:r>
            <w:r w:rsidRPr="00116130">
              <w:rPr>
                <w:rStyle w:val="af1"/>
                <w:noProof/>
              </w:rPr>
              <w:fldChar w:fldCharType="end"/>
            </w:r>
          </w:ins>
        </w:p>
        <w:p w14:paraId="3AA1A456" w14:textId="6B0D2E7E" w:rsidR="0073752D" w:rsidRDefault="0073752D">
          <w:pPr>
            <w:pStyle w:val="TOC2"/>
            <w:tabs>
              <w:tab w:val="right" w:leader="dot" w:pos="8296"/>
            </w:tabs>
            <w:rPr>
              <w:ins w:id="343" w:author="John" w:date="2018-11-08T23:29:00Z"/>
              <w:rFonts w:cstheme="minorBidi"/>
              <w:noProof/>
              <w:kern w:val="2"/>
              <w:sz w:val="21"/>
            </w:rPr>
          </w:pPr>
          <w:ins w:id="344" w:author="John" w:date="2018-11-08T23:29:00Z">
            <w:r w:rsidRPr="00116130">
              <w:rPr>
                <w:rStyle w:val="af1"/>
                <w:noProof/>
              </w:rPr>
              <w:lastRenderedPageBreak/>
              <w:fldChar w:fldCharType="begin"/>
            </w:r>
            <w:r w:rsidRPr="00116130">
              <w:rPr>
                <w:rStyle w:val="af1"/>
                <w:noProof/>
              </w:rPr>
              <w:instrText xml:space="preserve"> </w:instrText>
            </w:r>
            <w:r>
              <w:rPr>
                <w:noProof/>
              </w:rPr>
              <w:instrText>HYPERLINK \l "_Toc529483180"</w:instrText>
            </w:r>
            <w:r w:rsidRPr="00116130">
              <w:rPr>
                <w:rStyle w:val="af1"/>
                <w:noProof/>
              </w:rPr>
              <w:instrText xml:space="preserve"> </w:instrText>
            </w:r>
            <w:r w:rsidRPr="00116130">
              <w:rPr>
                <w:rStyle w:val="af1"/>
                <w:noProof/>
              </w:rPr>
            </w:r>
            <w:r w:rsidRPr="00116130">
              <w:rPr>
                <w:rStyle w:val="af1"/>
                <w:noProof/>
              </w:rPr>
              <w:fldChar w:fldCharType="separate"/>
            </w:r>
            <w:r w:rsidRPr="00116130">
              <w:rPr>
                <w:rStyle w:val="af1"/>
                <w:noProof/>
              </w:rPr>
              <w:t xml:space="preserve">11.5 </w:t>
            </w:r>
            <w:r w:rsidRPr="00116130">
              <w:rPr>
                <w:rStyle w:val="af1"/>
                <w:noProof/>
              </w:rPr>
              <w:t>需求变更控制</w:t>
            </w:r>
            <w:r>
              <w:rPr>
                <w:noProof/>
                <w:webHidden/>
              </w:rPr>
              <w:tab/>
            </w:r>
            <w:r>
              <w:rPr>
                <w:noProof/>
                <w:webHidden/>
              </w:rPr>
              <w:fldChar w:fldCharType="begin"/>
            </w:r>
            <w:r>
              <w:rPr>
                <w:noProof/>
                <w:webHidden/>
              </w:rPr>
              <w:instrText xml:space="preserve"> PAGEREF _Toc529483180 \h </w:instrText>
            </w:r>
            <w:r>
              <w:rPr>
                <w:noProof/>
                <w:webHidden/>
              </w:rPr>
            </w:r>
          </w:ins>
          <w:r>
            <w:rPr>
              <w:noProof/>
              <w:webHidden/>
            </w:rPr>
            <w:fldChar w:fldCharType="separate"/>
          </w:r>
          <w:ins w:id="345" w:author="John" w:date="2018-11-08T23:29:00Z">
            <w:r>
              <w:rPr>
                <w:noProof/>
                <w:webHidden/>
              </w:rPr>
              <w:t>40</w:t>
            </w:r>
            <w:r>
              <w:rPr>
                <w:noProof/>
                <w:webHidden/>
              </w:rPr>
              <w:fldChar w:fldCharType="end"/>
            </w:r>
            <w:r w:rsidRPr="00116130">
              <w:rPr>
                <w:rStyle w:val="af1"/>
                <w:noProof/>
              </w:rPr>
              <w:fldChar w:fldCharType="end"/>
            </w:r>
          </w:ins>
        </w:p>
        <w:p w14:paraId="5BF2041A" w14:textId="302EF688" w:rsidR="000B4564" w:rsidDel="0073752D" w:rsidRDefault="000B4564">
          <w:pPr>
            <w:pStyle w:val="TOC2"/>
            <w:tabs>
              <w:tab w:val="right" w:leader="dot" w:pos="8296"/>
            </w:tabs>
            <w:rPr>
              <w:del w:id="346" w:author="John" w:date="2018-11-08T23:29:00Z"/>
              <w:rFonts w:cstheme="minorBidi"/>
              <w:noProof/>
              <w:kern w:val="2"/>
              <w:sz w:val="21"/>
            </w:rPr>
          </w:pPr>
          <w:del w:id="347" w:author="John" w:date="2018-11-08T23:29:00Z">
            <w:r w:rsidRPr="0073752D" w:rsidDel="0073752D">
              <w:rPr>
                <w:rStyle w:val="af1"/>
                <w:rFonts w:hint="eastAsia"/>
                <w:noProof/>
                <w:rPrChange w:id="348" w:author="John" w:date="2018-11-08T23:29:00Z">
                  <w:rPr>
                    <w:rStyle w:val="af1"/>
                    <w:rFonts w:hint="eastAsia"/>
                    <w:noProof/>
                  </w:rPr>
                </w:rPrChange>
              </w:rPr>
              <w:delText>历史版本</w:delText>
            </w:r>
            <w:r w:rsidDel="0073752D">
              <w:rPr>
                <w:noProof/>
                <w:webHidden/>
              </w:rPr>
              <w:tab/>
              <w:delText>2</w:delText>
            </w:r>
          </w:del>
        </w:p>
        <w:p w14:paraId="6E944052" w14:textId="7BBC5538" w:rsidR="000B4564" w:rsidDel="0073752D" w:rsidRDefault="000B4564">
          <w:pPr>
            <w:pStyle w:val="TOC1"/>
            <w:tabs>
              <w:tab w:val="right" w:leader="dot" w:pos="8296"/>
            </w:tabs>
            <w:rPr>
              <w:del w:id="349" w:author="John" w:date="2018-11-08T23:29:00Z"/>
              <w:noProof/>
            </w:rPr>
          </w:pPr>
          <w:del w:id="350" w:author="John" w:date="2018-11-08T23:29:00Z">
            <w:r w:rsidRPr="0073752D" w:rsidDel="0073752D">
              <w:rPr>
                <w:rStyle w:val="af1"/>
                <w:rFonts w:asciiTheme="majorEastAsia" w:hAnsiTheme="majorEastAsia" w:cstheme="majorHAnsi"/>
                <w:noProof/>
                <w:rPrChange w:id="351" w:author="John" w:date="2018-11-08T23:29:00Z">
                  <w:rPr>
                    <w:rStyle w:val="af1"/>
                    <w:rFonts w:asciiTheme="majorEastAsia" w:hAnsiTheme="majorEastAsia" w:cstheme="majorHAnsi"/>
                    <w:noProof/>
                  </w:rPr>
                </w:rPrChange>
              </w:rPr>
              <w:delText>1</w:delText>
            </w:r>
            <w:r w:rsidRPr="0073752D" w:rsidDel="0073752D">
              <w:rPr>
                <w:rStyle w:val="af1"/>
                <w:rFonts w:asciiTheme="majorEastAsia" w:hAnsiTheme="majorEastAsia"/>
                <w:noProof/>
                <w:rPrChange w:id="352" w:author="John" w:date="2018-11-08T23:29:00Z">
                  <w:rPr>
                    <w:rStyle w:val="af1"/>
                    <w:rFonts w:asciiTheme="majorEastAsia" w:hAnsiTheme="majorEastAsia"/>
                    <w:noProof/>
                  </w:rPr>
                </w:rPrChange>
              </w:rPr>
              <w:delText xml:space="preserve"> </w:delText>
            </w:r>
            <w:r w:rsidRPr="0073752D" w:rsidDel="0073752D">
              <w:rPr>
                <w:rStyle w:val="af1"/>
                <w:rFonts w:asciiTheme="majorEastAsia" w:hAnsiTheme="majorEastAsia" w:hint="eastAsia"/>
                <w:noProof/>
                <w:rPrChange w:id="353" w:author="John" w:date="2018-11-08T23:29:00Z">
                  <w:rPr>
                    <w:rStyle w:val="af1"/>
                    <w:rFonts w:asciiTheme="majorEastAsia" w:hAnsiTheme="majorEastAsia" w:hint="eastAsia"/>
                    <w:noProof/>
                  </w:rPr>
                </w:rPrChange>
              </w:rPr>
              <w:delText>引言</w:delText>
            </w:r>
            <w:r w:rsidDel="0073752D">
              <w:rPr>
                <w:noProof/>
                <w:webHidden/>
              </w:rPr>
              <w:tab/>
              <w:delText>6</w:delText>
            </w:r>
          </w:del>
        </w:p>
        <w:p w14:paraId="487472B0" w14:textId="3FC43BCA" w:rsidR="000B4564" w:rsidDel="0073752D" w:rsidRDefault="000B4564">
          <w:pPr>
            <w:pStyle w:val="TOC2"/>
            <w:tabs>
              <w:tab w:val="right" w:leader="dot" w:pos="8296"/>
            </w:tabs>
            <w:rPr>
              <w:del w:id="354" w:author="John" w:date="2018-11-08T23:29:00Z"/>
              <w:rFonts w:cstheme="minorBidi"/>
              <w:noProof/>
              <w:kern w:val="2"/>
              <w:sz w:val="21"/>
            </w:rPr>
          </w:pPr>
          <w:del w:id="355" w:author="John" w:date="2018-11-08T23:29:00Z">
            <w:r w:rsidRPr="0073752D" w:rsidDel="0073752D">
              <w:rPr>
                <w:rStyle w:val="af1"/>
                <w:noProof/>
                <w:rPrChange w:id="356" w:author="John" w:date="2018-11-08T23:29:00Z">
                  <w:rPr>
                    <w:rStyle w:val="af1"/>
                    <w:noProof/>
                  </w:rPr>
                </w:rPrChange>
              </w:rPr>
              <w:delText xml:space="preserve">1.1 </w:delText>
            </w:r>
            <w:r w:rsidRPr="0073752D" w:rsidDel="0073752D">
              <w:rPr>
                <w:rStyle w:val="af1"/>
                <w:rFonts w:hint="eastAsia"/>
                <w:noProof/>
                <w:rPrChange w:id="357" w:author="John" w:date="2018-11-08T23:29:00Z">
                  <w:rPr>
                    <w:rStyle w:val="af1"/>
                    <w:rFonts w:hint="eastAsia"/>
                    <w:noProof/>
                  </w:rPr>
                </w:rPrChange>
              </w:rPr>
              <w:delText>编写目的</w:delText>
            </w:r>
            <w:r w:rsidDel="0073752D">
              <w:rPr>
                <w:noProof/>
                <w:webHidden/>
              </w:rPr>
              <w:tab/>
              <w:delText>6</w:delText>
            </w:r>
          </w:del>
        </w:p>
        <w:p w14:paraId="3660AF2B" w14:textId="485DAB6E" w:rsidR="000B4564" w:rsidDel="0073752D" w:rsidRDefault="000B4564">
          <w:pPr>
            <w:pStyle w:val="TOC2"/>
            <w:tabs>
              <w:tab w:val="right" w:leader="dot" w:pos="8296"/>
            </w:tabs>
            <w:rPr>
              <w:del w:id="358" w:author="John" w:date="2018-11-08T23:29:00Z"/>
              <w:rFonts w:cstheme="minorBidi"/>
              <w:noProof/>
              <w:kern w:val="2"/>
              <w:sz w:val="21"/>
            </w:rPr>
          </w:pPr>
          <w:del w:id="359" w:author="John" w:date="2018-11-08T23:29:00Z">
            <w:r w:rsidRPr="0073752D" w:rsidDel="0073752D">
              <w:rPr>
                <w:rStyle w:val="af1"/>
                <w:noProof/>
                <w:rPrChange w:id="360" w:author="John" w:date="2018-11-08T23:29:00Z">
                  <w:rPr>
                    <w:rStyle w:val="af1"/>
                    <w:noProof/>
                  </w:rPr>
                </w:rPrChange>
              </w:rPr>
              <w:delText xml:space="preserve">1.2 </w:delText>
            </w:r>
            <w:r w:rsidRPr="0073752D" w:rsidDel="0073752D">
              <w:rPr>
                <w:rStyle w:val="af1"/>
                <w:rFonts w:hint="eastAsia"/>
                <w:noProof/>
                <w:rPrChange w:id="361" w:author="John" w:date="2018-11-08T23:29:00Z">
                  <w:rPr>
                    <w:rStyle w:val="af1"/>
                    <w:rFonts w:hint="eastAsia"/>
                    <w:noProof/>
                  </w:rPr>
                </w:rPrChange>
              </w:rPr>
              <w:delText>业务需求</w:delText>
            </w:r>
            <w:r w:rsidDel="0073752D">
              <w:rPr>
                <w:noProof/>
                <w:webHidden/>
              </w:rPr>
              <w:tab/>
              <w:delText>6</w:delText>
            </w:r>
          </w:del>
        </w:p>
        <w:p w14:paraId="362CC74F" w14:textId="4B091C42" w:rsidR="000B4564" w:rsidDel="0073752D" w:rsidRDefault="000B4564">
          <w:pPr>
            <w:pStyle w:val="TOC2"/>
            <w:tabs>
              <w:tab w:val="right" w:leader="dot" w:pos="8296"/>
            </w:tabs>
            <w:rPr>
              <w:del w:id="362" w:author="John" w:date="2018-11-08T23:29:00Z"/>
              <w:rFonts w:cstheme="minorBidi"/>
              <w:noProof/>
              <w:kern w:val="2"/>
              <w:sz w:val="21"/>
            </w:rPr>
          </w:pPr>
          <w:del w:id="363" w:author="John" w:date="2018-11-08T23:29:00Z">
            <w:r w:rsidRPr="0073752D" w:rsidDel="0073752D">
              <w:rPr>
                <w:rStyle w:val="af1"/>
                <w:noProof/>
                <w:rPrChange w:id="364" w:author="John" w:date="2018-11-08T23:29:00Z">
                  <w:rPr>
                    <w:rStyle w:val="af1"/>
                    <w:noProof/>
                  </w:rPr>
                </w:rPrChange>
              </w:rPr>
              <w:delText xml:space="preserve">1.3 </w:delText>
            </w:r>
            <w:r w:rsidRPr="0073752D" w:rsidDel="0073752D">
              <w:rPr>
                <w:rStyle w:val="af1"/>
                <w:rFonts w:hint="eastAsia"/>
                <w:noProof/>
                <w:rPrChange w:id="365" w:author="John" w:date="2018-11-08T23:29:00Z">
                  <w:rPr>
                    <w:rStyle w:val="af1"/>
                    <w:rFonts w:hint="eastAsia"/>
                    <w:noProof/>
                  </w:rPr>
                </w:rPrChange>
              </w:rPr>
              <w:delText>项目背景</w:delText>
            </w:r>
            <w:r w:rsidDel="0073752D">
              <w:rPr>
                <w:noProof/>
                <w:webHidden/>
              </w:rPr>
              <w:tab/>
              <w:delText>6</w:delText>
            </w:r>
          </w:del>
        </w:p>
        <w:p w14:paraId="6EE6EE80" w14:textId="31B90A06" w:rsidR="000B4564" w:rsidDel="0073752D" w:rsidRDefault="000B4564">
          <w:pPr>
            <w:pStyle w:val="TOC3"/>
            <w:tabs>
              <w:tab w:val="right" w:leader="dot" w:pos="8296"/>
            </w:tabs>
            <w:rPr>
              <w:del w:id="366" w:author="John" w:date="2018-11-08T23:29:00Z"/>
              <w:rFonts w:cstheme="minorBidi"/>
              <w:noProof/>
              <w:kern w:val="2"/>
              <w:sz w:val="21"/>
            </w:rPr>
          </w:pPr>
          <w:del w:id="367" w:author="John" w:date="2018-11-08T23:29:00Z">
            <w:r w:rsidRPr="0073752D" w:rsidDel="0073752D">
              <w:rPr>
                <w:rStyle w:val="af1"/>
                <w:noProof/>
                <w:rPrChange w:id="368" w:author="John" w:date="2018-11-08T23:29:00Z">
                  <w:rPr>
                    <w:rStyle w:val="af1"/>
                    <w:noProof/>
                  </w:rPr>
                </w:rPrChange>
              </w:rPr>
              <w:delText xml:space="preserve">1.3.1 </w:delText>
            </w:r>
            <w:r w:rsidRPr="0073752D" w:rsidDel="0073752D">
              <w:rPr>
                <w:rStyle w:val="af1"/>
                <w:rFonts w:hint="eastAsia"/>
                <w:noProof/>
                <w:rPrChange w:id="369" w:author="John" w:date="2018-11-08T23:29:00Z">
                  <w:rPr>
                    <w:rStyle w:val="af1"/>
                    <w:rFonts w:hint="eastAsia"/>
                    <w:noProof/>
                  </w:rPr>
                </w:rPrChange>
              </w:rPr>
              <w:delText>软件系统名称</w:delText>
            </w:r>
            <w:r w:rsidDel="0073752D">
              <w:rPr>
                <w:noProof/>
                <w:webHidden/>
              </w:rPr>
              <w:tab/>
              <w:delText>6</w:delText>
            </w:r>
          </w:del>
        </w:p>
        <w:p w14:paraId="2C58854F" w14:textId="7B63DE8E" w:rsidR="000B4564" w:rsidDel="0073752D" w:rsidRDefault="000B4564">
          <w:pPr>
            <w:pStyle w:val="TOC3"/>
            <w:tabs>
              <w:tab w:val="right" w:leader="dot" w:pos="8296"/>
            </w:tabs>
            <w:rPr>
              <w:del w:id="370" w:author="John" w:date="2018-11-08T23:29:00Z"/>
              <w:rFonts w:cstheme="minorBidi"/>
              <w:noProof/>
              <w:kern w:val="2"/>
              <w:sz w:val="21"/>
            </w:rPr>
          </w:pPr>
          <w:del w:id="371" w:author="John" w:date="2018-11-08T23:29:00Z">
            <w:r w:rsidRPr="0073752D" w:rsidDel="0073752D">
              <w:rPr>
                <w:rStyle w:val="af1"/>
                <w:noProof/>
                <w:rPrChange w:id="372" w:author="John" w:date="2018-11-08T23:29:00Z">
                  <w:rPr>
                    <w:rStyle w:val="af1"/>
                    <w:noProof/>
                  </w:rPr>
                </w:rPrChange>
              </w:rPr>
              <w:delText xml:space="preserve">1.3.2 </w:delText>
            </w:r>
            <w:r w:rsidRPr="0073752D" w:rsidDel="0073752D">
              <w:rPr>
                <w:rStyle w:val="af1"/>
                <w:rFonts w:hint="eastAsia"/>
                <w:noProof/>
                <w:rPrChange w:id="373" w:author="John" w:date="2018-11-08T23:29:00Z">
                  <w:rPr>
                    <w:rStyle w:val="af1"/>
                    <w:rFonts w:hint="eastAsia"/>
                    <w:noProof/>
                  </w:rPr>
                </w:rPrChange>
              </w:rPr>
              <w:delText>项目客户</w:delText>
            </w:r>
            <w:r w:rsidDel="0073752D">
              <w:rPr>
                <w:noProof/>
                <w:webHidden/>
              </w:rPr>
              <w:tab/>
              <w:delText>6</w:delText>
            </w:r>
          </w:del>
        </w:p>
        <w:p w14:paraId="5AFEF540" w14:textId="28A7096A" w:rsidR="000B4564" w:rsidDel="0073752D" w:rsidRDefault="000B4564">
          <w:pPr>
            <w:pStyle w:val="TOC3"/>
            <w:tabs>
              <w:tab w:val="right" w:leader="dot" w:pos="8296"/>
            </w:tabs>
            <w:rPr>
              <w:del w:id="374" w:author="John" w:date="2018-11-08T23:29:00Z"/>
              <w:rFonts w:cstheme="minorBidi"/>
              <w:noProof/>
              <w:kern w:val="2"/>
              <w:sz w:val="21"/>
            </w:rPr>
          </w:pPr>
          <w:del w:id="375" w:author="John" w:date="2018-11-08T23:29:00Z">
            <w:r w:rsidRPr="0073752D" w:rsidDel="0073752D">
              <w:rPr>
                <w:rStyle w:val="af1"/>
                <w:noProof/>
                <w:rPrChange w:id="376" w:author="John" w:date="2018-11-08T23:29:00Z">
                  <w:rPr>
                    <w:rStyle w:val="af1"/>
                    <w:noProof/>
                  </w:rPr>
                </w:rPrChange>
              </w:rPr>
              <w:delText xml:space="preserve">1.3.3 </w:delText>
            </w:r>
            <w:r w:rsidRPr="0073752D" w:rsidDel="0073752D">
              <w:rPr>
                <w:rStyle w:val="af1"/>
                <w:rFonts w:hint="eastAsia"/>
                <w:noProof/>
                <w:rPrChange w:id="377" w:author="John" w:date="2018-11-08T23:29:00Z">
                  <w:rPr>
                    <w:rStyle w:val="af1"/>
                    <w:rFonts w:hint="eastAsia"/>
                    <w:noProof/>
                  </w:rPr>
                </w:rPrChange>
              </w:rPr>
              <w:delText>开发团队</w:delText>
            </w:r>
            <w:r w:rsidDel="0073752D">
              <w:rPr>
                <w:noProof/>
                <w:webHidden/>
              </w:rPr>
              <w:tab/>
              <w:delText>7</w:delText>
            </w:r>
          </w:del>
        </w:p>
        <w:p w14:paraId="02137205" w14:textId="0426F3A4" w:rsidR="000B4564" w:rsidDel="0073752D" w:rsidRDefault="000B4564">
          <w:pPr>
            <w:pStyle w:val="TOC3"/>
            <w:tabs>
              <w:tab w:val="right" w:leader="dot" w:pos="8296"/>
            </w:tabs>
            <w:rPr>
              <w:del w:id="378" w:author="John" w:date="2018-11-08T23:29:00Z"/>
              <w:rFonts w:cstheme="minorBidi"/>
              <w:noProof/>
              <w:kern w:val="2"/>
              <w:sz w:val="21"/>
            </w:rPr>
          </w:pPr>
          <w:del w:id="379" w:author="John" w:date="2018-11-08T23:29:00Z">
            <w:r w:rsidRPr="0073752D" w:rsidDel="0073752D">
              <w:rPr>
                <w:rStyle w:val="af1"/>
                <w:noProof/>
                <w:rPrChange w:id="380" w:author="John" w:date="2018-11-08T23:29:00Z">
                  <w:rPr>
                    <w:rStyle w:val="af1"/>
                    <w:noProof/>
                  </w:rPr>
                </w:rPrChange>
              </w:rPr>
              <w:delText xml:space="preserve">1.3.4 </w:delText>
            </w:r>
            <w:r w:rsidRPr="0073752D" w:rsidDel="0073752D">
              <w:rPr>
                <w:rStyle w:val="af1"/>
                <w:rFonts w:hint="eastAsia"/>
                <w:noProof/>
                <w:rPrChange w:id="381" w:author="John" w:date="2018-11-08T23:29:00Z">
                  <w:rPr>
                    <w:rStyle w:val="af1"/>
                    <w:rFonts w:hint="eastAsia"/>
                    <w:noProof/>
                  </w:rPr>
                </w:rPrChange>
              </w:rPr>
              <w:delText>项目用户群</w:delText>
            </w:r>
            <w:r w:rsidDel="0073752D">
              <w:rPr>
                <w:noProof/>
                <w:webHidden/>
              </w:rPr>
              <w:tab/>
              <w:delText>7</w:delText>
            </w:r>
          </w:del>
        </w:p>
        <w:p w14:paraId="3F09CE28" w14:textId="6CE1D48F" w:rsidR="000B4564" w:rsidDel="0073752D" w:rsidRDefault="000B4564">
          <w:pPr>
            <w:pStyle w:val="TOC2"/>
            <w:tabs>
              <w:tab w:val="right" w:leader="dot" w:pos="8296"/>
            </w:tabs>
            <w:rPr>
              <w:del w:id="382" w:author="John" w:date="2018-11-08T23:29:00Z"/>
              <w:rFonts w:cstheme="minorBidi"/>
              <w:noProof/>
              <w:kern w:val="2"/>
              <w:sz w:val="21"/>
            </w:rPr>
          </w:pPr>
          <w:del w:id="383" w:author="John" w:date="2018-11-08T23:29:00Z">
            <w:r w:rsidRPr="0073752D" w:rsidDel="0073752D">
              <w:rPr>
                <w:rStyle w:val="af1"/>
                <w:noProof/>
                <w:rPrChange w:id="384" w:author="John" w:date="2018-11-08T23:29:00Z">
                  <w:rPr>
                    <w:rStyle w:val="af1"/>
                    <w:noProof/>
                  </w:rPr>
                </w:rPrChange>
              </w:rPr>
              <w:delText xml:space="preserve">1.4 </w:delText>
            </w:r>
            <w:r w:rsidRPr="0073752D" w:rsidDel="0073752D">
              <w:rPr>
                <w:rStyle w:val="af1"/>
                <w:rFonts w:hint="eastAsia"/>
                <w:noProof/>
                <w:rPrChange w:id="385" w:author="John" w:date="2018-11-08T23:29:00Z">
                  <w:rPr>
                    <w:rStyle w:val="af1"/>
                    <w:rFonts w:hint="eastAsia"/>
                    <w:noProof/>
                  </w:rPr>
                </w:rPrChange>
              </w:rPr>
              <w:delText>业务目标</w:delText>
            </w:r>
            <w:r w:rsidDel="0073752D">
              <w:rPr>
                <w:noProof/>
                <w:webHidden/>
              </w:rPr>
              <w:tab/>
              <w:delText>7</w:delText>
            </w:r>
          </w:del>
        </w:p>
        <w:p w14:paraId="7636B20B" w14:textId="4EC9BEA3" w:rsidR="000B4564" w:rsidDel="0073752D" w:rsidRDefault="000B4564">
          <w:pPr>
            <w:pStyle w:val="TOC2"/>
            <w:tabs>
              <w:tab w:val="right" w:leader="dot" w:pos="8296"/>
            </w:tabs>
            <w:rPr>
              <w:del w:id="386" w:author="John" w:date="2018-11-08T23:29:00Z"/>
              <w:rFonts w:cstheme="minorBidi"/>
              <w:noProof/>
              <w:kern w:val="2"/>
              <w:sz w:val="21"/>
            </w:rPr>
          </w:pPr>
          <w:del w:id="387" w:author="John" w:date="2018-11-08T23:29:00Z">
            <w:r w:rsidRPr="0073752D" w:rsidDel="0073752D">
              <w:rPr>
                <w:rStyle w:val="af1"/>
                <w:noProof/>
                <w:rPrChange w:id="388" w:author="John" w:date="2018-11-08T23:29:00Z">
                  <w:rPr>
                    <w:rStyle w:val="af1"/>
                    <w:noProof/>
                  </w:rPr>
                </w:rPrChange>
              </w:rPr>
              <w:delText xml:space="preserve">1.5 </w:delText>
            </w:r>
            <w:r w:rsidRPr="0073752D" w:rsidDel="0073752D">
              <w:rPr>
                <w:rStyle w:val="af1"/>
                <w:rFonts w:hint="eastAsia"/>
                <w:noProof/>
                <w:rPrChange w:id="389" w:author="John" w:date="2018-11-08T23:29:00Z">
                  <w:rPr>
                    <w:rStyle w:val="af1"/>
                    <w:rFonts w:hint="eastAsia"/>
                    <w:noProof/>
                  </w:rPr>
                </w:rPrChange>
              </w:rPr>
              <w:delText>参考资料</w:delText>
            </w:r>
            <w:r w:rsidDel="0073752D">
              <w:rPr>
                <w:noProof/>
                <w:webHidden/>
              </w:rPr>
              <w:tab/>
              <w:delText>7</w:delText>
            </w:r>
          </w:del>
        </w:p>
        <w:p w14:paraId="2B5934DA" w14:textId="54FE4BC5" w:rsidR="000B4564" w:rsidDel="0073752D" w:rsidRDefault="000B4564">
          <w:pPr>
            <w:pStyle w:val="TOC1"/>
            <w:tabs>
              <w:tab w:val="right" w:leader="dot" w:pos="8296"/>
            </w:tabs>
            <w:rPr>
              <w:del w:id="390" w:author="John" w:date="2018-11-08T23:29:00Z"/>
              <w:noProof/>
            </w:rPr>
          </w:pPr>
          <w:del w:id="391" w:author="John" w:date="2018-11-08T23:29:00Z">
            <w:r w:rsidRPr="0073752D" w:rsidDel="0073752D">
              <w:rPr>
                <w:rStyle w:val="af1"/>
                <w:rFonts w:asciiTheme="majorEastAsia" w:hAnsiTheme="majorEastAsia" w:cstheme="majorHAnsi"/>
                <w:noProof/>
                <w:rPrChange w:id="392" w:author="John" w:date="2018-11-08T23:29:00Z">
                  <w:rPr>
                    <w:rStyle w:val="af1"/>
                    <w:rFonts w:asciiTheme="majorEastAsia" w:hAnsiTheme="majorEastAsia" w:cstheme="majorHAnsi"/>
                    <w:noProof/>
                  </w:rPr>
                </w:rPrChange>
              </w:rPr>
              <w:delText xml:space="preserve">2 </w:delText>
            </w:r>
            <w:r w:rsidRPr="0073752D" w:rsidDel="0073752D">
              <w:rPr>
                <w:rStyle w:val="af1"/>
                <w:rFonts w:asciiTheme="majorEastAsia" w:hAnsiTheme="majorEastAsia" w:cstheme="majorHAnsi" w:hint="eastAsia"/>
                <w:noProof/>
                <w:rPrChange w:id="393" w:author="John" w:date="2018-11-08T23:29:00Z">
                  <w:rPr>
                    <w:rStyle w:val="af1"/>
                    <w:rFonts w:asciiTheme="majorEastAsia" w:hAnsiTheme="majorEastAsia" w:cstheme="majorHAnsi" w:hint="eastAsia"/>
                    <w:noProof/>
                  </w:rPr>
                </w:rPrChange>
              </w:rPr>
              <w:delText>项目概述</w:delText>
            </w:r>
            <w:r w:rsidDel="0073752D">
              <w:rPr>
                <w:noProof/>
                <w:webHidden/>
              </w:rPr>
              <w:tab/>
              <w:delText>8</w:delText>
            </w:r>
          </w:del>
        </w:p>
        <w:p w14:paraId="184D558E" w14:textId="25C337EE" w:rsidR="000B4564" w:rsidDel="0073752D" w:rsidRDefault="000B4564">
          <w:pPr>
            <w:pStyle w:val="TOC2"/>
            <w:tabs>
              <w:tab w:val="right" w:leader="dot" w:pos="8296"/>
            </w:tabs>
            <w:rPr>
              <w:del w:id="394" w:author="John" w:date="2018-11-08T23:29:00Z"/>
              <w:rFonts w:cstheme="minorBidi"/>
              <w:noProof/>
              <w:kern w:val="2"/>
              <w:sz w:val="21"/>
            </w:rPr>
          </w:pPr>
          <w:del w:id="395" w:author="John" w:date="2018-11-08T23:29:00Z">
            <w:r w:rsidRPr="0073752D" w:rsidDel="0073752D">
              <w:rPr>
                <w:rStyle w:val="af1"/>
                <w:noProof/>
                <w:rPrChange w:id="396" w:author="John" w:date="2018-11-08T23:29:00Z">
                  <w:rPr>
                    <w:rStyle w:val="af1"/>
                    <w:noProof/>
                  </w:rPr>
                </w:rPrChange>
              </w:rPr>
              <w:delText xml:space="preserve">2.1 </w:delText>
            </w:r>
            <w:r w:rsidRPr="0073752D" w:rsidDel="0073752D">
              <w:rPr>
                <w:rStyle w:val="af1"/>
                <w:rFonts w:hint="eastAsia"/>
                <w:noProof/>
                <w:rPrChange w:id="397" w:author="John" w:date="2018-11-08T23:29:00Z">
                  <w:rPr>
                    <w:rStyle w:val="af1"/>
                    <w:rFonts w:hint="eastAsia"/>
                    <w:noProof/>
                  </w:rPr>
                </w:rPrChange>
              </w:rPr>
              <w:delText>项目基本说明</w:delText>
            </w:r>
            <w:r w:rsidDel="0073752D">
              <w:rPr>
                <w:noProof/>
                <w:webHidden/>
              </w:rPr>
              <w:tab/>
              <w:delText>8</w:delText>
            </w:r>
          </w:del>
        </w:p>
        <w:p w14:paraId="69D7F190" w14:textId="308E116C" w:rsidR="000B4564" w:rsidDel="0073752D" w:rsidRDefault="000B4564">
          <w:pPr>
            <w:pStyle w:val="TOC2"/>
            <w:tabs>
              <w:tab w:val="right" w:leader="dot" w:pos="8296"/>
            </w:tabs>
            <w:rPr>
              <w:del w:id="398" w:author="John" w:date="2018-11-08T23:29:00Z"/>
              <w:rFonts w:cstheme="minorBidi"/>
              <w:noProof/>
              <w:kern w:val="2"/>
              <w:sz w:val="21"/>
            </w:rPr>
          </w:pPr>
          <w:del w:id="399" w:author="John" w:date="2018-11-08T23:29:00Z">
            <w:r w:rsidRPr="0073752D" w:rsidDel="0073752D">
              <w:rPr>
                <w:rStyle w:val="af1"/>
                <w:noProof/>
                <w:rPrChange w:id="400" w:author="John" w:date="2018-11-08T23:29:00Z">
                  <w:rPr>
                    <w:rStyle w:val="af1"/>
                    <w:noProof/>
                  </w:rPr>
                </w:rPrChange>
              </w:rPr>
              <w:delText xml:space="preserve">2.2 </w:delText>
            </w:r>
            <w:r w:rsidRPr="0073752D" w:rsidDel="0073752D">
              <w:rPr>
                <w:rStyle w:val="af1"/>
                <w:rFonts w:hint="eastAsia"/>
                <w:noProof/>
                <w:rPrChange w:id="401" w:author="John" w:date="2018-11-08T23:29:00Z">
                  <w:rPr>
                    <w:rStyle w:val="af1"/>
                    <w:rFonts w:hint="eastAsia"/>
                    <w:noProof/>
                  </w:rPr>
                </w:rPrChange>
              </w:rPr>
              <w:delText>工作内容</w:delText>
            </w:r>
            <w:r w:rsidDel="0073752D">
              <w:rPr>
                <w:noProof/>
                <w:webHidden/>
              </w:rPr>
              <w:tab/>
              <w:delText>8</w:delText>
            </w:r>
          </w:del>
        </w:p>
        <w:p w14:paraId="1C5B1E5F" w14:textId="27A2253C" w:rsidR="000B4564" w:rsidDel="0073752D" w:rsidRDefault="000B4564">
          <w:pPr>
            <w:pStyle w:val="TOC2"/>
            <w:tabs>
              <w:tab w:val="right" w:leader="dot" w:pos="8296"/>
            </w:tabs>
            <w:rPr>
              <w:del w:id="402" w:author="John" w:date="2018-11-08T23:29:00Z"/>
              <w:rFonts w:cstheme="minorBidi"/>
              <w:noProof/>
              <w:kern w:val="2"/>
              <w:sz w:val="21"/>
            </w:rPr>
          </w:pPr>
          <w:del w:id="403" w:author="John" w:date="2018-11-08T23:29:00Z">
            <w:r w:rsidRPr="0073752D" w:rsidDel="0073752D">
              <w:rPr>
                <w:rStyle w:val="af1"/>
                <w:noProof/>
                <w:rPrChange w:id="404" w:author="John" w:date="2018-11-08T23:29:00Z">
                  <w:rPr>
                    <w:rStyle w:val="af1"/>
                    <w:noProof/>
                  </w:rPr>
                </w:rPrChange>
              </w:rPr>
              <w:delText xml:space="preserve">2.3 </w:delText>
            </w:r>
            <w:r w:rsidRPr="0073752D" w:rsidDel="0073752D">
              <w:rPr>
                <w:rStyle w:val="af1"/>
                <w:rFonts w:hint="eastAsia"/>
                <w:noProof/>
                <w:rPrChange w:id="405" w:author="John" w:date="2018-11-08T23:29:00Z">
                  <w:rPr>
                    <w:rStyle w:val="af1"/>
                    <w:rFonts w:hint="eastAsia"/>
                    <w:noProof/>
                  </w:rPr>
                </w:rPrChange>
              </w:rPr>
              <w:delText>开发人员</w:delText>
            </w:r>
            <w:r w:rsidDel="0073752D">
              <w:rPr>
                <w:noProof/>
                <w:webHidden/>
              </w:rPr>
              <w:tab/>
              <w:delText>8</w:delText>
            </w:r>
          </w:del>
        </w:p>
        <w:p w14:paraId="6EA8DC0E" w14:textId="7EC6B19E" w:rsidR="000B4564" w:rsidDel="0073752D" w:rsidRDefault="000B4564">
          <w:pPr>
            <w:pStyle w:val="TOC2"/>
            <w:tabs>
              <w:tab w:val="right" w:leader="dot" w:pos="8296"/>
            </w:tabs>
            <w:rPr>
              <w:del w:id="406" w:author="John" w:date="2018-11-08T23:29:00Z"/>
              <w:rFonts w:cstheme="minorBidi"/>
              <w:noProof/>
              <w:kern w:val="2"/>
              <w:sz w:val="21"/>
            </w:rPr>
          </w:pPr>
          <w:del w:id="407" w:author="John" w:date="2018-11-08T23:29:00Z">
            <w:r w:rsidRPr="0073752D" w:rsidDel="0073752D">
              <w:rPr>
                <w:rStyle w:val="af1"/>
                <w:noProof/>
                <w:rPrChange w:id="408" w:author="John" w:date="2018-11-08T23:29:00Z">
                  <w:rPr>
                    <w:rStyle w:val="af1"/>
                    <w:noProof/>
                  </w:rPr>
                </w:rPrChange>
              </w:rPr>
              <w:delText xml:space="preserve">2.4 </w:delText>
            </w:r>
            <w:r w:rsidRPr="0073752D" w:rsidDel="0073752D">
              <w:rPr>
                <w:rStyle w:val="af1"/>
                <w:rFonts w:hint="eastAsia"/>
                <w:noProof/>
                <w:rPrChange w:id="409" w:author="John" w:date="2018-11-08T23:29:00Z">
                  <w:rPr>
                    <w:rStyle w:val="af1"/>
                    <w:rFonts w:hint="eastAsia"/>
                    <w:noProof/>
                  </w:rPr>
                </w:rPrChange>
              </w:rPr>
              <w:delText>用户</w:delText>
            </w:r>
            <w:r w:rsidDel="0073752D">
              <w:rPr>
                <w:noProof/>
                <w:webHidden/>
              </w:rPr>
              <w:tab/>
              <w:delText>9</w:delText>
            </w:r>
          </w:del>
        </w:p>
        <w:p w14:paraId="5F0EF21B" w14:textId="0B0EEE1A" w:rsidR="000B4564" w:rsidDel="0073752D" w:rsidRDefault="000B4564">
          <w:pPr>
            <w:pStyle w:val="TOC2"/>
            <w:tabs>
              <w:tab w:val="right" w:leader="dot" w:pos="8296"/>
            </w:tabs>
            <w:rPr>
              <w:del w:id="410" w:author="John" w:date="2018-11-08T23:29:00Z"/>
              <w:rFonts w:cstheme="minorBidi"/>
              <w:noProof/>
              <w:kern w:val="2"/>
              <w:sz w:val="21"/>
            </w:rPr>
          </w:pPr>
          <w:del w:id="411" w:author="John" w:date="2018-11-08T23:29:00Z">
            <w:r w:rsidRPr="0073752D" w:rsidDel="0073752D">
              <w:rPr>
                <w:rStyle w:val="af1"/>
                <w:noProof/>
                <w:rPrChange w:id="412" w:author="John" w:date="2018-11-08T23:29:00Z">
                  <w:rPr>
                    <w:rStyle w:val="af1"/>
                    <w:noProof/>
                  </w:rPr>
                </w:rPrChange>
              </w:rPr>
              <w:delText xml:space="preserve">2.5 </w:delText>
            </w:r>
            <w:r w:rsidRPr="0073752D" w:rsidDel="0073752D">
              <w:rPr>
                <w:rStyle w:val="af1"/>
                <w:rFonts w:hint="eastAsia"/>
                <w:noProof/>
                <w:rPrChange w:id="413" w:author="John" w:date="2018-11-08T23:29:00Z">
                  <w:rPr>
                    <w:rStyle w:val="af1"/>
                    <w:rFonts w:hint="eastAsia"/>
                    <w:noProof/>
                  </w:rPr>
                </w:rPrChange>
              </w:rPr>
              <w:delText>产品</w:delText>
            </w:r>
            <w:r w:rsidDel="0073752D">
              <w:rPr>
                <w:noProof/>
                <w:webHidden/>
              </w:rPr>
              <w:tab/>
              <w:delText>9</w:delText>
            </w:r>
          </w:del>
        </w:p>
        <w:p w14:paraId="5B6ADABC" w14:textId="564BE152" w:rsidR="000B4564" w:rsidDel="0073752D" w:rsidRDefault="000B4564">
          <w:pPr>
            <w:pStyle w:val="TOC3"/>
            <w:tabs>
              <w:tab w:val="right" w:leader="dot" w:pos="8296"/>
            </w:tabs>
            <w:rPr>
              <w:del w:id="414" w:author="John" w:date="2018-11-08T23:29:00Z"/>
              <w:rFonts w:cstheme="minorBidi"/>
              <w:noProof/>
              <w:kern w:val="2"/>
              <w:sz w:val="21"/>
            </w:rPr>
          </w:pPr>
          <w:del w:id="415" w:author="John" w:date="2018-11-08T23:29:00Z">
            <w:r w:rsidRPr="0073752D" w:rsidDel="0073752D">
              <w:rPr>
                <w:rStyle w:val="af1"/>
                <w:noProof/>
                <w:rPrChange w:id="416" w:author="John" w:date="2018-11-08T23:29:00Z">
                  <w:rPr>
                    <w:rStyle w:val="af1"/>
                    <w:noProof/>
                  </w:rPr>
                </w:rPrChange>
              </w:rPr>
              <w:delText xml:space="preserve">2.5.1 </w:delText>
            </w:r>
            <w:r w:rsidRPr="0073752D" w:rsidDel="0073752D">
              <w:rPr>
                <w:rStyle w:val="af1"/>
                <w:rFonts w:hint="eastAsia"/>
                <w:noProof/>
                <w:rPrChange w:id="417" w:author="John" w:date="2018-11-08T23:29:00Z">
                  <w:rPr>
                    <w:rStyle w:val="af1"/>
                    <w:rFonts w:hint="eastAsia"/>
                    <w:noProof/>
                  </w:rPr>
                </w:rPrChange>
              </w:rPr>
              <w:delText>项目的必要性文档</w:delText>
            </w:r>
            <w:r w:rsidDel="0073752D">
              <w:rPr>
                <w:noProof/>
                <w:webHidden/>
              </w:rPr>
              <w:tab/>
              <w:delText>9</w:delText>
            </w:r>
          </w:del>
        </w:p>
        <w:p w14:paraId="2D5651D6" w14:textId="1E8C5710" w:rsidR="000B4564" w:rsidDel="0073752D" w:rsidRDefault="000B4564">
          <w:pPr>
            <w:pStyle w:val="TOC3"/>
            <w:tabs>
              <w:tab w:val="right" w:leader="dot" w:pos="8296"/>
            </w:tabs>
            <w:rPr>
              <w:del w:id="418" w:author="John" w:date="2018-11-08T23:29:00Z"/>
              <w:rFonts w:cstheme="minorBidi"/>
              <w:noProof/>
              <w:kern w:val="2"/>
              <w:sz w:val="21"/>
            </w:rPr>
          </w:pPr>
          <w:del w:id="419" w:author="John" w:date="2018-11-08T23:29:00Z">
            <w:r w:rsidRPr="0073752D" w:rsidDel="0073752D">
              <w:rPr>
                <w:rStyle w:val="af1"/>
                <w:noProof/>
                <w:rPrChange w:id="420" w:author="John" w:date="2018-11-08T23:29:00Z">
                  <w:rPr>
                    <w:rStyle w:val="af1"/>
                    <w:noProof/>
                  </w:rPr>
                </w:rPrChange>
              </w:rPr>
              <w:delText xml:space="preserve">2.5.2 </w:delText>
            </w:r>
            <w:r w:rsidRPr="0073752D" w:rsidDel="0073752D">
              <w:rPr>
                <w:rStyle w:val="af1"/>
                <w:rFonts w:hint="eastAsia"/>
                <w:noProof/>
                <w:rPrChange w:id="421" w:author="John" w:date="2018-11-08T23:29:00Z">
                  <w:rPr>
                    <w:rStyle w:val="af1"/>
                    <w:rFonts w:hint="eastAsia"/>
                    <w:noProof/>
                  </w:rPr>
                </w:rPrChange>
              </w:rPr>
              <w:delText>服务</w:delText>
            </w:r>
            <w:r w:rsidDel="0073752D">
              <w:rPr>
                <w:noProof/>
                <w:webHidden/>
              </w:rPr>
              <w:tab/>
              <w:delText>10</w:delText>
            </w:r>
          </w:del>
        </w:p>
        <w:p w14:paraId="638E5C07" w14:textId="79470547" w:rsidR="000B4564" w:rsidDel="0073752D" w:rsidRDefault="000B4564">
          <w:pPr>
            <w:pStyle w:val="TOC2"/>
            <w:tabs>
              <w:tab w:val="right" w:leader="dot" w:pos="8296"/>
            </w:tabs>
            <w:rPr>
              <w:del w:id="422" w:author="John" w:date="2018-11-08T23:29:00Z"/>
              <w:rFonts w:cstheme="minorBidi"/>
              <w:noProof/>
              <w:kern w:val="2"/>
              <w:sz w:val="21"/>
            </w:rPr>
          </w:pPr>
          <w:del w:id="423" w:author="John" w:date="2018-11-08T23:29:00Z">
            <w:r w:rsidRPr="0073752D" w:rsidDel="0073752D">
              <w:rPr>
                <w:rStyle w:val="af1"/>
                <w:noProof/>
                <w:rPrChange w:id="424" w:author="John" w:date="2018-11-08T23:29:00Z">
                  <w:rPr>
                    <w:rStyle w:val="af1"/>
                    <w:noProof/>
                  </w:rPr>
                </w:rPrChange>
              </w:rPr>
              <w:delText xml:space="preserve">2.6 </w:delText>
            </w:r>
            <w:r w:rsidRPr="0073752D" w:rsidDel="0073752D">
              <w:rPr>
                <w:rStyle w:val="af1"/>
                <w:rFonts w:hint="eastAsia"/>
                <w:noProof/>
                <w:rPrChange w:id="425" w:author="John" w:date="2018-11-08T23:29:00Z">
                  <w:rPr>
                    <w:rStyle w:val="af1"/>
                    <w:rFonts w:hint="eastAsia"/>
                    <w:noProof/>
                  </w:rPr>
                </w:rPrChange>
              </w:rPr>
              <w:delText>验收标准</w:delText>
            </w:r>
            <w:r w:rsidDel="0073752D">
              <w:rPr>
                <w:noProof/>
                <w:webHidden/>
              </w:rPr>
              <w:tab/>
              <w:delText>10</w:delText>
            </w:r>
          </w:del>
        </w:p>
        <w:p w14:paraId="676D57DA" w14:textId="3DB04C4E" w:rsidR="000B4564" w:rsidDel="0073752D" w:rsidRDefault="000B4564">
          <w:pPr>
            <w:pStyle w:val="TOC1"/>
            <w:tabs>
              <w:tab w:val="right" w:leader="dot" w:pos="8296"/>
            </w:tabs>
            <w:rPr>
              <w:del w:id="426" w:author="John" w:date="2018-11-08T23:29:00Z"/>
              <w:noProof/>
            </w:rPr>
          </w:pPr>
          <w:del w:id="427" w:author="John" w:date="2018-11-08T23:29:00Z">
            <w:r w:rsidRPr="0073752D" w:rsidDel="0073752D">
              <w:rPr>
                <w:rStyle w:val="af1"/>
                <w:rFonts w:asciiTheme="majorEastAsia" w:hAnsiTheme="majorEastAsia" w:cstheme="majorHAnsi"/>
                <w:noProof/>
                <w:rPrChange w:id="428" w:author="John" w:date="2018-11-08T23:29:00Z">
                  <w:rPr>
                    <w:rStyle w:val="af1"/>
                    <w:rFonts w:asciiTheme="majorEastAsia" w:hAnsiTheme="majorEastAsia" w:cstheme="majorHAnsi"/>
                    <w:noProof/>
                  </w:rPr>
                </w:rPrChange>
              </w:rPr>
              <w:delText>3</w:delText>
            </w:r>
            <w:r w:rsidRPr="0073752D" w:rsidDel="0073752D">
              <w:rPr>
                <w:rStyle w:val="af1"/>
                <w:rFonts w:asciiTheme="majorEastAsia" w:hAnsiTheme="majorEastAsia"/>
                <w:noProof/>
                <w:rPrChange w:id="429" w:author="John" w:date="2018-11-08T23:29:00Z">
                  <w:rPr>
                    <w:rStyle w:val="af1"/>
                    <w:rFonts w:asciiTheme="majorEastAsia" w:hAnsiTheme="majorEastAsia"/>
                    <w:noProof/>
                  </w:rPr>
                </w:rPrChange>
              </w:rPr>
              <w:delText xml:space="preserve"> </w:delText>
            </w:r>
            <w:r w:rsidRPr="0073752D" w:rsidDel="0073752D">
              <w:rPr>
                <w:rStyle w:val="af1"/>
                <w:rFonts w:asciiTheme="majorEastAsia" w:hAnsiTheme="majorEastAsia" w:hint="eastAsia"/>
                <w:noProof/>
                <w:rPrChange w:id="430" w:author="John" w:date="2018-11-08T23:29:00Z">
                  <w:rPr>
                    <w:rStyle w:val="af1"/>
                    <w:rFonts w:asciiTheme="majorEastAsia" w:hAnsiTheme="majorEastAsia" w:hint="eastAsia"/>
                    <w:noProof/>
                  </w:rPr>
                </w:rPrChange>
              </w:rPr>
              <w:delText>实施计划</w:delText>
            </w:r>
            <w:r w:rsidDel="0073752D">
              <w:rPr>
                <w:noProof/>
                <w:webHidden/>
              </w:rPr>
              <w:tab/>
              <w:delText>10</w:delText>
            </w:r>
          </w:del>
        </w:p>
        <w:p w14:paraId="68D021D5" w14:textId="43D0B720" w:rsidR="000B4564" w:rsidDel="0073752D" w:rsidRDefault="000B4564">
          <w:pPr>
            <w:pStyle w:val="TOC2"/>
            <w:tabs>
              <w:tab w:val="right" w:leader="dot" w:pos="8296"/>
            </w:tabs>
            <w:rPr>
              <w:del w:id="431" w:author="John" w:date="2018-11-08T23:29:00Z"/>
              <w:rFonts w:cstheme="minorBidi"/>
              <w:noProof/>
              <w:kern w:val="2"/>
              <w:sz w:val="21"/>
            </w:rPr>
          </w:pPr>
          <w:del w:id="432" w:author="John" w:date="2018-11-08T23:29:00Z">
            <w:r w:rsidRPr="0073752D" w:rsidDel="0073752D">
              <w:rPr>
                <w:rStyle w:val="af1"/>
                <w:noProof/>
                <w:rPrChange w:id="433" w:author="John" w:date="2018-11-08T23:29:00Z">
                  <w:rPr>
                    <w:rStyle w:val="af1"/>
                    <w:noProof/>
                  </w:rPr>
                </w:rPrChange>
              </w:rPr>
              <w:delText xml:space="preserve">3.1 </w:delText>
            </w:r>
            <w:r w:rsidRPr="0073752D" w:rsidDel="0073752D">
              <w:rPr>
                <w:rStyle w:val="af1"/>
                <w:rFonts w:hint="eastAsia"/>
                <w:noProof/>
                <w:rPrChange w:id="434" w:author="John" w:date="2018-11-08T23:29:00Z">
                  <w:rPr>
                    <w:rStyle w:val="af1"/>
                    <w:rFonts w:hint="eastAsia"/>
                    <w:noProof/>
                  </w:rPr>
                </w:rPrChange>
              </w:rPr>
              <w:delText>工作任务分解</w:delText>
            </w:r>
            <w:r w:rsidDel="0073752D">
              <w:rPr>
                <w:noProof/>
                <w:webHidden/>
              </w:rPr>
              <w:tab/>
              <w:delText>10</w:delText>
            </w:r>
          </w:del>
        </w:p>
        <w:p w14:paraId="13AEC7D7" w14:textId="3DD355AE" w:rsidR="000B4564" w:rsidDel="0073752D" w:rsidRDefault="000B4564">
          <w:pPr>
            <w:pStyle w:val="TOC2"/>
            <w:tabs>
              <w:tab w:val="right" w:leader="dot" w:pos="8296"/>
            </w:tabs>
            <w:rPr>
              <w:del w:id="435" w:author="John" w:date="2018-11-08T23:29:00Z"/>
              <w:rFonts w:cstheme="minorBidi"/>
              <w:noProof/>
              <w:kern w:val="2"/>
              <w:sz w:val="21"/>
            </w:rPr>
          </w:pPr>
          <w:del w:id="436" w:author="John" w:date="2018-11-08T23:29:00Z">
            <w:r w:rsidRPr="0073752D" w:rsidDel="0073752D">
              <w:rPr>
                <w:rStyle w:val="af1"/>
                <w:noProof/>
                <w:rPrChange w:id="437" w:author="John" w:date="2018-11-08T23:29:00Z">
                  <w:rPr>
                    <w:rStyle w:val="af1"/>
                    <w:noProof/>
                  </w:rPr>
                </w:rPrChange>
              </w:rPr>
              <w:delText xml:space="preserve">3.2 </w:delText>
            </w:r>
            <w:r w:rsidRPr="0073752D" w:rsidDel="0073752D">
              <w:rPr>
                <w:rStyle w:val="af1"/>
                <w:rFonts w:hint="eastAsia"/>
                <w:noProof/>
                <w:rPrChange w:id="438" w:author="John" w:date="2018-11-08T23:29:00Z">
                  <w:rPr>
                    <w:rStyle w:val="af1"/>
                    <w:rFonts w:hint="eastAsia"/>
                    <w:noProof/>
                  </w:rPr>
                </w:rPrChange>
              </w:rPr>
              <w:delText>工作分解结构（</w:delText>
            </w:r>
            <w:r w:rsidRPr="0073752D" w:rsidDel="0073752D">
              <w:rPr>
                <w:rStyle w:val="af1"/>
                <w:noProof/>
                <w:rPrChange w:id="439" w:author="John" w:date="2018-11-08T23:29:00Z">
                  <w:rPr>
                    <w:rStyle w:val="af1"/>
                    <w:noProof/>
                  </w:rPr>
                </w:rPrChange>
              </w:rPr>
              <w:delText>WBS</w:delText>
            </w:r>
            <w:r w:rsidRPr="0073752D" w:rsidDel="0073752D">
              <w:rPr>
                <w:rStyle w:val="af1"/>
                <w:rFonts w:hint="eastAsia"/>
                <w:noProof/>
                <w:rPrChange w:id="440" w:author="John" w:date="2018-11-08T23:29:00Z">
                  <w:rPr>
                    <w:rStyle w:val="af1"/>
                    <w:rFonts w:hint="eastAsia"/>
                    <w:noProof/>
                  </w:rPr>
                </w:rPrChange>
              </w:rPr>
              <w:delText>）</w:delText>
            </w:r>
            <w:r w:rsidDel="0073752D">
              <w:rPr>
                <w:noProof/>
                <w:webHidden/>
              </w:rPr>
              <w:tab/>
              <w:delText>12</w:delText>
            </w:r>
          </w:del>
        </w:p>
        <w:p w14:paraId="33354651" w14:textId="7DCA0281" w:rsidR="000B4564" w:rsidDel="0073752D" w:rsidRDefault="000B4564">
          <w:pPr>
            <w:pStyle w:val="TOC2"/>
            <w:tabs>
              <w:tab w:val="right" w:leader="dot" w:pos="8296"/>
            </w:tabs>
            <w:rPr>
              <w:del w:id="441" w:author="John" w:date="2018-11-08T23:29:00Z"/>
              <w:rFonts w:cstheme="minorBidi"/>
              <w:noProof/>
              <w:kern w:val="2"/>
              <w:sz w:val="21"/>
            </w:rPr>
          </w:pPr>
          <w:del w:id="442" w:author="John" w:date="2018-11-08T23:29:00Z">
            <w:r w:rsidRPr="0073752D" w:rsidDel="0073752D">
              <w:rPr>
                <w:rStyle w:val="af1"/>
                <w:noProof/>
                <w:rPrChange w:id="443" w:author="John" w:date="2018-11-08T23:29:00Z">
                  <w:rPr>
                    <w:rStyle w:val="af1"/>
                    <w:noProof/>
                  </w:rPr>
                </w:rPrChange>
              </w:rPr>
              <w:delText xml:space="preserve">3.3 </w:delText>
            </w:r>
            <w:r w:rsidRPr="0073752D" w:rsidDel="0073752D">
              <w:rPr>
                <w:rStyle w:val="af1"/>
                <w:rFonts w:hint="eastAsia"/>
                <w:noProof/>
                <w:rPrChange w:id="444" w:author="John" w:date="2018-11-08T23:29:00Z">
                  <w:rPr>
                    <w:rStyle w:val="af1"/>
                    <w:rFonts w:hint="eastAsia"/>
                    <w:noProof/>
                  </w:rPr>
                </w:rPrChange>
              </w:rPr>
              <w:delText>接口人员</w:delText>
            </w:r>
            <w:r w:rsidDel="0073752D">
              <w:rPr>
                <w:noProof/>
                <w:webHidden/>
              </w:rPr>
              <w:tab/>
              <w:delText>12</w:delText>
            </w:r>
          </w:del>
        </w:p>
        <w:p w14:paraId="1DD768A5" w14:textId="619E2939" w:rsidR="000B4564" w:rsidDel="0073752D" w:rsidRDefault="000B4564">
          <w:pPr>
            <w:pStyle w:val="TOC2"/>
            <w:tabs>
              <w:tab w:val="right" w:leader="dot" w:pos="8296"/>
            </w:tabs>
            <w:rPr>
              <w:del w:id="445" w:author="John" w:date="2018-11-08T23:29:00Z"/>
              <w:rFonts w:cstheme="minorBidi"/>
              <w:noProof/>
              <w:kern w:val="2"/>
              <w:sz w:val="21"/>
            </w:rPr>
          </w:pPr>
          <w:del w:id="446" w:author="John" w:date="2018-11-08T23:29:00Z">
            <w:r w:rsidRPr="0073752D" w:rsidDel="0073752D">
              <w:rPr>
                <w:rStyle w:val="af1"/>
                <w:noProof/>
                <w:rPrChange w:id="447" w:author="John" w:date="2018-11-08T23:29:00Z">
                  <w:rPr>
                    <w:rStyle w:val="af1"/>
                    <w:noProof/>
                  </w:rPr>
                </w:rPrChange>
              </w:rPr>
              <w:delText xml:space="preserve">3.4 </w:delText>
            </w:r>
            <w:r w:rsidRPr="0073752D" w:rsidDel="0073752D">
              <w:rPr>
                <w:rStyle w:val="af1"/>
                <w:rFonts w:hint="eastAsia"/>
                <w:noProof/>
                <w:rPrChange w:id="448" w:author="John" w:date="2018-11-08T23:29:00Z">
                  <w:rPr>
                    <w:rStyle w:val="af1"/>
                    <w:rFonts w:hint="eastAsia"/>
                    <w:noProof/>
                  </w:rPr>
                </w:rPrChange>
              </w:rPr>
              <w:delText>进度</w:delText>
            </w:r>
            <w:r w:rsidDel="0073752D">
              <w:rPr>
                <w:noProof/>
                <w:webHidden/>
              </w:rPr>
              <w:tab/>
              <w:delText>13</w:delText>
            </w:r>
          </w:del>
        </w:p>
        <w:p w14:paraId="6BD645E6" w14:textId="1FE8B2A6" w:rsidR="000B4564" w:rsidDel="0073752D" w:rsidRDefault="000B4564">
          <w:pPr>
            <w:pStyle w:val="TOC3"/>
            <w:tabs>
              <w:tab w:val="right" w:leader="dot" w:pos="8296"/>
            </w:tabs>
            <w:rPr>
              <w:del w:id="449" w:author="John" w:date="2018-11-08T23:29:00Z"/>
              <w:rFonts w:cstheme="minorBidi"/>
              <w:noProof/>
              <w:kern w:val="2"/>
              <w:sz w:val="21"/>
            </w:rPr>
          </w:pPr>
          <w:del w:id="450" w:author="John" w:date="2018-11-08T23:29:00Z">
            <w:r w:rsidRPr="0073752D" w:rsidDel="0073752D">
              <w:rPr>
                <w:rStyle w:val="af1"/>
                <w:noProof/>
                <w:rPrChange w:id="451" w:author="John" w:date="2018-11-08T23:29:00Z">
                  <w:rPr>
                    <w:rStyle w:val="af1"/>
                    <w:noProof/>
                  </w:rPr>
                </w:rPrChange>
              </w:rPr>
              <w:delText xml:space="preserve">3.4.1 </w:delText>
            </w:r>
            <w:r w:rsidRPr="0073752D" w:rsidDel="0073752D">
              <w:rPr>
                <w:rStyle w:val="af1"/>
                <w:rFonts w:hint="eastAsia"/>
                <w:noProof/>
                <w:rPrChange w:id="452" w:author="John" w:date="2018-11-08T23:29:00Z">
                  <w:rPr>
                    <w:rStyle w:val="af1"/>
                    <w:rFonts w:hint="eastAsia"/>
                    <w:noProof/>
                  </w:rPr>
                </w:rPrChange>
              </w:rPr>
              <w:delText>甘特图</w:delText>
            </w:r>
            <w:r w:rsidDel="0073752D">
              <w:rPr>
                <w:noProof/>
                <w:webHidden/>
              </w:rPr>
              <w:tab/>
              <w:delText>13</w:delText>
            </w:r>
          </w:del>
        </w:p>
        <w:p w14:paraId="16447F18" w14:textId="5347B68D" w:rsidR="000B4564" w:rsidDel="0073752D" w:rsidRDefault="000B4564">
          <w:pPr>
            <w:pStyle w:val="TOC3"/>
            <w:tabs>
              <w:tab w:val="right" w:leader="dot" w:pos="8296"/>
            </w:tabs>
            <w:rPr>
              <w:del w:id="453" w:author="John" w:date="2018-11-08T23:29:00Z"/>
              <w:rFonts w:cstheme="minorBidi"/>
              <w:noProof/>
              <w:kern w:val="2"/>
              <w:sz w:val="21"/>
            </w:rPr>
          </w:pPr>
          <w:del w:id="454" w:author="John" w:date="2018-11-08T23:29:00Z">
            <w:r w:rsidRPr="0073752D" w:rsidDel="0073752D">
              <w:rPr>
                <w:rStyle w:val="af1"/>
                <w:noProof/>
                <w:rPrChange w:id="455" w:author="John" w:date="2018-11-08T23:29:00Z">
                  <w:rPr>
                    <w:rStyle w:val="af1"/>
                    <w:noProof/>
                  </w:rPr>
                </w:rPrChange>
              </w:rPr>
              <w:delText xml:space="preserve">3.4.2 </w:delText>
            </w:r>
            <w:r w:rsidRPr="0073752D" w:rsidDel="0073752D">
              <w:rPr>
                <w:rStyle w:val="af1"/>
                <w:rFonts w:hint="eastAsia"/>
                <w:noProof/>
                <w:rPrChange w:id="456" w:author="John" w:date="2018-11-08T23:29:00Z">
                  <w:rPr>
                    <w:rStyle w:val="af1"/>
                    <w:rFonts w:hint="eastAsia"/>
                    <w:noProof/>
                  </w:rPr>
                </w:rPrChange>
              </w:rPr>
              <w:delText>网络图</w:delText>
            </w:r>
            <w:r w:rsidDel="0073752D">
              <w:rPr>
                <w:noProof/>
                <w:webHidden/>
              </w:rPr>
              <w:tab/>
              <w:delText>14</w:delText>
            </w:r>
          </w:del>
        </w:p>
        <w:p w14:paraId="5CCC7CFB" w14:textId="48EE7A42" w:rsidR="000B4564" w:rsidDel="0073752D" w:rsidRDefault="000B4564">
          <w:pPr>
            <w:pStyle w:val="TOC2"/>
            <w:tabs>
              <w:tab w:val="right" w:leader="dot" w:pos="8296"/>
            </w:tabs>
            <w:rPr>
              <w:del w:id="457" w:author="John" w:date="2018-11-08T23:29:00Z"/>
              <w:rFonts w:cstheme="minorBidi"/>
              <w:noProof/>
              <w:kern w:val="2"/>
              <w:sz w:val="21"/>
            </w:rPr>
          </w:pPr>
          <w:del w:id="458" w:author="John" w:date="2018-11-08T23:29:00Z">
            <w:r w:rsidRPr="0073752D" w:rsidDel="0073752D">
              <w:rPr>
                <w:rStyle w:val="af1"/>
                <w:noProof/>
                <w:rPrChange w:id="459" w:author="John" w:date="2018-11-08T23:29:00Z">
                  <w:rPr>
                    <w:rStyle w:val="af1"/>
                    <w:noProof/>
                  </w:rPr>
                </w:rPrChange>
              </w:rPr>
              <w:delText xml:space="preserve">3.5 </w:delText>
            </w:r>
            <w:r w:rsidRPr="0073752D" w:rsidDel="0073752D">
              <w:rPr>
                <w:rStyle w:val="af1"/>
                <w:rFonts w:hint="eastAsia"/>
                <w:noProof/>
                <w:rPrChange w:id="460" w:author="John" w:date="2018-11-08T23:29:00Z">
                  <w:rPr>
                    <w:rStyle w:val="af1"/>
                    <w:rFonts w:hint="eastAsia"/>
                    <w:noProof/>
                  </w:rPr>
                </w:rPrChange>
              </w:rPr>
              <w:delText>预算</w:delText>
            </w:r>
            <w:r w:rsidDel="0073752D">
              <w:rPr>
                <w:noProof/>
                <w:webHidden/>
              </w:rPr>
              <w:tab/>
              <w:delText>14</w:delText>
            </w:r>
          </w:del>
        </w:p>
        <w:p w14:paraId="2BE38B0B" w14:textId="0EE7604D" w:rsidR="000B4564" w:rsidDel="0073752D" w:rsidRDefault="000B4564">
          <w:pPr>
            <w:pStyle w:val="TOC2"/>
            <w:tabs>
              <w:tab w:val="right" w:leader="dot" w:pos="8296"/>
            </w:tabs>
            <w:rPr>
              <w:del w:id="461" w:author="John" w:date="2018-11-08T23:29:00Z"/>
              <w:rFonts w:cstheme="minorBidi"/>
              <w:noProof/>
              <w:kern w:val="2"/>
              <w:sz w:val="21"/>
            </w:rPr>
          </w:pPr>
          <w:del w:id="462" w:author="John" w:date="2018-11-08T23:29:00Z">
            <w:r w:rsidRPr="0073752D" w:rsidDel="0073752D">
              <w:rPr>
                <w:rStyle w:val="af1"/>
                <w:noProof/>
                <w:rPrChange w:id="463" w:author="John" w:date="2018-11-08T23:29:00Z">
                  <w:rPr>
                    <w:rStyle w:val="af1"/>
                    <w:noProof/>
                  </w:rPr>
                </w:rPrChange>
              </w:rPr>
              <w:delText xml:space="preserve">3.6 </w:delText>
            </w:r>
            <w:r w:rsidRPr="0073752D" w:rsidDel="0073752D">
              <w:rPr>
                <w:rStyle w:val="af1"/>
                <w:rFonts w:hint="eastAsia"/>
                <w:noProof/>
                <w:rPrChange w:id="464" w:author="John" w:date="2018-11-08T23:29:00Z">
                  <w:rPr>
                    <w:rStyle w:val="af1"/>
                    <w:rFonts w:hint="eastAsia"/>
                    <w:noProof/>
                  </w:rPr>
                </w:rPrChange>
              </w:rPr>
              <w:delText>关键问题</w:delText>
            </w:r>
            <w:r w:rsidDel="0073752D">
              <w:rPr>
                <w:noProof/>
                <w:webHidden/>
              </w:rPr>
              <w:tab/>
              <w:delText>15</w:delText>
            </w:r>
          </w:del>
        </w:p>
        <w:p w14:paraId="5359E103" w14:textId="28AAEF61" w:rsidR="000B4564" w:rsidDel="0073752D" w:rsidRDefault="000B4564">
          <w:pPr>
            <w:pStyle w:val="TOC1"/>
            <w:tabs>
              <w:tab w:val="right" w:leader="dot" w:pos="8296"/>
            </w:tabs>
            <w:rPr>
              <w:del w:id="465" w:author="John" w:date="2018-11-08T23:29:00Z"/>
              <w:noProof/>
            </w:rPr>
          </w:pPr>
          <w:del w:id="466" w:author="John" w:date="2018-11-08T23:29:00Z">
            <w:r w:rsidRPr="0073752D" w:rsidDel="0073752D">
              <w:rPr>
                <w:rStyle w:val="af1"/>
                <w:rFonts w:asciiTheme="majorEastAsia" w:hAnsiTheme="majorEastAsia"/>
                <w:noProof/>
                <w:rPrChange w:id="467" w:author="John" w:date="2018-11-08T23:29:00Z">
                  <w:rPr>
                    <w:rStyle w:val="af1"/>
                    <w:rFonts w:asciiTheme="majorEastAsia" w:hAnsiTheme="majorEastAsia"/>
                    <w:noProof/>
                  </w:rPr>
                </w:rPrChange>
              </w:rPr>
              <w:delText xml:space="preserve">4 </w:delText>
            </w:r>
            <w:r w:rsidRPr="0073752D" w:rsidDel="0073752D">
              <w:rPr>
                <w:rStyle w:val="af1"/>
                <w:rFonts w:asciiTheme="majorEastAsia" w:hAnsiTheme="majorEastAsia" w:hint="eastAsia"/>
                <w:noProof/>
                <w:rPrChange w:id="468" w:author="John" w:date="2018-11-08T23:29:00Z">
                  <w:rPr>
                    <w:rStyle w:val="af1"/>
                    <w:rFonts w:asciiTheme="majorEastAsia" w:hAnsiTheme="majorEastAsia" w:hint="eastAsia"/>
                    <w:noProof/>
                  </w:rPr>
                </w:rPrChange>
              </w:rPr>
              <w:delText>支持条件</w:delText>
            </w:r>
            <w:r w:rsidDel="0073752D">
              <w:rPr>
                <w:noProof/>
                <w:webHidden/>
              </w:rPr>
              <w:tab/>
              <w:delText>15</w:delText>
            </w:r>
          </w:del>
        </w:p>
        <w:p w14:paraId="3A1A1CE3" w14:textId="12879F04" w:rsidR="000B4564" w:rsidDel="0073752D" w:rsidRDefault="000B4564">
          <w:pPr>
            <w:pStyle w:val="TOC2"/>
            <w:tabs>
              <w:tab w:val="right" w:leader="dot" w:pos="8296"/>
            </w:tabs>
            <w:rPr>
              <w:del w:id="469" w:author="John" w:date="2018-11-08T23:29:00Z"/>
              <w:rFonts w:cstheme="minorBidi"/>
              <w:noProof/>
              <w:kern w:val="2"/>
              <w:sz w:val="21"/>
            </w:rPr>
          </w:pPr>
          <w:del w:id="470" w:author="John" w:date="2018-11-08T23:29:00Z">
            <w:r w:rsidRPr="0073752D" w:rsidDel="0073752D">
              <w:rPr>
                <w:rStyle w:val="af1"/>
                <w:noProof/>
                <w:rPrChange w:id="471" w:author="John" w:date="2018-11-08T23:29:00Z">
                  <w:rPr>
                    <w:rStyle w:val="af1"/>
                    <w:noProof/>
                  </w:rPr>
                </w:rPrChange>
              </w:rPr>
              <w:delText xml:space="preserve">4.1 </w:delText>
            </w:r>
            <w:r w:rsidRPr="0073752D" w:rsidDel="0073752D">
              <w:rPr>
                <w:rStyle w:val="af1"/>
                <w:rFonts w:hint="eastAsia"/>
                <w:noProof/>
                <w:rPrChange w:id="472" w:author="John" w:date="2018-11-08T23:29:00Z">
                  <w:rPr>
                    <w:rStyle w:val="af1"/>
                    <w:rFonts w:hint="eastAsia"/>
                    <w:noProof/>
                  </w:rPr>
                </w:rPrChange>
              </w:rPr>
              <w:delText>计算机系统支持</w:delText>
            </w:r>
            <w:r w:rsidDel="0073752D">
              <w:rPr>
                <w:noProof/>
                <w:webHidden/>
              </w:rPr>
              <w:tab/>
              <w:delText>15</w:delText>
            </w:r>
          </w:del>
        </w:p>
        <w:p w14:paraId="16D3006B" w14:textId="289404FB" w:rsidR="000B4564" w:rsidDel="0073752D" w:rsidRDefault="000B4564">
          <w:pPr>
            <w:pStyle w:val="TOC2"/>
            <w:tabs>
              <w:tab w:val="right" w:leader="dot" w:pos="8296"/>
            </w:tabs>
            <w:rPr>
              <w:del w:id="473" w:author="John" w:date="2018-11-08T23:29:00Z"/>
              <w:rFonts w:cstheme="minorBidi"/>
              <w:noProof/>
              <w:kern w:val="2"/>
              <w:sz w:val="21"/>
            </w:rPr>
          </w:pPr>
          <w:del w:id="474" w:author="John" w:date="2018-11-08T23:29:00Z">
            <w:r w:rsidRPr="0073752D" w:rsidDel="0073752D">
              <w:rPr>
                <w:rStyle w:val="af1"/>
                <w:noProof/>
                <w:rPrChange w:id="475" w:author="John" w:date="2018-11-08T23:29:00Z">
                  <w:rPr>
                    <w:rStyle w:val="af1"/>
                    <w:noProof/>
                  </w:rPr>
                </w:rPrChange>
              </w:rPr>
              <w:delText xml:space="preserve">4.2 </w:delText>
            </w:r>
            <w:r w:rsidRPr="0073752D" w:rsidDel="0073752D">
              <w:rPr>
                <w:rStyle w:val="af1"/>
                <w:rFonts w:hint="eastAsia"/>
                <w:noProof/>
                <w:rPrChange w:id="476" w:author="John" w:date="2018-11-08T23:29:00Z">
                  <w:rPr>
                    <w:rStyle w:val="af1"/>
                    <w:rFonts w:hint="eastAsia"/>
                    <w:noProof/>
                  </w:rPr>
                </w:rPrChange>
              </w:rPr>
              <w:delText>需由用户承担的工作</w:delText>
            </w:r>
            <w:r w:rsidDel="0073752D">
              <w:rPr>
                <w:noProof/>
                <w:webHidden/>
              </w:rPr>
              <w:tab/>
              <w:delText>15</w:delText>
            </w:r>
          </w:del>
        </w:p>
        <w:p w14:paraId="37C3B514" w14:textId="7C9337AD" w:rsidR="000B4564" w:rsidDel="0073752D" w:rsidRDefault="000B4564">
          <w:pPr>
            <w:pStyle w:val="TOC2"/>
            <w:tabs>
              <w:tab w:val="right" w:leader="dot" w:pos="8296"/>
            </w:tabs>
            <w:rPr>
              <w:del w:id="477" w:author="John" w:date="2018-11-08T23:29:00Z"/>
              <w:rFonts w:cstheme="minorBidi"/>
              <w:noProof/>
              <w:kern w:val="2"/>
              <w:sz w:val="21"/>
            </w:rPr>
          </w:pPr>
          <w:del w:id="478" w:author="John" w:date="2018-11-08T23:29:00Z">
            <w:r w:rsidRPr="0073752D" w:rsidDel="0073752D">
              <w:rPr>
                <w:rStyle w:val="af1"/>
                <w:noProof/>
                <w:rPrChange w:id="479" w:author="John" w:date="2018-11-08T23:29:00Z">
                  <w:rPr>
                    <w:rStyle w:val="af1"/>
                    <w:noProof/>
                  </w:rPr>
                </w:rPrChange>
              </w:rPr>
              <w:delText xml:space="preserve">4.3 </w:delText>
            </w:r>
            <w:r w:rsidRPr="0073752D" w:rsidDel="0073752D">
              <w:rPr>
                <w:rStyle w:val="af1"/>
                <w:rFonts w:hint="eastAsia"/>
                <w:noProof/>
                <w:rPrChange w:id="480" w:author="John" w:date="2018-11-08T23:29:00Z">
                  <w:rPr>
                    <w:rStyle w:val="af1"/>
                    <w:rFonts w:hint="eastAsia"/>
                    <w:noProof/>
                  </w:rPr>
                </w:rPrChange>
              </w:rPr>
              <w:delText>外界提供条件</w:delText>
            </w:r>
            <w:r w:rsidDel="0073752D">
              <w:rPr>
                <w:noProof/>
                <w:webHidden/>
              </w:rPr>
              <w:tab/>
              <w:delText>16</w:delText>
            </w:r>
          </w:del>
        </w:p>
        <w:p w14:paraId="6A06A08C" w14:textId="7AD39EA5" w:rsidR="000B4564" w:rsidDel="0073752D" w:rsidRDefault="000B4564">
          <w:pPr>
            <w:pStyle w:val="TOC1"/>
            <w:tabs>
              <w:tab w:val="right" w:leader="dot" w:pos="8296"/>
            </w:tabs>
            <w:rPr>
              <w:del w:id="481" w:author="John" w:date="2018-11-08T23:29:00Z"/>
              <w:noProof/>
            </w:rPr>
          </w:pPr>
          <w:del w:id="482" w:author="John" w:date="2018-11-08T23:29:00Z">
            <w:r w:rsidRPr="0073752D" w:rsidDel="0073752D">
              <w:rPr>
                <w:rStyle w:val="af1"/>
                <w:rFonts w:asciiTheme="majorEastAsia" w:hAnsiTheme="majorEastAsia"/>
                <w:noProof/>
                <w:rPrChange w:id="483" w:author="John" w:date="2018-11-08T23:29:00Z">
                  <w:rPr>
                    <w:rStyle w:val="af1"/>
                    <w:rFonts w:asciiTheme="majorEastAsia" w:hAnsiTheme="majorEastAsia"/>
                    <w:noProof/>
                  </w:rPr>
                </w:rPrChange>
              </w:rPr>
              <w:delText xml:space="preserve">5 </w:delText>
            </w:r>
            <w:r w:rsidRPr="0073752D" w:rsidDel="0073752D">
              <w:rPr>
                <w:rStyle w:val="af1"/>
                <w:rFonts w:asciiTheme="majorEastAsia" w:hAnsiTheme="majorEastAsia" w:hint="eastAsia"/>
                <w:noProof/>
                <w:rPrChange w:id="484" w:author="John" w:date="2018-11-08T23:29:00Z">
                  <w:rPr>
                    <w:rStyle w:val="af1"/>
                    <w:rFonts w:asciiTheme="majorEastAsia" w:hAnsiTheme="majorEastAsia" w:hint="eastAsia"/>
                    <w:noProof/>
                  </w:rPr>
                </w:rPrChange>
              </w:rPr>
              <w:delText>人力资源管理计划</w:delText>
            </w:r>
            <w:r w:rsidDel="0073752D">
              <w:rPr>
                <w:noProof/>
                <w:webHidden/>
              </w:rPr>
              <w:tab/>
              <w:delText>16</w:delText>
            </w:r>
          </w:del>
        </w:p>
        <w:p w14:paraId="1B4A045C" w14:textId="6E8DEC11" w:rsidR="000B4564" w:rsidDel="0073752D" w:rsidRDefault="000B4564">
          <w:pPr>
            <w:pStyle w:val="TOC2"/>
            <w:tabs>
              <w:tab w:val="right" w:leader="dot" w:pos="8296"/>
            </w:tabs>
            <w:rPr>
              <w:del w:id="485" w:author="John" w:date="2018-11-08T23:29:00Z"/>
              <w:rFonts w:cstheme="minorBidi"/>
              <w:noProof/>
              <w:kern w:val="2"/>
              <w:sz w:val="21"/>
            </w:rPr>
          </w:pPr>
          <w:del w:id="486" w:author="John" w:date="2018-11-08T23:29:00Z">
            <w:r w:rsidRPr="0073752D" w:rsidDel="0073752D">
              <w:rPr>
                <w:rStyle w:val="af1"/>
                <w:noProof/>
                <w:rPrChange w:id="487" w:author="John" w:date="2018-11-08T23:29:00Z">
                  <w:rPr>
                    <w:rStyle w:val="af1"/>
                    <w:noProof/>
                  </w:rPr>
                </w:rPrChange>
              </w:rPr>
              <w:delText xml:space="preserve">5.1 </w:delText>
            </w:r>
            <w:r w:rsidRPr="0073752D" w:rsidDel="0073752D">
              <w:rPr>
                <w:rStyle w:val="af1"/>
                <w:rFonts w:hint="eastAsia"/>
                <w:noProof/>
                <w:rPrChange w:id="488" w:author="John" w:date="2018-11-08T23:29:00Z">
                  <w:rPr>
                    <w:rStyle w:val="af1"/>
                    <w:rFonts w:hint="eastAsia"/>
                    <w:noProof/>
                  </w:rPr>
                </w:rPrChange>
              </w:rPr>
              <w:delText>角色和职责</w:delText>
            </w:r>
            <w:r w:rsidDel="0073752D">
              <w:rPr>
                <w:noProof/>
                <w:webHidden/>
              </w:rPr>
              <w:tab/>
              <w:delText>16</w:delText>
            </w:r>
          </w:del>
        </w:p>
        <w:p w14:paraId="01960DAD" w14:textId="1E8F16AD" w:rsidR="000B4564" w:rsidDel="0073752D" w:rsidRDefault="000B4564">
          <w:pPr>
            <w:pStyle w:val="TOC3"/>
            <w:tabs>
              <w:tab w:val="right" w:leader="dot" w:pos="8296"/>
            </w:tabs>
            <w:rPr>
              <w:del w:id="489" w:author="John" w:date="2018-11-08T23:29:00Z"/>
              <w:rFonts w:cstheme="minorBidi"/>
              <w:noProof/>
              <w:kern w:val="2"/>
              <w:sz w:val="21"/>
            </w:rPr>
          </w:pPr>
          <w:del w:id="490" w:author="John" w:date="2018-11-08T23:29:00Z">
            <w:r w:rsidRPr="0073752D" w:rsidDel="0073752D">
              <w:rPr>
                <w:rStyle w:val="af1"/>
                <w:noProof/>
                <w:rPrChange w:id="491" w:author="John" w:date="2018-11-08T23:29:00Z">
                  <w:rPr>
                    <w:rStyle w:val="af1"/>
                    <w:noProof/>
                  </w:rPr>
                </w:rPrChange>
              </w:rPr>
              <w:delText xml:space="preserve">5.1.1 </w:delText>
            </w:r>
            <w:r w:rsidRPr="0073752D" w:rsidDel="0073752D">
              <w:rPr>
                <w:rStyle w:val="af1"/>
                <w:rFonts w:hint="eastAsia"/>
                <w:noProof/>
                <w:rPrChange w:id="492" w:author="John" w:date="2018-11-08T23:29:00Z">
                  <w:rPr>
                    <w:rStyle w:val="af1"/>
                    <w:rFonts w:hint="eastAsia"/>
                    <w:noProof/>
                  </w:rPr>
                </w:rPrChange>
              </w:rPr>
              <w:delText>项目经理</w:delText>
            </w:r>
            <w:r w:rsidDel="0073752D">
              <w:rPr>
                <w:noProof/>
                <w:webHidden/>
              </w:rPr>
              <w:tab/>
              <w:delText>16</w:delText>
            </w:r>
          </w:del>
        </w:p>
        <w:p w14:paraId="74974790" w14:textId="25A0CF30" w:rsidR="000B4564" w:rsidDel="0073752D" w:rsidRDefault="000B4564">
          <w:pPr>
            <w:pStyle w:val="TOC3"/>
            <w:tabs>
              <w:tab w:val="right" w:leader="dot" w:pos="8296"/>
            </w:tabs>
            <w:rPr>
              <w:del w:id="493" w:author="John" w:date="2018-11-08T23:29:00Z"/>
              <w:rFonts w:cstheme="minorBidi"/>
              <w:noProof/>
              <w:kern w:val="2"/>
              <w:sz w:val="21"/>
            </w:rPr>
          </w:pPr>
          <w:del w:id="494" w:author="John" w:date="2018-11-08T23:29:00Z">
            <w:r w:rsidRPr="0073752D" w:rsidDel="0073752D">
              <w:rPr>
                <w:rStyle w:val="af1"/>
                <w:noProof/>
                <w:rPrChange w:id="495" w:author="John" w:date="2018-11-08T23:29:00Z">
                  <w:rPr>
                    <w:rStyle w:val="af1"/>
                    <w:noProof/>
                  </w:rPr>
                </w:rPrChange>
              </w:rPr>
              <w:delText xml:space="preserve">5.1.2 </w:delText>
            </w:r>
            <w:r w:rsidRPr="0073752D" w:rsidDel="0073752D">
              <w:rPr>
                <w:rStyle w:val="af1"/>
                <w:rFonts w:hint="eastAsia"/>
                <w:noProof/>
                <w:rPrChange w:id="496" w:author="John" w:date="2018-11-08T23:29:00Z">
                  <w:rPr>
                    <w:rStyle w:val="af1"/>
                    <w:rFonts w:hint="eastAsia"/>
                    <w:noProof/>
                  </w:rPr>
                </w:rPrChange>
              </w:rPr>
              <w:delText>任务审核员</w:delText>
            </w:r>
            <w:r w:rsidDel="0073752D">
              <w:rPr>
                <w:noProof/>
                <w:webHidden/>
              </w:rPr>
              <w:tab/>
              <w:delText>16</w:delText>
            </w:r>
          </w:del>
        </w:p>
        <w:p w14:paraId="6AA15579" w14:textId="461E2BD9" w:rsidR="000B4564" w:rsidDel="0073752D" w:rsidRDefault="000B4564">
          <w:pPr>
            <w:pStyle w:val="TOC3"/>
            <w:tabs>
              <w:tab w:val="right" w:leader="dot" w:pos="8296"/>
            </w:tabs>
            <w:rPr>
              <w:del w:id="497" w:author="John" w:date="2018-11-08T23:29:00Z"/>
              <w:rFonts w:cstheme="minorBidi"/>
              <w:noProof/>
              <w:kern w:val="2"/>
              <w:sz w:val="21"/>
            </w:rPr>
          </w:pPr>
          <w:del w:id="498" w:author="John" w:date="2018-11-08T23:29:00Z">
            <w:r w:rsidRPr="0073752D" w:rsidDel="0073752D">
              <w:rPr>
                <w:rStyle w:val="af1"/>
                <w:noProof/>
                <w:rPrChange w:id="499" w:author="John" w:date="2018-11-08T23:29:00Z">
                  <w:rPr>
                    <w:rStyle w:val="af1"/>
                    <w:noProof/>
                  </w:rPr>
                </w:rPrChange>
              </w:rPr>
              <w:delText xml:space="preserve">5.1.3 </w:delText>
            </w:r>
            <w:r w:rsidRPr="0073752D" w:rsidDel="0073752D">
              <w:rPr>
                <w:rStyle w:val="af1"/>
                <w:rFonts w:hint="eastAsia"/>
                <w:noProof/>
                <w:rPrChange w:id="500" w:author="John" w:date="2018-11-08T23:29:00Z">
                  <w:rPr>
                    <w:rStyle w:val="af1"/>
                    <w:rFonts w:hint="eastAsia"/>
                    <w:noProof/>
                  </w:rPr>
                </w:rPrChange>
              </w:rPr>
              <w:delText>文档编写员</w:delText>
            </w:r>
            <w:r w:rsidDel="0073752D">
              <w:rPr>
                <w:noProof/>
                <w:webHidden/>
              </w:rPr>
              <w:tab/>
              <w:delText>17</w:delText>
            </w:r>
          </w:del>
        </w:p>
        <w:p w14:paraId="4A58F991" w14:textId="063A0C89" w:rsidR="000B4564" w:rsidDel="0073752D" w:rsidRDefault="000B4564">
          <w:pPr>
            <w:pStyle w:val="TOC3"/>
            <w:tabs>
              <w:tab w:val="right" w:leader="dot" w:pos="8296"/>
            </w:tabs>
            <w:rPr>
              <w:del w:id="501" w:author="John" w:date="2018-11-08T23:29:00Z"/>
              <w:rFonts w:cstheme="minorBidi"/>
              <w:noProof/>
              <w:kern w:val="2"/>
              <w:sz w:val="21"/>
            </w:rPr>
          </w:pPr>
          <w:del w:id="502" w:author="John" w:date="2018-11-08T23:29:00Z">
            <w:r w:rsidRPr="0073752D" w:rsidDel="0073752D">
              <w:rPr>
                <w:rStyle w:val="af1"/>
                <w:noProof/>
                <w:rPrChange w:id="503" w:author="John" w:date="2018-11-08T23:29:00Z">
                  <w:rPr>
                    <w:rStyle w:val="af1"/>
                    <w:noProof/>
                  </w:rPr>
                </w:rPrChange>
              </w:rPr>
              <w:delText xml:space="preserve">5.1.4 </w:delText>
            </w:r>
            <w:r w:rsidRPr="0073752D" w:rsidDel="0073752D">
              <w:rPr>
                <w:rStyle w:val="af1"/>
                <w:rFonts w:hint="eastAsia"/>
                <w:noProof/>
                <w:rPrChange w:id="504" w:author="John" w:date="2018-11-08T23:29:00Z">
                  <w:rPr>
                    <w:rStyle w:val="af1"/>
                    <w:rFonts w:hint="eastAsia"/>
                    <w:noProof/>
                  </w:rPr>
                </w:rPrChange>
              </w:rPr>
              <w:delText>文档整合员</w:delText>
            </w:r>
            <w:r w:rsidDel="0073752D">
              <w:rPr>
                <w:noProof/>
                <w:webHidden/>
              </w:rPr>
              <w:tab/>
              <w:delText>18</w:delText>
            </w:r>
          </w:del>
        </w:p>
        <w:p w14:paraId="526B1E1F" w14:textId="2C2088B9" w:rsidR="000B4564" w:rsidDel="0073752D" w:rsidRDefault="000B4564">
          <w:pPr>
            <w:pStyle w:val="TOC3"/>
            <w:tabs>
              <w:tab w:val="right" w:leader="dot" w:pos="8296"/>
            </w:tabs>
            <w:rPr>
              <w:del w:id="505" w:author="John" w:date="2018-11-08T23:29:00Z"/>
              <w:rFonts w:cstheme="minorBidi"/>
              <w:noProof/>
              <w:kern w:val="2"/>
              <w:sz w:val="21"/>
            </w:rPr>
          </w:pPr>
          <w:del w:id="506" w:author="John" w:date="2018-11-08T23:29:00Z">
            <w:r w:rsidRPr="0073752D" w:rsidDel="0073752D">
              <w:rPr>
                <w:rStyle w:val="af1"/>
                <w:noProof/>
                <w:rPrChange w:id="507" w:author="John" w:date="2018-11-08T23:29:00Z">
                  <w:rPr>
                    <w:rStyle w:val="af1"/>
                    <w:noProof/>
                  </w:rPr>
                </w:rPrChange>
              </w:rPr>
              <w:delText>5.1.5 PPT</w:delText>
            </w:r>
            <w:r w:rsidRPr="0073752D" w:rsidDel="0073752D">
              <w:rPr>
                <w:rStyle w:val="af1"/>
                <w:rFonts w:hint="eastAsia"/>
                <w:noProof/>
                <w:rPrChange w:id="508" w:author="John" w:date="2018-11-08T23:29:00Z">
                  <w:rPr>
                    <w:rStyle w:val="af1"/>
                    <w:rFonts w:hint="eastAsia"/>
                    <w:noProof/>
                  </w:rPr>
                </w:rPrChange>
              </w:rPr>
              <w:delText>编写员</w:delText>
            </w:r>
            <w:r w:rsidDel="0073752D">
              <w:rPr>
                <w:noProof/>
                <w:webHidden/>
              </w:rPr>
              <w:tab/>
              <w:delText>19</w:delText>
            </w:r>
          </w:del>
        </w:p>
        <w:p w14:paraId="726F5B0F" w14:textId="5E2AFD8A" w:rsidR="000B4564" w:rsidDel="0073752D" w:rsidRDefault="000B4564">
          <w:pPr>
            <w:pStyle w:val="TOC3"/>
            <w:tabs>
              <w:tab w:val="right" w:leader="dot" w:pos="8296"/>
            </w:tabs>
            <w:rPr>
              <w:del w:id="509" w:author="John" w:date="2018-11-08T23:29:00Z"/>
              <w:rFonts w:cstheme="minorBidi"/>
              <w:noProof/>
              <w:kern w:val="2"/>
              <w:sz w:val="21"/>
            </w:rPr>
          </w:pPr>
          <w:del w:id="510" w:author="John" w:date="2018-11-08T23:29:00Z">
            <w:r w:rsidRPr="0073752D" w:rsidDel="0073752D">
              <w:rPr>
                <w:rStyle w:val="af1"/>
                <w:noProof/>
                <w:rPrChange w:id="511" w:author="John" w:date="2018-11-08T23:29:00Z">
                  <w:rPr>
                    <w:rStyle w:val="af1"/>
                    <w:noProof/>
                  </w:rPr>
                </w:rPrChange>
              </w:rPr>
              <w:delText>5.1.6 PPT</w:delText>
            </w:r>
            <w:r w:rsidRPr="0073752D" w:rsidDel="0073752D">
              <w:rPr>
                <w:rStyle w:val="af1"/>
                <w:rFonts w:hint="eastAsia"/>
                <w:noProof/>
                <w:rPrChange w:id="512" w:author="John" w:date="2018-11-08T23:29:00Z">
                  <w:rPr>
                    <w:rStyle w:val="af1"/>
                    <w:rFonts w:hint="eastAsia"/>
                    <w:noProof/>
                  </w:rPr>
                </w:rPrChange>
              </w:rPr>
              <w:delText>整合员</w:delText>
            </w:r>
            <w:r w:rsidDel="0073752D">
              <w:rPr>
                <w:noProof/>
                <w:webHidden/>
              </w:rPr>
              <w:tab/>
              <w:delText>20</w:delText>
            </w:r>
          </w:del>
        </w:p>
        <w:p w14:paraId="35053973" w14:textId="3A6CA1FB" w:rsidR="000B4564" w:rsidDel="0073752D" w:rsidRDefault="000B4564">
          <w:pPr>
            <w:pStyle w:val="TOC3"/>
            <w:tabs>
              <w:tab w:val="right" w:leader="dot" w:pos="8296"/>
            </w:tabs>
            <w:rPr>
              <w:del w:id="513" w:author="John" w:date="2018-11-08T23:29:00Z"/>
              <w:rFonts w:cstheme="minorBidi"/>
              <w:noProof/>
              <w:kern w:val="2"/>
              <w:sz w:val="21"/>
            </w:rPr>
          </w:pPr>
          <w:del w:id="514" w:author="John" w:date="2018-11-08T23:29:00Z">
            <w:r w:rsidRPr="0073752D" w:rsidDel="0073752D">
              <w:rPr>
                <w:rStyle w:val="af1"/>
                <w:noProof/>
                <w:rPrChange w:id="515" w:author="John" w:date="2018-11-08T23:29:00Z">
                  <w:rPr>
                    <w:rStyle w:val="af1"/>
                    <w:noProof/>
                  </w:rPr>
                </w:rPrChange>
              </w:rPr>
              <w:delText xml:space="preserve">5.1.7 </w:delText>
            </w:r>
            <w:r w:rsidRPr="0073752D" w:rsidDel="0073752D">
              <w:rPr>
                <w:rStyle w:val="af1"/>
                <w:rFonts w:hint="eastAsia"/>
                <w:noProof/>
                <w:rPrChange w:id="516" w:author="John" w:date="2018-11-08T23:29:00Z">
                  <w:rPr>
                    <w:rStyle w:val="af1"/>
                    <w:rFonts w:hint="eastAsia"/>
                    <w:noProof/>
                  </w:rPr>
                </w:rPrChange>
              </w:rPr>
              <w:delText>会议记录员</w:delText>
            </w:r>
            <w:r w:rsidDel="0073752D">
              <w:rPr>
                <w:noProof/>
                <w:webHidden/>
              </w:rPr>
              <w:tab/>
              <w:delText>20</w:delText>
            </w:r>
          </w:del>
        </w:p>
        <w:p w14:paraId="2479B2F1" w14:textId="014BFEAE" w:rsidR="000B4564" w:rsidDel="0073752D" w:rsidRDefault="000B4564">
          <w:pPr>
            <w:pStyle w:val="TOC3"/>
            <w:tabs>
              <w:tab w:val="right" w:leader="dot" w:pos="8296"/>
            </w:tabs>
            <w:rPr>
              <w:del w:id="517" w:author="John" w:date="2018-11-08T23:29:00Z"/>
              <w:rFonts w:cstheme="minorBidi"/>
              <w:noProof/>
              <w:kern w:val="2"/>
              <w:sz w:val="21"/>
            </w:rPr>
          </w:pPr>
          <w:del w:id="518" w:author="John" w:date="2018-11-08T23:29:00Z">
            <w:r w:rsidRPr="0073752D" w:rsidDel="0073752D">
              <w:rPr>
                <w:rStyle w:val="af1"/>
                <w:noProof/>
                <w:rPrChange w:id="519" w:author="John" w:date="2018-11-08T23:29:00Z">
                  <w:rPr>
                    <w:rStyle w:val="af1"/>
                    <w:noProof/>
                  </w:rPr>
                </w:rPrChange>
              </w:rPr>
              <w:delText xml:space="preserve">5.1.8 </w:delText>
            </w:r>
            <w:r w:rsidRPr="0073752D" w:rsidDel="0073752D">
              <w:rPr>
                <w:rStyle w:val="af1"/>
                <w:rFonts w:hint="eastAsia"/>
                <w:noProof/>
                <w:rPrChange w:id="520" w:author="John" w:date="2018-11-08T23:29:00Z">
                  <w:rPr>
                    <w:rStyle w:val="af1"/>
                    <w:rFonts w:hint="eastAsia"/>
                    <w:noProof/>
                  </w:rPr>
                </w:rPrChange>
              </w:rPr>
              <w:delText>设备及配置管理员</w:delText>
            </w:r>
            <w:r w:rsidDel="0073752D">
              <w:rPr>
                <w:noProof/>
                <w:webHidden/>
              </w:rPr>
              <w:tab/>
              <w:delText>21</w:delText>
            </w:r>
          </w:del>
        </w:p>
        <w:p w14:paraId="6BD289EF" w14:textId="7D1DE13B" w:rsidR="000B4564" w:rsidDel="0073752D" w:rsidRDefault="000B4564">
          <w:pPr>
            <w:pStyle w:val="TOC3"/>
            <w:tabs>
              <w:tab w:val="right" w:leader="dot" w:pos="8296"/>
            </w:tabs>
            <w:rPr>
              <w:del w:id="521" w:author="John" w:date="2018-11-08T23:29:00Z"/>
              <w:rFonts w:cstheme="minorBidi"/>
              <w:noProof/>
              <w:kern w:val="2"/>
              <w:sz w:val="21"/>
            </w:rPr>
          </w:pPr>
          <w:del w:id="522" w:author="John" w:date="2018-11-08T23:29:00Z">
            <w:r w:rsidRPr="0073752D" w:rsidDel="0073752D">
              <w:rPr>
                <w:rStyle w:val="af1"/>
                <w:noProof/>
                <w:rPrChange w:id="523" w:author="John" w:date="2018-11-08T23:29:00Z">
                  <w:rPr>
                    <w:rStyle w:val="af1"/>
                    <w:noProof/>
                  </w:rPr>
                </w:rPrChange>
              </w:rPr>
              <w:delText xml:space="preserve">5.1.9 </w:delText>
            </w:r>
            <w:r w:rsidRPr="0073752D" w:rsidDel="0073752D">
              <w:rPr>
                <w:rStyle w:val="af1"/>
                <w:rFonts w:hint="eastAsia"/>
                <w:noProof/>
                <w:rPrChange w:id="524" w:author="John" w:date="2018-11-08T23:29:00Z">
                  <w:rPr>
                    <w:rStyle w:val="af1"/>
                    <w:rFonts w:hint="eastAsia"/>
                    <w:noProof/>
                  </w:rPr>
                </w:rPrChange>
              </w:rPr>
              <w:delText>原型设计员</w:delText>
            </w:r>
            <w:r w:rsidDel="0073752D">
              <w:rPr>
                <w:noProof/>
                <w:webHidden/>
              </w:rPr>
              <w:tab/>
              <w:delText>21</w:delText>
            </w:r>
          </w:del>
        </w:p>
        <w:p w14:paraId="0702937C" w14:textId="173B9FC6" w:rsidR="000B4564" w:rsidDel="0073752D" w:rsidRDefault="000B4564">
          <w:pPr>
            <w:pStyle w:val="TOC3"/>
            <w:tabs>
              <w:tab w:val="right" w:leader="dot" w:pos="8296"/>
            </w:tabs>
            <w:rPr>
              <w:del w:id="525" w:author="John" w:date="2018-11-08T23:29:00Z"/>
              <w:rFonts w:cstheme="minorBidi"/>
              <w:noProof/>
              <w:kern w:val="2"/>
              <w:sz w:val="21"/>
            </w:rPr>
          </w:pPr>
          <w:del w:id="526" w:author="John" w:date="2018-11-08T23:29:00Z">
            <w:r w:rsidRPr="0073752D" w:rsidDel="0073752D">
              <w:rPr>
                <w:rStyle w:val="af1"/>
                <w:noProof/>
                <w:rPrChange w:id="527" w:author="John" w:date="2018-11-08T23:29:00Z">
                  <w:rPr>
                    <w:rStyle w:val="af1"/>
                    <w:noProof/>
                  </w:rPr>
                </w:rPrChange>
              </w:rPr>
              <w:delText xml:space="preserve">5.1.11 </w:delText>
            </w:r>
            <w:r w:rsidRPr="0073752D" w:rsidDel="0073752D">
              <w:rPr>
                <w:rStyle w:val="af1"/>
                <w:rFonts w:hint="eastAsia"/>
                <w:noProof/>
                <w:rPrChange w:id="528" w:author="John" w:date="2018-11-08T23:29:00Z">
                  <w:rPr>
                    <w:rStyle w:val="af1"/>
                    <w:rFonts w:hint="eastAsia"/>
                    <w:noProof/>
                  </w:rPr>
                </w:rPrChange>
              </w:rPr>
              <w:delText>用户访谈员</w:delText>
            </w:r>
            <w:r w:rsidDel="0073752D">
              <w:rPr>
                <w:noProof/>
                <w:webHidden/>
              </w:rPr>
              <w:tab/>
              <w:delText>23</w:delText>
            </w:r>
          </w:del>
        </w:p>
        <w:p w14:paraId="08E0A0B1" w14:textId="3B38C358" w:rsidR="000B4564" w:rsidDel="0073752D" w:rsidRDefault="000B4564">
          <w:pPr>
            <w:pStyle w:val="TOC3"/>
            <w:tabs>
              <w:tab w:val="right" w:leader="dot" w:pos="8296"/>
            </w:tabs>
            <w:rPr>
              <w:del w:id="529" w:author="John" w:date="2018-11-08T23:29:00Z"/>
              <w:rFonts w:cstheme="minorBidi"/>
              <w:noProof/>
              <w:kern w:val="2"/>
              <w:sz w:val="21"/>
            </w:rPr>
          </w:pPr>
          <w:del w:id="530" w:author="John" w:date="2018-11-08T23:29:00Z">
            <w:r w:rsidRPr="0073752D" w:rsidDel="0073752D">
              <w:rPr>
                <w:rStyle w:val="af1"/>
                <w:noProof/>
                <w:rPrChange w:id="531" w:author="John" w:date="2018-11-08T23:29:00Z">
                  <w:rPr>
                    <w:rStyle w:val="af1"/>
                    <w:noProof/>
                  </w:rPr>
                </w:rPrChange>
              </w:rPr>
              <w:delText>5.1.12</w:delText>
            </w:r>
            <w:r w:rsidRPr="0073752D" w:rsidDel="0073752D">
              <w:rPr>
                <w:rStyle w:val="af1"/>
                <w:rFonts w:hint="eastAsia"/>
                <w:noProof/>
                <w:rPrChange w:id="532" w:author="John" w:date="2018-11-08T23:29:00Z">
                  <w:rPr>
                    <w:rStyle w:val="af1"/>
                    <w:rFonts w:hint="eastAsia"/>
                    <w:noProof/>
                  </w:rPr>
                </w:rPrChange>
              </w:rPr>
              <w:delText>工作计划管理员</w:delText>
            </w:r>
            <w:r w:rsidDel="0073752D">
              <w:rPr>
                <w:noProof/>
                <w:webHidden/>
              </w:rPr>
              <w:tab/>
              <w:delText>23</w:delText>
            </w:r>
          </w:del>
        </w:p>
        <w:p w14:paraId="2C8152F6" w14:textId="4E4F3F05" w:rsidR="000B4564" w:rsidDel="0073752D" w:rsidRDefault="000B4564">
          <w:pPr>
            <w:pStyle w:val="TOC3"/>
            <w:tabs>
              <w:tab w:val="right" w:leader="dot" w:pos="8296"/>
            </w:tabs>
            <w:rPr>
              <w:del w:id="533" w:author="John" w:date="2018-11-08T23:29:00Z"/>
              <w:rFonts w:cstheme="minorBidi"/>
              <w:noProof/>
              <w:kern w:val="2"/>
              <w:sz w:val="21"/>
            </w:rPr>
          </w:pPr>
          <w:del w:id="534" w:author="John" w:date="2018-11-08T23:29:00Z">
            <w:r w:rsidRPr="0073752D" w:rsidDel="0073752D">
              <w:rPr>
                <w:rStyle w:val="af1"/>
                <w:noProof/>
                <w:rPrChange w:id="535" w:author="John" w:date="2018-11-08T23:29:00Z">
                  <w:rPr>
                    <w:rStyle w:val="af1"/>
                    <w:noProof/>
                  </w:rPr>
                </w:rPrChange>
              </w:rPr>
              <w:delText xml:space="preserve">5.1.13 </w:delText>
            </w:r>
            <w:r w:rsidRPr="0073752D" w:rsidDel="0073752D">
              <w:rPr>
                <w:rStyle w:val="af1"/>
                <w:rFonts w:hint="eastAsia"/>
                <w:noProof/>
                <w:rPrChange w:id="536" w:author="John" w:date="2018-11-08T23:29:00Z">
                  <w:rPr>
                    <w:rStyle w:val="af1"/>
                    <w:rFonts w:hint="eastAsia"/>
                    <w:noProof/>
                  </w:rPr>
                </w:rPrChange>
              </w:rPr>
              <w:delText>后勤辅助人员</w:delText>
            </w:r>
            <w:r w:rsidDel="0073752D">
              <w:rPr>
                <w:noProof/>
                <w:webHidden/>
              </w:rPr>
              <w:tab/>
              <w:delText>24</w:delText>
            </w:r>
          </w:del>
        </w:p>
        <w:p w14:paraId="785864BB" w14:textId="7C507799" w:rsidR="000B4564" w:rsidDel="0073752D" w:rsidRDefault="000B4564">
          <w:pPr>
            <w:pStyle w:val="TOC2"/>
            <w:tabs>
              <w:tab w:val="right" w:leader="dot" w:pos="8296"/>
            </w:tabs>
            <w:rPr>
              <w:del w:id="537" w:author="John" w:date="2018-11-08T23:29:00Z"/>
              <w:rFonts w:cstheme="minorBidi"/>
              <w:noProof/>
              <w:kern w:val="2"/>
              <w:sz w:val="21"/>
            </w:rPr>
          </w:pPr>
          <w:del w:id="538" w:author="John" w:date="2018-11-08T23:29:00Z">
            <w:r w:rsidRPr="0073752D" w:rsidDel="0073752D">
              <w:rPr>
                <w:rStyle w:val="af1"/>
                <w:noProof/>
                <w:rPrChange w:id="539" w:author="John" w:date="2018-11-08T23:29:00Z">
                  <w:rPr>
                    <w:rStyle w:val="af1"/>
                    <w:noProof/>
                  </w:rPr>
                </w:rPrChange>
              </w:rPr>
              <w:delText xml:space="preserve">5.2 </w:delText>
            </w:r>
            <w:r w:rsidRPr="0073752D" w:rsidDel="0073752D">
              <w:rPr>
                <w:rStyle w:val="af1"/>
                <w:rFonts w:hint="eastAsia"/>
                <w:noProof/>
                <w:rPrChange w:id="540" w:author="John" w:date="2018-11-08T23:29:00Z">
                  <w:rPr>
                    <w:rStyle w:val="af1"/>
                    <w:rFonts w:hint="eastAsia"/>
                    <w:noProof/>
                  </w:rPr>
                </w:rPrChange>
              </w:rPr>
              <w:delText>项目组织结构（</w:delText>
            </w:r>
            <w:r w:rsidRPr="0073752D" w:rsidDel="0073752D">
              <w:rPr>
                <w:rStyle w:val="af1"/>
                <w:noProof/>
                <w:rPrChange w:id="541" w:author="John" w:date="2018-11-08T23:29:00Z">
                  <w:rPr>
                    <w:rStyle w:val="af1"/>
                    <w:noProof/>
                  </w:rPr>
                </w:rPrChange>
              </w:rPr>
              <w:delText>OBS</w:delText>
            </w:r>
            <w:r w:rsidRPr="0073752D" w:rsidDel="0073752D">
              <w:rPr>
                <w:rStyle w:val="af1"/>
                <w:rFonts w:hint="eastAsia"/>
                <w:noProof/>
                <w:rPrChange w:id="542" w:author="John" w:date="2018-11-08T23:29:00Z">
                  <w:rPr>
                    <w:rStyle w:val="af1"/>
                    <w:rFonts w:hint="eastAsia"/>
                    <w:noProof/>
                  </w:rPr>
                </w:rPrChange>
              </w:rPr>
              <w:delText>）</w:delText>
            </w:r>
            <w:r w:rsidDel="0073752D">
              <w:rPr>
                <w:noProof/>
                <w:webHidden/>
              </w:rPr>
              <w:tab/>
              <w:delText>24</w:delText>
            </w:r>
          </w:del>
        </w:p>
        <w:p w14:paraId="721D5111" w14:textId="05D232EC" w:rsidR="000B4564" w:rsidDel="0073752D" w:rsidRDefault="000B4564">
          <w:pPr>
            <w:pStyle w:val="TOC2"/>
            <w:tabs>
              <w:tab w:val="right" w:leader="dot" w:pos="8296"/>
            </w:tabs>
            <w:rPr>
              <w:del w:id="543" w:author="John" w:date="2018-11-08T23:29:00Z"/>
              <w:rFonts w:cstheme="minorBidi"/>
              <w:noProof/>
              <w:kern w:val="2"/>
              <w:sz w:val="21"/>
            </w:rPr>
          </w:pPr>
          <w:del w:id="544" w:author="John" w:date="2018-11-08T23:29:00Z">
            <w:r w:rsidRPr="0073752D" w:rsidDel="0073752D">
              <w:rPr>
                <w:rStyle w:val="af1"/>
                <w:noProof/>
                <w:rPrChange w:id="545" w:author="John" w:date="2018-11-08T23:29:00Z">
                  <w:rPr>
                    <w:rStyle w:val="af1"/>
                    <w:noProof/>
                  </w:rPr>
                </w:rPrChange>
              </w:rPr>
              <w:delText xml:space="preserve">5.3 </w:delText>
            </w:r>
            <w:r w:rsidRPr="0073752D" w:rsidDel="0073752D">
              <w:rPr>
                <w:rStyle w:val="af1"/>
                <w:rFonts w:hint="eastAsia"/>
                <w:noProof/>
                <w:rPrChange w:id="546" w:author="John" w:date="2018-11-08T23:29:00Z">
                  <w:rPr>
                    <w:rStyle w:val="af1"/>
                    <w:rFonts w:hint="eastAsia"/>
                    <w:noProof/>
                  </w:rPr>
                </w:rPrChange>
              </w:rPr>
              <w:delText>人员配备管理计划</w:delText>
            </w:r>
            <w:r w:rsidDel="0073752D">
              <w:rPr>
                <w:noProof/>
                <w:webHidden/>
              </w:rPr>
              <w:tab/>
              <w:delText>25</w:delText>
            </w:r>
          </w:del>
        </w:p>
        <w:p w14:paraId="69BBF22F" w14:textId="07981CE0" w:rsidR="000B4564" w:rsidDel="0073752D" w:rsidRDefault="000B4564">
          <w:pPr>
            <w:pStyle w:val="TOC3"/>
            <w:tabs>
              <w:tab w:val="right" w:leader="dot" w:pos="8296"/>
            </w:tabs>
            <w:rPr>
              <w:del w:id="547" w:author="John" w:date="2018-11-08T23:29:00Z"/>
              <w:rFonts w:cstheme="minorBidi"/>
              <w:noProof/>
              <w:kern w:val="2"/>
              <w:sz w:val="21"/>
            </w:rPr>
          </w:pPr>
          <w:del w:id="548" w:author="John" w:date="2018-11-08T23:29:00Z">
            <w:r w:rsidRPr="0073752D" w:rsidDel="0073752D">
              <w:rPr>
                <w:rStyle w:val="af1"/>
                <w:noProof/>
                <w:rPrChange w:id="549" w:author="John" w:date="2018-11-08T23:29:00Z">
                  <w:rPr>
                    <w:rStyle w:val="af1"/>
                    <w:noProof/>
                  </w:rPr>
                </w:rPrChange>
              </w:rPr>
              <w:delText xml:space="preserve">5.3.1 </w:delText>
            </w:r>
            <w:r w:rsidRPr="0073752D" w:rsidDel="0073752D">
              <w:rPr>
                <w:rStyle w:val="af1"/>
                <w:rFonts w:hint="eastAsia"/>
                <w:noProof/>
                <w:rPrChange w:id="550" w:author="John" w:date="2018-11-08T23:29:00Z">
                  <w:rPr>
                    <w:rStyle w:val="af1"/>
                    <w:rFonts w:hint="eastAsia"/>
                    <w:noProof/>
                  </w:rPr>
                </w:rPrChange>
              </w:rPr>
              <w:delText>人员招募</w:delText>
            </w:r>
            <w:r w:rsidDel="0073752D">
              <w:rPr>
                <w:noProof/>
                <w:webHidden/>
              </w:rPr>
              <w:tab/>
              <w:delText>25</w:delText>
            </w:r>
          </w:del>
        </w:p>
        <w:p w14:paraId="6A46DC66" w14:textId="33A72365" w:rsidR="000B4564" w:rsidDel="0073752D" w:rsidRDefault="000B4564">
          <w:pPr>
            <w:pStyle w:val="TOC3"/>
            <w:tabs>
              <w:tab w:val="right" w:leader="dot" w:pos="8296"/>
            </w:tabs>
            <w:rPr>
              <w:del w:id="551" w:author="John" w:date="2018-11-08T23:29:00Z"/>
              <w:rFonts w:cstheme="minorBidi"/>
              <w:noProof/>
              <w:kern w:val="2"/>
              <w:sz w:val="21"/>
            </w:rPr>
          </w:pPr>
          <w:del w:id="552" w:author="John" w:date="2018-11-08T23:29:00Z">
            <w:r w:rsidRPr="0073752D" w:rsidDel="0073752D">
              <w:rPr>
                <w:rStyle w:val="af1"/>
                <w:noProof/>
                <w:rPrChange w:id="553" w:author="John" w:date="2018-11-08T23:29:00Z">
                  <w:rPr>
                    <w:rStyle w:val="af1"/>
                    <w:noProof/>
                  </w:rPr>
                </w:rPrChange>
              </w:rPr>
              <w:delText xml:space="preserve">5.3.2 </w:delText>
            </w:r>
            <w:r w:rsidRPr="0073752D" w:rsidDel="0073752D">
              <w:rPr>
                <w:rStyle w:val="af1"/>
                <w:rFonts w:hint="eastAsia"/>
                <w:noProof/>
                <w:rPrChange w:id="554" w:author="John" w:date="2018-11-08T23:29:00Z">
                  <w:rPr>
                    <w:rStyle w:val="af1"/>
                    <w:rFonts w:hint="eastAsia"/>
                    <w:noProof/>
                  </w:rPr>
                </w:rPrChange>
              </w:rPr>
              <w:delText>资源日历</w:delText>
            </w:r>
            <w:r w:rsidDel="0073752D">
              <w:rPr>
                <w:noProof/>
                <w:webHidden/>
              </w:rPr>
              <w:tab/>
              <w:delText>25</w:delText>
            </w:r>
          </w:del>
        </w:p>
        <w:p w14:paraId="3B822167" w14:textId="05A63D70" w:rsidR="000B4564" w:rsidDel="0073752D" w:rsidRDefault="000B4564">
          <w:pPr>
            <w:pStyle w:val="TOC3"/>
            <w:tabs>
              <w:tab w:val="right" w:leader="dot" w:pos="8296"/>
            </w:tabs>
            <w:rPr>
              <w:del w:id="555" w:author="John" w:date="2018-11-08T23:29:00Z"/>
              <w:rFonts w:cstheme="minorBidi"/>
              <w:noProof/>
              <w:kern w:val="2"/>
              <w:sz w:val="21"/>
            </w:rPr>
          </w:pPr>
          <w:del w:id="556" w:author="John" w:date="2018-11-08T23:29:00Z">
            <w:r w:rsidRPr="0073752D" w:rsidDel="0073752D">
              <w:rPr>
                <w:rStyle w:val="af1"/>
                <w:noProof/>
                <w:rPrChange w:id="557" w:author="John" w:date="2018-11-08T23:29:00Z">
                  <w:rPr>
                    <w:rStyle w:val="af1"/>
                    <w:noProof/>
                  </w:rPr>
                </w:rPrChange>
              </w:rPr>
              <w:delText xml:space="preserve">5.3.3 </w:delText>
            </w:r>
            <w:r w:rsidRPr="0073752D" w:rsidDel="0073752D">
              <w:rPr>
                <w:rStyle w:val="af1"/>
                <w:rFonts w:hint="eastAsia"/>
                <w:noProof/>
                <w:rPrChange w:id="558" w:author="John" w:date="2018-11-08T23:29:00Z">
                  <w:rPr>
                    <w:rStyle w:val="af1"/>
                    <w:rFonts w:hint="eastAsia"/>
                    <w:noProof/>
                  </w:rPr>
                </w:rPrChange>
              </w:rPr>
              <w:delText>人员遣散计划</w:delText>
            </w:r>
            <w:r w:rsidDel="0073752D">
              <w:rPr>
                <w:noProof/>
                <w:webHidden/>
              </w:rPr>
              <w:tab/>
              <w:delText>26</w:delText>
            </w:r>
          </w:del>
        </w:p>
        <w:p w14:paraId="0A4838EC" w14:textId="547DB54F" w:rsidR="000B4564" w:rsidDel="0073752D" w:rsidRDefault="000B4564">
          <w:pPr>
            <w:pStyle w:val="TOC3"/>
            <w:tabs>
              <w:tab w:val="right" w:leader="dot" w:pos="8296"/>
            </w:tabs>
            <w:rPr>
              <w:del w:id="559" w:author="John" w:date="2018-11-08T23:29:00Z"/>
              <w:rFonts w:cstheme="minorBidi"/>
              <w:noProof/>
              <w:kern w:val="2"/>
              <w:sz w:val="21"/>
            </w:rPr>
          </w:pPr>
          <w:del w:id="560" w:author="John" w:date="2018-11-08T23:29:00Z">
            <w:r w:rsidRPr="0073752D" w:rsidDel="0073752D">
              <w:rPr>
                <w:rStyle w:val="af1"/>
                <w:noProof/>
                <w:rPrChange w:id="561" w:author="John" w:date="2018-11-08T23:29:00Z">
                  <w:rPr>
                    <w:rStyle w:val="af1"/>
                    <w:noProof/>
                  </w:rPr>
                </w:rPrChange>
              </w:rPr>
              <w:delText xml:space="preserve">5.3.4 </w:delText>
            </w:r>
            <w:r w:rsidRPr="0073752D" w:rsidDel="0073752D">
              <w:rPr>
                <w:rStyle w:val="af1"/>
                <w:rFonts w:hint="eastAsia"/>
                <w:noProof/>
                <w:rPrChange w:id="562" w:author="John" w:date="2018-11-08T23:29:00Z">
                  <w:rPr>
                    <w:rStyle w:val="af1"/>
                    <w:rFonts w:hint="eastAsia"/>
                    <w:noProof/>
                  </w:rPr>
                </w:rPrChange>
              </w:rPr>
              <w:delText>人员技能</w:delText>
            </w:r>
            <w:r w:rsidDel="0073752D">
              <w:rPr>
                <w:noProof/>
                <w:webHidden/>
              </w:rPr>
              <w:tab/>
              <w:delText>26</w:delText>
            </w:r>
          </w:del>
        </w:p>
        <w:p w14:paraId="0FBC7AAC" w14:textId="05A68D0D" w:rsidR="000B4564" w:rsidDel="0073752D" w:rsidRDefault="000B4564">
          <w:pPr>
            <w:pStyle w:val="TOC3"/>
            <w:tabs>
              <w:tab w:val="right" w:leader="dot" w:pos="8296"/>
            </w:tabs>
            <w:rPr>
              <w:del w:id="563" w:author="John" w:date="2018-11-08T23:29:00Z"/>
              <w:rFonts w:cstheme="minorBidi"/>
              <w:noProof/>
              <w:kern w:val="2"/>
              <w:sz w:val="21"/>
            </w:rPr>
          </w:pPr>
          <w:del w:id="564" w:author="John" w:date="2018-11-08T23:29:00Z">
            <w:r w:rsidRPr="0073752D" w:rsidDel="0073752D">
              <w:rPr>
                <w:rStyle w:val="af1"/>
                <w:noProof/>
                <w:rPrChange w:id="565" w:author="John" w:date="2018-11-08T23:29:00Z">
                  <w:rPr>
                    <w:rStyle w:val="af1"/>
                    <w:noProof/>
                  </w:rPr>
                </w:rPrChange>
              </w:rPr>
              <w:delText xml:space="preserve">5.3.5 </w:delText>
            </w:r>
            <w:r w:rsidRPr="0073752D" w:rsidDel="0073752D">
              <w:rPr>
                <w:rStyle w:val="af1"/>
                <w:rFonts w:hint="eastAsia"/>
                <w:noProof/>
                <w:rPrChange w:id="566" w:author="John" w:date="2018-11-08T23:29:00Z">
                  <w:rPr>
                    <w:rStyle w:val="af1"/>
                    <w:rFonts w:hint="eastAsia"/>
                    <w:noProof/>
                  </w:rPr>
                </w:rPrChange>
              </w:rPr>
              <w:delText>培训需要</w:delText>
            </w:r>
            <w:r w:rsidDel="0073752D">
              <w:rPr>
                <w:noProof/>
                <w:webHidden/>
              </w:rPr>
              <w:tab/>
              <w:delText>26</w:delText>
            </w:r>
          </w:del>
        </w:p>
        <w:p w14:paraId="4CBAD028" w14:textId="4E53F7D5" w:rsidR="000B4564" w:rsidDel="0073752D" w:rsidRDefault="000B4564">
          <w:pPr>
            <w:pStyle w:val="TOC3"/>
            <w:tabs>
              <w:tab w:val="right" w:leader="dot" w:pos="8296"/>
            </w:tabs>
            <w:rPr>
              <w:del w:id="567" w:author="John" w:date="2018-11-08T23:29:00Z"/>
              <w:rFonts w:cstheme="minorBidi"/>
              <w:noProof/>
              <w:kern w:val="2"/>
              <w:sz w:val="21"/>
            </w:rPr>
          </w:pPr>
          <w:del w:id="568" w:author="John" w:date="2018-11-08T23:29:00Z">
            <w:r w:rsidRPr="0073752D" w:rsidDel="0073752D">
              <w:rPr>
                <w:rStyle w:val="af1"/>
                <w:noProof/>
                <w:rPrChange w:id="569" w:author="John" w:date="2018-11-08T23:29:00Z">
                  <w:rPr>
                    <w:rStyle w:val="af1"/>
                    <w:noProof/>
                  </w:rPr>
                </w:rPrChange>
              </w:rPr>
              <w:delText xml:space="preserve">5.3.6 </w:delText>
            </w:r>
            <w:r w:rsidRPr="0073752D" w:rsidDel="0073752D">
              <w:rPr>
                <w:rStyle w:val="af1"/>
                <w:rFonts w:hint="eastAsia"/>
                <w:noProof/>
                <w:rPrChange w:id="570" w:author="John" w:date="2018-11-08T23:29:00Z">
                  <w:rPr>
                    <w:rStyle w:val="af1"/>
                    <w:rFonts w:hint="eastAsia"/>
                    <w:noProof/>
                  </w:rPr>
                </w:rPrChange>
              </w:rPr>
              <w:delText>认可与奖励</w:delText>
            </w:r>
            <w:r w:rsidDel="0073752D">
              <w:rPr>
                <w:noProof/>
                <w:webHidden/>
              </w:rPr>
              <w:tab/>
              <w:delText>27</w:delText>
            </w:r>
          </w:del>
        </w:p>
        <w:p w14:paraId="35D066CC" w14:textId="6E88668A" w:rsidR="000B4564" w:rsidDel="0073752D" w:rsidRDefault="000B4564">
          <w:pPr>
            <w:pStyle w:val="TOC3"/>
            <w:tabs>
              <w:tab w:val="right" w:leader="dot" w:pos="8296"/>
            </w:tabs>
            <w:rPr>
              <w:del w:id="571" w:author="John" w:date="2018-11-08T23:29:00Z"/>
              <w:rFonts w:cstheme="minorBidi"/>
              <w:noProof/>
              <w:kern w:val="2"/>
              <w:sz w:val="21"/>
            </w:rPr>
          </w:pPr>
          <w:del w:id="572" w:author="John" w:date="2018-11-08T23:29:00Z">
            <w:r w:rsidRPr="0073752D" w:rsidDel="0073752D">
              <w:rPr>
                <w:rStyle w:val="af1"/>
                <w:noProof/>
                <w:rPrChange w:id="573" w:author="John" w:date="2018-11-08T23:29:00Z">
                  <w:rPr>
                    <w:rStyle w:val="af1"/>
                    <w:noProof/>
                  </w:rPr>
                </w:rPrChange>
              </w:rPr>
              <w:delText xml:space="preserve">5.3.7 </w:delText>
            </w:r>
            <w:r w:rsidRPr="0073752D" w:rsidDel="0073752D">
              <w:rPr>
                <w:rStyle w:val="af1"/>
                <w:rFonts w:hint="eastAsia"/>
                <w:noProof/>
                <w:rPrChange w:id="574" w:author="John" w:date="2018-11-08T23:29:00Z">
                  <w:rPr>
                    <w:rStyle w:val="af1"/>
                    <w:rFonts w:hint="eastAsia"/>
                    <w:noProof/>
                  </w:rPr>
                </w:rPrChange>
              </w:rPr>
              <w:delText>合规性</w:delText>
            </w:r>
            <w:r w:rsidDel="0073752D">
              <w:rPr>
                <w:noProof/>
                <w:webHidden/>
              </w:rPr>
              <w:tab/>
              <w:delText>27</w:delText>
            </w:r>
          </w:del>
        </w:p>
        <w:p w14:paraId="170478E7" w14:textId="77A93DA5" w:rsidR="000B4564" w:rsidDel="0073752D" w:rsidRDefault="000B4564">
          <w:pPr>
            <w:pStyle w:val="TOC3"/>
            <w:tabs>
              <w:tab w:val="right" w:leader="dot" w:pos="8296"/>
            </w:tabs>
            <w:rPr>
              <w:del w:id="575" w:author="John" w:date="2018-11-08T23:29:00Z"/>
              <w:rFonts w:cstheme="minorBidi"/>
              <w:noProof/>
              <w:kern w:val="2"/>
              <w:sz w:val="21"/>
            </w:rPr>
          </w:pPr>
          <w:del w:id="576" w:author="John" w:date="2018-11-08T23:29:00Z">
            <w:r w:rsidRPr="0073752D" w:rsidDel="0073752D">
              <w:rPr>
                <w:rStyle w:val="af1"/>
                <w:noProof/>
                <w:rPrChange w:id="577" w:author="John" w:date="2018-11-08T23:29:00Z">
                  <w:rPr>
                    <w:rStyle w:val="af1"/>
                    <w:noProof/>
                  </w:rPr>
                </w:rPrChange>
              </w:rPr>
              <w:delText xml:space="preserve">5.3.8 </w:delText>
            </w:r>
            <w:r w:rsidRPr="0073752D" w:rsidDel="0073752D">
              <w:rPr>
                <w:rStyle w:val="af1"/>
                <w:rFonts w:hint="eastAsia"/>
                <w:noProof/>
                <w:rPrChange w:id="578" w:author="John" w:date="2018-11-08T23:29:00Z">
                  <w:rPr>
                    <w:rStyle w:val="af1"/>
                    <w:rFonts w:hint="eastAsia"/>
                    <w:noProof/>
                  </w:rPr>
                </w:rPrChange>
              </w:rPr>
              <w:delText>安全</w:delText>
            </w:r>
            <w:r w:rsidDel="0073752D">
              <w:rPr>
                <w:noProof/>
                <w:webHidden/>
              </w:rPr>
              <w:tab/>
              <w:delText>28</w:delText>
            </w:r>
          </w:del>
        </w:p>
        <w:p w14:paraId="219EF2C3" w14:textId="0DE383B9" w:rsidR="000B4564" w:rsidDel="0073752D" w:rsidRDefault="000B4564">
          <w:pPr>
            <w:pStyle w:val="TOC1"/>
            <w:tabs>
              <w:tab w:val="right" w:leader="dot" w:pos="8296"/>
            </w:tabs>
            <w:rPr>
              <w:del w:id="579" w:author="John" w:date="2018-11-08T23:29:00Z"/>
              <w:noProof/>
            </w:rPr>
          </w:pPr>
          <w:del w:id="580" w:author="John" w:date="2018-11-08T23:29:00Z">
            <w:r w:rsidRPr="0073752D" w:rsidDel="0073752D">
              <w:rPr>
                <w:rStyle w:val="af1"/>
                <w:rFonts w:asciiTheme="majorEastAsia" w:hAnsiTheme="majorEastAsia"/>
                <w:noProof/>
                <w:rPrChange w:id="581" w:author="John" w:date="2018-11-08T23:29:00Z">
                  <w:rPr>
                    <w:rStyle w:val="af1"/>
                    <w:rFonts w:asciiTheme="majorEastAsia" w:hAnsiTheme="majorEastAsia"/>
                    <w:noProof/>
                  </w:rPr>
                </w:rPrChange>
              </w:rPr>
              <w:delText xml:space="preserve">6 </w:delText>
            </w:r>
            <w:r w:rsidRPr="0073752D" w:rsidDel="0073752D">
              <w:rPr>
                <w:rStyle w:val="af1"/>
                <w:rFonts w:asciiTheme="majorEastAsia" w:hAnsiTheme="majorEastAsia" w:hint="eastAsia"/>
                <w:noProof/>
                <w:rPrChange w:id="582" w:author="John" w:date="2018-11-08T23:29:00Z">
                  <w:rPr>
                    <w:rStyle w:val="af1"/>
                    <w:rFonts w:asciiTheme="majorEastAsia" w:hAnsiTheme="majorEastAsia" w:hint="eastAsia"/>
                    <w:noProof/>
                  </w:rPr>
                </w:rPrChange>
              </w:rPr>
              <w:delText>沟通管理手册</w:delText>
            </w:r>
            <w:r w:rsidDel="0073752D">
              <w:rPr>
                <w:noProof/>
                <w:webHidden/>
              </w:rPr>
              <w:tab/>
              <w:delText>28</w:delText>
            </w:r>
          </w:del>
        </w:p>
        <w:p w14:paraId="69D3E932" w14:textId="48A49DFD" w:rsidR="000B4564" w:rsidDel="0073752D" w:rsidRDefault="000B4564">
          <w:pPr>
            <w:pStyle w:val="TOC2"/>
            <w:tabs>
              <w:tab w:val="right" w:leader="dot" w:pos="8296"/>
            </w:tabs>
            <w:rPr>
              <w:del w:id="583" w:author="John" w:date="2018-11-08T23:29:00Z"/>
              <w:rFonts w:cstheme="minorBidi"/>
              <w:noProof/>
              <w:kern w:val="2"/>
              <w:sz w:val="21"/>
            </w:rPr>
          </w:pPr>
          <w:del w:id="584" w:author="John" w:date="2018-11-08T23:29:00Z">
            <w:r w:rsidRPr="0073752D" w:rsidDel="0073752D">
              <w:rPr>
                <w:rStyle w:val="af1"/>
                <w:noProof/>
                <w:rPrChange w:id="585" w:author="John" w:date="2018-11-08T23:29:00Z">
                  <w:rPr>
                    <w:rStyle w:val="af1"/>
                    <w:noProof/>
                  </w:rPr>
                </w:rPrChange>
              </w:rPr>
              <w:delText xml:space="preserve">6.1 </w:delText>
            </w:r>
            <w:r w:rsidRPr="0073752D" w:rsidDel="0073752D">
              <w:rPr>
                <w:rStyle w:val="af1"/>
                <w:rFonts w:hint="eastAsia"/>
                <w:noProof/>
                <w:rPrChange w:id="586" w:author="John" w:date="2018-11-08T23:29:00Z">
                  <w:rPr>
                    <w:rStyle w:val="af1"/>
                    <w:rFonts w:hint="eastAsia"/>
                    <w:noProof/>
                  </w:rPr>
                </w:rPrChange>
              </w:rPr>
              <w:delText>干系人手册</w:delText>
            </w:r>
            <w:r w:rsidDel="0073752D">
              <w:rPr>
                <w:noProof/>
                <w:webHidden/>
              </w:rPr>
              <w:tab/>
              <w:delText>28</w:delText>
            </w:r>
          </w:del>
        </w:p>
        <w:p w14:paraId="01A61283" w14:textId="129E8CA3" w:rsidR="000B4564" w:rsidDel="0073752D" w:rsidRDefault="000B4564">
          <w:pPr>
            <w:pStyle w:val="TOC2"/>
            <w:tabs>
              <w:tab w:val="right" w:leader="dot" w:pos="8296"/>
            </w:tabs>
            <w:rPr>
              <w:del w:id="587" w:author="John" w:date="2018-11-08T23:29:00Z"/>
              <w:rFonts w:cstheme="minorBidi"/>
              <w:noProof/>
              <w:kern w:val="2"/>
              <w:sz w:val="21"/>
            </w:rPr>
          </w:pPr>
          <w:del w:id="588" w:author="John" w:date="2018-11-08T23:29:00Z">
            <w:r w:rsidRPr="0073752D" w:rsidDel="0073752D">
              <w:rPr>
                <w:rStyle w:val="af1"/>
                <w:noProof/>
                <w:rPrChange w:id="589" w:author="John" w:date="2018-11-08T23:29:00Z">
                  <w:rPr>
                    <w:rStyle w:val="af1"/>
                    <w:noProof/>
                  </w:rPr>
                </w:rPrChange>
              </w:rPr>
              <w:delText xml:space="preserve">6.2 </w:delText>
            </w:r>
            <w:r w:rsidRPr="0073752D" w:rsidDel="0073752D">
              <w:rPr>
                <w:rStyle w:val="af1"/>
                <w:rFonts w:hint="eastAsia"/>
                <w:noProof/>
                <w:rPrChange w:id="590" w:author="John" w:date="2018-11-08T23:29:00Z">
                  <w:rPr>
                    <w:rStyle w:val="af1"/>
                    <w:rFonts w:hint="eastAsia"/>
                    <w:noProof/>
                  </w:rPr>
                </w:rPrChange>
              </w:rPr>
              <w:delText>对外沟通形式</w:delText>
            </w:r>
            <w:r w:rsidDel="0073752D">
              <w:rPr>
                <w:noProof/>
                <w:webHidden/>
              </w:rPr>
              <w:tab/>
              <w:delText>29</w:delText>
            </w:r>
          </w:del>
        </w:p>
        <w:p w14:paraId="5B20DBEB" w14:textId="28374750" w:rsidR="000B4564" w:rsidDel="0073752D" w:rsidRDefault="000B4564">
          <w:pPr>
            <w:pStyle w:val="TOC3"/>
            <w:tabs>
              <w:tab w:val="right" w:leader="dot" w:pos="8296"/>
            </w:tabs>
            <w:rPr>
              <w:del w:id="591" w:author="John" w:date="2018-11-08T23:29:00Z"/>
              <w:rFonts w:cstheme="minorBidi"/>
              <w:noProof/>
              <w:kern w:val="2"/>
              <w:sz w:val="21"/>
            </w:rPr>
          </w:pPr>
          <w:del w:id="592" w:author="John" w:date="2018-11-08T23:29:00Z">
            <w:r w:rsidRPr="0073752D" w:rsidDel="0073752D">
              <w:rPr>
                <w:rStyle w:val="af1"/>
                <w:noProof/>
                <w:rPrChange w:id="593" w:author="John" w:date="2018-11-08T23:29:00Z">
                  <w:rPr>
                    <w:rStyle w:val="af1"/>
                    <w:noProof/>
                  </w:rPr>
                </w:rPrChange>
              </w:rPr>
              <w:delText xml:space="preserve">6.2.1 </w:delText>
            </w:r>
            <w:r w:rsidRPr="0073752D" w:rsidDel="0073752D">
              <w:rPr>
                <w:rStyle w:val="af1"/>
                <w:rFonts w:hint="eastAsia"/>
                <w:noProof/>
                <w:rPrChange w:id="594" w:author="John" w:date="2018-11-08T23:29:00Z">
                  <w:rPr>
                    <w:rStyle w:val="af1"/>
                    <w:rFonts w:hint="eastAsia"/>
                    <w:noProof/>
                  </w:rPr>
                </w:rPrChange>
              </w:rPr>
              <w:delText>正式沟通计划</w:delText>
            </w:r>
            <w:r w:rsidDel="0073752D">
              <w:rPr>
                <w:noProof/>
                <w:webHidden/>
              </w:rPr>
              <w:tab/>
              <w:delText>29</w:delText>
            </w:r>
          </w:del>
        </w:p>
        <w:p w14:paraId="16A1A649" w14:textId="130661C7" w:rsidR="000B4564" w:rsidDel="0073752D" w:rsidRDefault="000B4564">
          <w:pPr>
            <w:pStyle w:val="TOC3"/>
            <w:tabs>
              <w:tab w:val="right" w:leader="dot" w:pos="8296"/>
            </w:tabs>
            <w:rPr>
              <w:del w:id="595" w:author="John" w:date="2018-11-08T23:29:00Z"/>
              <w:rFonts w:cstheme="minorBidi"/>
              <w:noProof/>
              <w:kern w:val="2"/>
              <w:sz w:val="21"/>
            </w:rPr>
          </w:pPr>
          <w:del w:id="596" w:author="John" w:date="2018-11-08T23:29:00Z">
            <w:r w:rsidRPr="0073752D" w:rsidDel="0073752D">
              <w:rPr>
                <w:rStyle w:val="af1"/>
                <w:noProof/>
                <w:rPrChange w:id="597" w:author="John" w:date="2018-11-08T23:29:00Z">
                  <w:rPr>
                    <w:rStyle w:val="af1"/>
                    <w:noProof/>
                  </w:rPr>
                </w:rPrChange>
              </w:rPr>
              <w:delText xml:space="preserve">6.2.2 </w:delText>
            </w:r>
            <w:r w:rsidRPr="0073752D" w:rsidDel="0073752D">
              <w:rPr>
                <w:rStyle w:val="af1"/>
                <w:rFonts w:hint="eastAsia"/>
                <w:noProof/>
                <w:rPrChange w:id="598" w:author="John" w:date="2018-11-08T23:29:00Z">
                  <w:rPr>
                    <w:rStyle w:val="af1"/>
                    <w:rFonts w:hint="eastAsia"/>
                    <w:noProof/>
                  </w:rPr>
                </w:rPrChange>
              </w:rPr>
              <w:delText>非正式沟通计划</w:delText>
            </w:r>
            <w:r w:rsidDel="0073752D">
              <w:rPr>
                <w:noProof/>
                <w:webHidden/>
              </w:rPr>
              <w:tab/>
              <w:delText>29</w:delText>
            </w:r>
          </w:del>
        </w:p>
        <w:p w14:paraId="5274EA47" w14:textId="501C098B" w:rsidR="000B4564" w:rsidDel="0073752D" w:rsidRDefault="000B4564">
          <w:pPr>
            <w:pStyle w:val="TOC3"/>
            <w:tabs>
              <w:tab w:val="right" w:leader="dot" w:pos="8296"/>
            </w:tabs>
            <w:rPr>
              <w:del w:id="599" w:author="John" w:date="2018-11-08T23:29:00Z"/>
              <w:rFonts w:cstheme="minorBidi"/>
              <w:noProof/>
              <w:kern w:val="2"/>
              <w:sz w:val="21"/>
            </w:rPr>
          </w:pPr>
          <w:del w:id="600" w:author="John" w:date="2018-11-08T23:29:00Z">
            <w:r w:rsidRPr="0073752D" w:rsidDel="0073752D">
              <w:rPr>
                <w:rStyle w:val="af1"/>
                <w:noProof/>
                <w:rPrChange w:id="601" w:author="John" w:date="2018-11-08T23:29:00Z">
                  <w:rPr>
                    <w:rStyle w:val="af1"/>
                    <w:noProof/>
                  </w:rPr>
                </w:rPrChange>
              </w:rPr>
              <w:delText xml:space="preserve">6.2.3 </w:delText>
            </w:r>
            <w:r w:rsidRPr="0073752D" w:rsidDel="0073752D">
              <w:rPr>
                <w:rStyle w:val="af1"/>
                <w:rFonts w:hint="eastAsia"/>
                <w:noProof/>
                <w:rPrChange w:id="602" w:author="John" w:date="2018-11-08T23:29:00Z">
                  <w:rPr>
                    <w:rStyle w:val="af1"/>
                    <w:rFonts w:hint="eastAsia"/>
                    <w:noProof/>
                  </w:rPr>
                </w:rPrChange>
              </w:rPr>
              <w:delText>特殊沟通计划</w:delText>
            </w:r>
            <w:r w:rsidDel="0073752D">
              <w:rPr>
                <w:noProof/>
                <w:webHidden/>
              </w:rPr>
              <w:tab/>
              <w:delText>29</w:delText>
            </w:r>
          </w:del>
        </w:p>
        <w:p w14:paraId="6A4C82A0" w14:textId="35F47DFD" w:rsidR="000B4564" w:rsidDel="0073752D" w:rsidRDefault="000B4564">
          <w:pPr>
            <w:pStyle w:val="TOC2"/>
            <w:tabs>
              <w:tab w:val="right" w:leader="dot" w:pos="8296"/>
            </w:tabs>
            <w:rPr>
              <w:del w:id="603" w:author="John" w:date="2018-11-08T23:29:00Z"/>
              <w:rFonts w:cstheme="minorBidi"/>
              <w:noProof/>
              <w:kern w:val="2"/>
              <w:sz w:val="21"/>
            </w:rPr>
          </w:pPr>
          <w:del w:id="604" w:author="John" w:date="2018-11-08T23:29:00Z">
            <w:r w:rsidRPr="0073752D" w:rsidDel="0073752D">
              <w:rPr>
                <w:rStyle w:val="af1"/>
                <w:noProof/>
                <w:rPrChange w:id="605" w:author="John" w:date="2018-11-08T23:29:00Z">
                  <w:rPr>
                    <w:rStyle w:val="af1"/>
                    <w:noProof/>
                  </w:rPr>
                </w:rPrChange>
              </w:rPr>
              <w:delText xml:space="preserve">6.3 </w:delText>
            </w:r>
            <w:r w:rsidRPr="0073752D" w:rsidDel="0073752D">
              <w:rPr>
                <w:rStyle w:val="af1"/>
                <w:rFonts w:hint="eastAsia"/>
                <w:noProof/>
                <w:rPrChange w:id="606" w:author="John" w:date="2018-11-08T23:29:00Z">
                  <w:rPr>
                    <w:rStyle w:val="af1"/>
                    <w:rFonts w:hint="eastAsia"/>
                    <w:noProof/>
                  </w:rPr>
                </w:rPrChange>
              </w:rPr>
              <w:delText>限制沟通因素</w:delText>
            </w:r>
            <w:r w:rsidDel="0073752D">
              <w:rPr>
                <w:noProof/>
                <w:webHidden/>
              </w:rPr>
              <w:tab/>
              <w:delText>29</w:delText>
            </w:r>
          </w:del>
        </w:p>
        <w:p w14:paraId="143C365A" w14:textId="3E7E9E1A" w:rsidR="000B4564" w:rsidDel="0073752D" w:rsidRDefault="000B4564">
          <w:pPr>
            <w:pStyle w:val="TOC1"/>
            <w:tabs>
              <w:tab w:val="right" w:leader="dot" w:pos="8296"/>
            </w:tabs>
            <w:rPr>
              <w:del w:id="607" w:author="John" w:date="2018-11-08T23:29:00Z"/>
              <w:noProof/>
            </w:rPr>
          </w:pPr>
          <w:del w:id="608" w:author="John" w:date="2018-11-08T23:29:00Z">
            <w:r w:rsidRPr="0073752D" w:rsidDel="0073752D">
              <w:rPr>
                <w:rStyle w:val="af1"/>
                <w:rFonts w:asciiTheme="majorEastAsia" w:hAnsiTheme="majorEastAsia"/>
                <w:noProof/>
                <w:rPrChange w:id="609" w:author="John" w:date="2018-11-08T23:29:00Z">
                  <w:rPr>
                    <w:rStyle w:val="af1"/>
                    <w:rFonts w:asciiTheme="majorEastAsia" w:hAnsiTheme="majorEastAsia"/>
                    <w:noProof/>
                  </w:rPr>
                </w:rPrChange>
              </w:rPr>
              <w:delText xml:space="preserve">7 </w:delText>
            </w:r>
            <w:r w:rsidRPr="0073752D" w:rsidDel="0073752D">
              <w:rPr>
                <w:rStyle w:val="af1"/>
                <w:rFonts w:asciiTheme="majorEastAsia" w:hAnsiTheme="majorEastAsia" w:hint="eastAsia"/>
                <w:noProof/>
                <w:rPrChange w:id="610" w:author="John" w:date="2018-11-08T23:29:00Z">
                  <w:rPr>
                    <w:rStyle w:val="af1"/>
                    <w:rFonts w:asciiTheme="majorEastAsia" w:hAnsiTheme="majorEastAsia" w:hint="eastAsia"/>
                    <w:noProof/>
                  </w:rPr>
                </w:rPrChange>
              </w:rPr>
              <w:delText>风险管理计划</w:delText>
            </w:r>
            <w:r w:rsidDel="0073752D">
              <w:rPr>
                <w:noProof/>
                <w:webHidden/>
              </w:rPr>
              <w:tab/>
              <w:delText>30</w:delText>
            </w:r>
          </w:del>
        </w:p>
        <w:p w14:paraId="64FDE8B2" w14:textId="5797E908" w:rsidR="000B4564" w:rsidDel="0073752D" w:rsidRDefault="000B4564">
          <w:pPr>
            <w:pStyle w:val="TOC2"/>
            <w:tabs>
              <w:tab w:val="right" w:leader="dot" w:pos="8296"/>
            </w:tabs>
            <w:rPr>
              <w:del w:id="611" w:author="John" w:date="2018-11-08T23:29:00Z"/>
              <w:rFonts w:cstheme="minorBidi"/>
              <w:noProof/>
              <w:kern w:val="2"/>
              <w:sz w:val="21"/>
            </w:rPr>
          </w:pPr>
          <w:del w:id="612" w:author="John" w:date="2018-11-08T23:29:00Z">
            <w:r w:rsidRPr="0073752D" w:rsidDel="0073752D">
              <w:rPr>
                <w:rStyle w:val="af1"/>
                <w:noProof/>
                <w:rPrChange w:id="613" w:author="John" w:date="2018-11-08T23:29:00Z">
                  <w:rPr>
                    <w:rStyle w:val="af1"/>
                    <w:noProof/>
                  </w:rPr>
                </w:rPrChange>
              </w:rPr>
              <w:delText xml:space="preserve">7.1 </w:delText>
            </w:r>
            <w:r w:rsidRPr="0073752D" w:rsidDel="0073752D">
              <w:rPr>
                <w:rStyle w:val="af1"/>
                <w:rFonts w:hint="eastAsia"/>
                <w:noProof/>
                <w:rPrChange w:id="614" w:author="John" w:date="2018-11-08T23:29:00Z">
                  <w:rPr>
                    <w:rStyle w:val="af1"/>
                    <w:rFonts w:hint="eastAsia"/>
                    <w:noProof/>
                  </w:rPr>
                </w:rPrChange>
              </w:rPr>
              <w:delText>项目风险类别定义</w:delText>
            </w:r>
            <w:r w:rsidDel="0073752D">
              <w:rPr>
                <w:noProof/>
                <w:webHidden/>
              </w:rPr>
              <w:tab/>
              <w:delText>30</w:delText>
            </w:r>
          </w:del>
        </w:p>
        <w:p w14:paraId="7BD4D1DF" w14:textId="43C6BD25" w:rsidR="000B4564" w:rsidDel="0073752D" w:rsidRDefault="000B4564">
          <w:pPr>
            <w:pStyle w:val="TOC2"/>
            <w:tabs>
              <w:tab w:val="right" w:leader="dot" w:pos="8296"/>
            </w:tabs>
            <w:rPr>
              <w:del w:id="615" w:author="John" w:date="2018-11-08T23:29:00Z"/>
              <w:rFonts w:cstheme="minorBidi"/>
              <w:noProof/>
              <w:kern w:val="2"/>
              <w:sz w:val="21"/>
            </w:rPr>
          </w:pPr>
          <w:del w:id="616" w:author="John" w:date="2018-11-08T23:29:00Z">
            <w:r w:rsidRPr="0073752D" w:rsidDel="0073752D">
              <w:rPr>
                <w:rStyle w:val="af1"/>
                <w:noProof/>
                <w:rPrChange w:id="617" w:author="John" w:date="2018-11-08T23:29:00Z">
                  <w:rPr>
                    <w:rStyle w:val="af1"/>
                    <w:noProof/>
                  </w:rPr>
                </w:rPrChange>
              </w:rPr>
              <w:delText xml:space="preserve">7.2 </w:delText>
            </w:r>
            <w:r w:rsidRPr="0073752D" w:rsidDel="0073752D">
              <w:rPr>
                <w:rStyle w:val="af1"/>
                <w:rFonts w:hint="eastAsia"/>
                <w:noProof/>
                <w:rPrChange w:id="618" w:author="John" w:date="2018-11-08T23:29:00Z">
                  <w:rPr>
                    <w:rStyle w:val="af1"/>
                    <w:rFonts w:hint="eastAsia"/>
                    <w:noProof/>
                  </w:rPr>
                </w:rPrChange>
              </w:rPr>
              <w:delText>项目风险概率和影响定义</w:delText>
            </w:r>
            <w:r w:rsidDel="0073752D">
              <w:rPr>
                <w:noProof/>
                <w:webHidden/>
              </w:rPr>
              <w:tab/>
              <w:delText>30</w:delText>
            </w:r>
          </w:del>
        </w:p>
        <w:p w14:paraId="2E8456B8" w14:textId="68241154" w:rsidR="000B4564" w:rsidDel="0073752D" w:rsidRDefault="000B4564">
          <w:pPr>
            <w:pStyle w:val="TOC2"/>
            <w:tabs>
              <w:tab w:val="right" w:leader="dot" w:pos="8296"/>
            </w:tabs>
            <w:rPr>
              <w:del w:id="619" w:author="John" w:date="2018-11-08T23:29:00Z"/>
              <w:rFonts w:cstheme="minorBidi"/>
              <w:noProof/>
              <w:kern w:val="2"/>
              <w:sz w:val="21"/>
            </w:rPr>
          </w:pPr>
          <w:del w:id="620" w:author="John" w:date="2018-11-08T23:29:00Z">
            <w:r w:rsidRPr="0073752D" w:rsidDel="0073752D">
              <w:rPr>
                <w:rStyle w:val="af1"/>
                <w:noProof/>
                <w:rPrChange w:id="621" w:author="John" w:date="2018-11-08T23:29:00Z">
                  <w:rPr>
                    <w:rStyle w:val="af1"/>
                    <w:noProof/>
                  </w:rPr>
                </w:rPrChange>
              </w:rPr>
              <w:delText xml:space="preserve">7.3 </w:delText>
            </w:r>
            <w:r w:rsidRPr="0073752D" w:rsidDel="0073752D">
              <w:rPr>
                <w:rStyle w:val="af1"/>
                <w:rFonts w:hint="eastAsia"/>
                <w:noProof/>
                <w:rPrChange w:id="622" w:author="John" w:date="2018-11-08T23:29:00Z">
                  <w:rPr>
                    <w:rStyle w:val="af1"/>
                    <w:rFonts w:hint="eastAsia"/>
                    <w:noProof/>
                  </w:rPr>
                </w:rPrChange>
              </w:rPr>
              <w:delText>项目风险状态定义</w:delText>
            </w:r>
            <w:r w:rsidDel="0073752D">
              <w:rPr>
                <w:noProof/>
                <w:webHidden/>
              </w:rPr>
              <w:tab/>
              <w:delText>31</w:delText>
            </w:r>
          </w:del>
        </w:p>
        <w:p w14:paraId="25FF8A51" w14:textId="71F6C5A0" w:rsidR="000B4564" w:rsidDel="0073752D" w:rsidRDefault="000B4564">
          <w:pPr>
            <w:pStyle w:val="TOC2"/>
            <w:tabs>
              <w:tab w:val="right" w:leader="dot" w:pos="8296"/>
            </w:tabs>
            <w:rPr>
              <w:del w:id="623" w:author="John" w:date="2018-11-08T23:29:00Z"/>
              <w:rFonts w:cstheme="minorBidi"/>
              <w:noProof/>
              <w:kern w:val="2"/>
              <w:sz w:val="21"/>
            </w:rPr>
          </w:pPr>
          <w:del w:id="624" w:author="John" w:date="2018-11-08T23:29:00Z">
            <w:r w:rsidRPr="0073752D" w:rsidDel="0073752D">
              <w:rPr>
                <w:rStyle w:val="af1"/>
                <w:noProof/>
                <w:rPrChange w:id="625" w:author="John" w:date="2018-11-08T23:29:00Z">
                  <w:rPr>
                    <w:rStyle w:val="af1"/>
                    <w:noProof/>
                  </w:rPr>
                </w:rPrChange>
              </w:rPr>
              <w:delText xml:space="preserve">7.4 </w:delText>
            </w:r>
            <w:r w:rsidRPr="0073752D" w:rsidDel="0073752D">
              <w:rPr>
                <w:rStyle w:val="af1"/>
                <w:rFonts w:hint="eastAsia"/>
                <w:noProof/>
                <w:rPrChange w:id="626" w:author="John" w:date="2018-11-08T23:29:00Z">
                  <w:rPr>
                    <w:rStyle w:val="af1"/>
                    <w:rFonts w:hint="eastAsia"/>
                    <w:noProof/>
                  </w:rPr>
                </w:rPrChange>
              </w:rPr>
              <w:delText>风险评估</w:delText>
            </w:r>
            <w:r w:rsidDel="0073752D">
              <w:rPr>
                <w:noProof/>
                <w:webHidden/>
              </w:rPr>
              <w:tab/>
              <w:delText>31</w:delText>
            </w:r>
          </w:del>
        </w:p>
        <w:p w14:paraId="576A051D" w14:textId="004AB337" w:rsidR="000B4564" w:rsidDel="0073752D" w:rsidRDefault="000B4564">
          <w:pPr>
            <w:pStyle w:val="TOC2"/>
            <w:tabs>
              <w:tab w:val="right" w:leader="dot" w:pos="8296"/>
            </w:tabs>
            <w:rPr>
              <w:del w:id="627" w:author="John" w:date="2018-11-08T23:29:00Z"/>
              <w:rFonts w:cstheme="minorBidi"/>
              <w:noProof/>
              <w:kern w:val="2"/>
              <w:sz w:val="21"/>
            </w:rPr>
          </w:pPr>
          <w:del w:id="628" w:author="John" w:date="2018-11-08T23:29:00Z">
            <w:r w:rsidRPr="0073752D" w:rsidDel="0073752D">
              <w:rPr>
                <w:rStyle w:val="af1"/>
                <w:noProof/>
                <w:rPrChange w:id="629" w:author="John" w:date="2018-11-08T23:29:00Z">
                  <w:rPr>
                    <w:rStyle w:val="af1"/>
                    <w:noProof/>
                  </w:rPr>
                </w:rPrChange>
              </w:rPr>
              <w:delText xml:space="preserve">7.5 </w:delText>
            </w:r>
            <w:r w:rsidRPr="0073752D" w:rsidDel="0073752D">
              <w:rPr>
                <w:rStyle w:val="af1"/>
                <w:rFonts w:hint="eastAsia"/>
                <w:noProof/>
                <w:rPrChange w:id="630" w:author="John" w:date="2018-11-08T23:29:00Z">
                  <w:rPr>
                    <w:rStyle w:val="af1"/>
                    <w:rFonts w:hint="eastAsia"/>
                    <w:noProof/>
                  </w:rPr>
                </w:rPrChange>
              </w:rPr>
              <w:delText>风险控制</w:delText>
            </w:r>
            <w:r w:rsidDel="0073752D">
              <w:rPr>
                <w:noProof/>
                <w:webHidden/>
              </w:rPr>
              <w:tab/>
              <w:delText>31</w:delText>
            </w:r>
          </w:del>
        </w:p>
        <w:p w14:paraId="19531283" w14:textId="7BB28762" w:rsidR="000B4564" w:rsidDel="0073752D" w:rsidRDefault="000B4564">
          <w:pPr>
            <w:pStyle w:val="TOC1"/>
            <w:tabs>
              <w:tab w:val="right" w:leader="dot" w:pos="8296"/>
            </w:tabs>
            <w:rPr>
              <w:del w:id="631" w:author="John" w:date="2018-11-08T23:29:00Z"/>
              <w:noProof/>
            </w:rPr>
          </w:pPr>
          <w:del w:id="632" w:author="John" w:date="2018-11-08T23:29:00Z">
            <w:r w:rsidRPr="0073752D" w:rsidDel="0073752D">
              <w:rPr>
                <w:rStyle w:val="af1"/>
                <w:rFonts w:asciiTheme="majorEastAsia" w:hAnsiTheme="majorEastAsia"/>
                <w:noProof/>
                <w:rPrChange w:id="633" w:author="John" w:date="2018-11-08T23:29:00Z">
                  <w:rPr>
                    <w:rStyle w:val="af1"/>
                    <w:rFonts w:asciiTheme="majorEastAsia" w:hAnsiTheme="majorEastAsia"/>
                    <w:noProof/>
                  </w:rPr>
                </w:rPrChange>
              </w:rPr>
              <w:delText xml:space="preserve">8 </w:delText>
            </w:r>
            <w:r w:rsidRPr="0073752D" w:rsidDel="0073752D">
              <w:rPr>
                <w:rStyle w:val="af1"/>
                <w:rFonts w:asciiTheme="majorEastAsia" w:hAnsiTheme="majorEastAsia" w:hint="eastAsia"/>
                <w:noProof/>
                <w:rPrChange w:id="634" w:author="John" w:date="2018-11-08T23:29:00Z">
                  <w:rPr>
                    <w:rStyle w:val="af1"/>
                    <w:rFonts w:asciiTheme="majorEastAsia" w:hAnsiTheme="majorEastAsia" w:hint="eastAsia"/>
                    <w:noProof/>
                  </w:rPr>
                </w:rPrChange>
              </w:rPr>
              <w:delText>配置系统管理计划</w:delText>
            </w:r>
            <w:r w:rsidDel="0073752D">
              <w:rPr>
                <w:noProof/>
                <w:webHidden/>
              </w:rPr>
              <w:tab/>
              <w:delText>32</w:delText>
            </w:r>
          </w:del>
        </w:p>
        <w:p w14:paraId="22F9F16D" w14:textId="5FC28F73" w:rsidR="000B4564" w:rsidDel="0073752D" w:rsidRDefault="000B4564">
          <w:pPr>
            <w:pStyle w:val="TOC2"/>
            <w:tabs>
              <w:tab w:val="right" w:leader="dot" w:pos="8296"/>
            </w:tabs>
            <w:rPr>
              <w:del w:id="635" w:author="John" w:date="2018-11-08T23:29:00Z"/>
              <w:rFonts w:cstheme="minorBidi"/>
              <w:noProof/>
              <w:kern w:val="2"/>
              <w:sz w:val="21"/>
            </w:rPr>
          </w:pPr>
          <w:del w:id="636" w:author="John" w:date="2018-11-08T23:29:00Z">
            <w:r w:rsidRPr="0073752D" w:rsidDel="0073752D">
              <w:rPr>
                <w:rStyle w:val="af1"/>
                <w:noProof/>
                <w:rPrChange w:id="637" w:author="John" w:date="2018-11-08T23:29:00Z">
                  <w:rPr>
                    <w:rStyle w:val="af1"/>
                    <w:noProof/>
                  </w:rPr>
                </w:rPrChange>
              </w:rPr>
              <w:delText xml:space="preserve">8.1 </w:delText>
            </w:r>
            <w:r w:rsidRPr="0073752D" w:rsidDel="0073752D">
              <w:rPr>
                <w:rStyle w:val="af1"/>
                <w:rFonts w:hint="eastAsia"/>
                <w:noProof/>
                <w:rPrChange w:id="638" w:author="John" w:date="2018-11-08T23:29:00Z">
                  <w:rPr>
                    <w:rStyle w:val="af1"/>
                    <w:rFonts w:hint="eastAsia"/>
                    <w:noProof/>
                  </w:rPr>
                </w:rPrChange>
              </w:rPr>
              <w:delText>配置管理</w:delText>
            </w:r>
            <w:r w:rsidDel="0073752D">
              <w:rPr>
                <w:noProof/>
                <w:webHidden/>
              </w:rPr>
              <w:tab/>
              <w:delText>32</w:delText>
            </w:r>
          </w:del>
        </w:p>
        <w:p w14:paraId="69AFA129" w14:textId="7750E131" w:rsidR="000B4564" w:rsidDel="0073752D" w:rsidRDefault="000B4564">
          <w:pPr>
            <w:pStyle w:val="TOC3"/>
            <w:tabs>
              <w:tab w:val="right" w:leader="dot" w:pos="8296"/>
            </w:tabs>
            <w:rPr>
              <w:del w:id="639" w:author="John" w:date="2018-11-08T23:29:00Z"/>
              <w:rFonts w:cstheme="minorBidi"/>
              <w:noProof/>
              <w:kern w:val="2"/>
              <w:sz w:val="21"/>
            </w:rPr>
          </w:pPr>
          <w:del w:id="640" w:author="John" w:date="2018-11-08T23:29:00Z">
            <w:r w:rsidRPr="0073752D" w:rsidDel="0073752D">
              <w:rPr>
                <w:rStyle w:val="af1"/>
                <w:noProof/>
                <w:rPrChange w:id="641" w:author="John" w:date="2018-11-08T23:29:00Z">
                  <w:rPr>
                    <w:rStyle w:val="af1"/>
                    <w:noProof/>
                  </w:rPr>
                </w:rPrChange>
              </w:rPr>
              <w:delText xml:space="preserve">8.1.1 </w:delText>
            </w:r>
            <w:r w:rsidRPr="0073752D" w:rsidDel="0073752D">
              <w:rPr>
                <w:rStyle w:val="af1"/>
                <w:rFonts w:hint="eastAsia"/>
                <w:noProof/>
                <w:rPrChange w:id="642" w:author="John" w:date="2018-11-08T23:29:00Z">
                  <w:rPr>
                    <w:rStyle w:val="af1"/>
                    <w:rFonts w:hint="eastAsia"/>
                    <w:noProof/>
                  </w:rPr>
                </w:rPrChange>
              </w:rPr>
              <w:delText>配置项</w:delText>
            </w:r>
            <w:r w:rsidDel="0073752D">
              <w:rPr>
                <w:noProof/>
                <w:webHidden/>
              </w:rPr>
              <w:tab/>
              <w:delText>32</w:delText>
            </w:r>
          </w:del>
        </w:p>
        <w:p w14:paraId="11C69570" w14:textId="4FABADB2" w:rsidR="000B4564" w:rsidDel="0073752D" w:rsidRDefault="000B4564">
          <w:pPr>
            <w:pStyle w:val="TOC3"/>
            <w:tabs>
              <w:tab w:val="right" w:leader="dot" w:pos="8296"/>
            </w:tabs>
            <w:rPr>
              <w:del w:id="643" w:author="John" w:date="2018-11-08T23:29:00Z"/>
              <w:rFonts w:cstheme="minorBidi"/>
              <w:noProof/>
              <w:kern w:val="2"/>
              <w:sz w:val="21"/>
            </w:rPr>
          </w:pPr>
          <w:del w:id="644" w:author="John" w:date="2018-11-08T23:29:00Z">
            <w:r w:rsidRPr="0073752D" w:rsidDel="0073752D">
              <w:rPr>
                <w:rStyle w:val="af1"/>
                <w:noProof/>
                <w:rPrChange w:id="645" w:author="John" w:date="2018-11-08T23:29:00Z">
                  <w:rPr>
                    <w:rStyle w:val="af1"/>
                    <w:noProof/>
                  </w:rPr>
                </w:rPrChange>
              </w:rPr>
              <w:delText xml:space="preserve">8.1.2 </w:delText>
            </w:r>
            <w:r w:rsidRPr="0073752D" w:rsidDel="0073752D">
              <w:rPr>
                <w:rStyle w:val="af1"/>
                <w:rFonts w:hint="eastAsia"/>
                <w:noProof/>
                <w:rPrChange w:id="646" w:author="John" w:date="2018-11-08T23:29:00Z">
                  <w:rPr>
                    <w:rStyle w:val="af1"/>
                    <w:rFonts w:hint="eastAsia"/>
                    <w:noProof/>
                  </w:rPr>
                </w:rPrChange>
              </w:rPr>
              <w:delText>配置命名</w:delText>
            </w:r>
            <w:r w:rsidDel="0073752D">
              <w:rPr>
                <w:noProof/>
                <w:webHidden/>
              </w:rPr>
              <w:tab/>
              <w:delText>32</w:delText>
            </w:r>
          </w:del>
        </w:p>
        <w:p w14:paraId="0A5FA09D" w14:textId="3BC21B19" w:rsidR="000B4564" w:rsidDel="0073752D" w:rsidRDefault="000B4564">
          <w:pPr>
            <w:pStyle w:val="TOC3"/>
            <w:tabs>
              <w:tab w:val="right" w:leader="dot" w:pos="8296"/>
            </w:tabs>
            <w:rPr>
              <w:del w:id="647" w:author="John" w:date="2018-11-08T23:29:00Z"/>
              <w:rFonts w:cstheme="minorBidi"/>
              <w:noProof/>
              <w:kern w:val="2"/>
              <w:sz w:val="21"/>
            </w:rPr>
          </w:pPr>
          <w:del w:id="648" w:author="John" w:date="2018-11-08T23:29:00Z">
            <w:r w:rsidRPr="0073752D" w:rsidDel="0073752D">
              <w:rPr>
                <w:rStyle w:val="af1"/>
                <w:noProof/>
                <w:rPrChange w:id="649" w:author="John" w:date="2018-11-08T23:29:00Z">
                  <w:rPr>
                    <w:rStyle w:val="af1"/>
                    <w:noProof/>
                  </w:rPr>
                </w:rPrChange>
              </w:rPr>
              <w:delText xml:space="preserve">8.1.3 </w:delText>
            </w:r>
            <w:r w:rsidRPr="0073752D" w:rsidDel="0073752D">
              <w:rPr>
                <w:rStyle w:val="af1"/>
                <w:rFonts w:hint="eastAsia"/>
                <w:noProof/>
                <w:rPrChange w:id="650" w:author="John" w:date="2018-11-08T23:29:00Z">
                  <w:rPr>
                    <w:rStyle w:val="af1"/>
                    <w:rFonts w:hint="eastAsia"/>
                    <w:noProof/>
                  </w:rPr>
                </w:rPrChange>
              </w:rPr>
              <w:delText>标识代号</w:delText>
            </w:r>
            <w:r w:rsidDel="0073752D">
              <w:rPr>
                <w:noProof/>
                <w:webHidden/>
              </w:rPr>
              <w:tab/>
              <w:delText>33</w:delText>
            </w:r>
          </w:del>
        </w:p>
        <w:p w14:paraId="11A15FFC" w14:textId="6C3CD54F" w:rsidR="000B4564" w:rsidDel="0073752D" w:rsidRDefault="000B4564">
          <w:pPr>
            <w:pStyle w:val="TOC2"/>
            <w:tabs>
              <w:tab w:val="right" w:leader="dot" w:pos="8296"/>
            </w:tabs>
            <w:rPr>
              <w:del w:id="651" w:author="John" w:date="2018-11-08T23:29:00Z"/>
              <w:rFonts w:cstheme="minorBidi"/>
              <w:noProof/>
              <w:kern w:val="2"/>
              <w:sz w:val="21"/>
            </w:rPr>
          </w:pPr>
          <w:del w:id="652" w:author="John" w:date="2018-11-08T23:29:00Z">
            <w:r w:rsidRPr="0073752D" w:rsidDel="0073752D">
              <w:rPr>
                <w:rStyle w:val="af1"/>
                <w:noProof/>
                <w:rPrChange w:id="653" w:author="John" w:date="2018-11-08T23:29:00Z">
                  <w:rPr>
                    <w:rStyle w:val="af1"/>
                    <w:noProof/>
                  </w:rPr>
                </w:rPrChange>
              </w:rPr>
              <w:delText xml:space="preserve">8.2 </w:delText>
            </w:r>
            <w:r w:rsidRPr="0073752D" w:rsidDel="0073752D">
              <w:rPr>
                <w:rStyle w:val="af1"/>
                <w:rFonts w:hint="eastAsia"/>
                <w:noProof/>
                <w:rPrChange w:id="654" w:author="John" w:date="2018-11-08T23:29:00Z">
                  <w:rPr>
                    <w:rStyle w:val="af1"/>
                    <w:rFonts w:hint="eastAsia"/>
                    <w:noProof/>
                  </w:rPr>
                </w:rPrChange>
              </w:rPr>
              <w:delText>版本管理</w:delText>
            </w:r>
            <w:r w:rsidDel="0073752D">
              <w:rPr>
                <w:noProof/>
                <w:webHidden/>
              </w:rPr>
              <w:tab/>
              <w:delText>33</w:delText>
            </w:r>
          </w:del>
        </w:p>
        <w:p w14:paraId="76EBFBD1" w14:textId="287CF6E5" w:rsidR="000B4564" w:rsidDel="0073752D" w:rsidRDefault="000B4564">
          <w:pPr>
            <w:pStyle w:val="TOC3"/>
            <w:tabs>
              <w:tab w:val="right" w:leader="dot" w:pos="8296"/>
            </w:tabs>
            <w:rPr>
              <w:del w:id="655" w:author="John" w:date="2018-11-08T23:29:00Z"/>
              <w:rFonts w:cstheme="minorBidi"/>
              <w:noProof/>
              <w:kern w:val="2"/>
              <w:sz w:val="21"/>
            </w:rPr>
          </w:pPr>
          <w:del w:id="656" w:author="John" w:date="2018-11-08T23:29:00Z">
            <w:r w:rsidRPr="0073752D" w:rsidDel="0073752D">
              <w:rPr>
                <w:rStyle w:val="af1"/>
                <w:noProof/>
                <w:rPrChange w:id="657" w:author="John" w:date="2018-11-08T23:29:00Z">
                  <w:rPr>
                    <w:rStyle w:val="af1"/>
                    <w:noProof/>
                  </w:rPr>
                </w:rPrChange>
              </w:rPr>
              <w:delText xml:space="preserve">8.2.1 </w:delText>
            </w:r>
            <w:r w:rsidRPr="0073752D" w:rsidDel="0073752D">
              <w:rPr>
                <w:rStyle w:val="af1"/>
                <w:rFonts w:hint="eastAsia"/>
                <w:noProof/>
                <w:rPrChange w:id="658" w:author="John" w:date="2018-11-08T23:29:00Z">
                  <w:rPr>
                    <w:rStyle w:val="af1"/>
                    <w:rFonts w:hint="eastAsia"/>
                    <w:noProof/>
                  </w:rPr>
                </w:rPrChange>
              </w:rPr>
              <w:delText>版本格式</w:delText>
            </w:r>
            <w:r w:rsidDel="0073752D">
              <w:rPr>
                <w:noProof/>
                <w:webHidden/>
              </w:rPr>
              <w:tab/>
              <w:delText>33</w:delText>
            </w:r>
          </w:del>
        </w:p>
        <w:p w14:paraId="562886BF" w14:textId="4DFCF953" w:rsidR="000B4564" w:rsidDel="0073752D" w:rsidRDefault="000B4564">
          <w:pPr>
            <w:pStyle w:val="TOC3"/>
            <w:tabs>
              <w:tab w:val="right" w:leader="dot" w:pos="8296"/>
            </w:tabs>
            <w:rPr>
              <w:del w:id="659" w:author="John" w:date="2018-11-08T23:29:00Z"/>
              <w:rFonts w:cstheme="minorBidi"/>
              <w:noProof/>
              <w:kern w:val="2"/>
              <w:sz w:val="21"/>
            </w:rPr>
          </w:pPr>
          <w:del w:id="660" w:author="John" w:date="2018-11-08T23:29:00Z">
            <w:r w:rsidRPr="0073752D" w:rsidDel="0073752D">
              <w:rPr>
                <w:rStyle w:val="af1"/>
                <w:noProof/>
                <w:rPrChange w:id="661" w:author="John" w:date="2018-11-08T23:29:00Z">
                  <w:rPr>
                    <w:rStyle w:val="af1"/>
                    <w:noProof/>
                  </w:rPr>
                </w:rPrChange>
              </w:rPr>
              <w:delText xml:space="preserve">8.2.2 </w:delText>
            </w:r>
            <w:r w:rsidRPr="0073752D" w:rsidDel="0073752D">
              <w:rPr>
                <w:rStyle w:val="af1"/>
                <w:rFonts w:hint="eastAsia"/>
                <w:noProof/>
                <w:rPrChange w:id="662" w:author="John" w:date="2018-11-08T23:29:00Z">
                  <w:rPr>
                    <w:rStyle w:val="af1"/>
                    <w:rFonts w:hint="eastAsia"/>
                    <w:noProof/>
                  </w:rPr>
                </w:rPrChange>
              </w:rPr>
              <w:delText>版本更新</w:delText>
            </w:r>
            <w:r w:rsidDel="0073752D">
              <w:rPr>
                <w:noProof/>
                <w:webHidden/>
              </w:rPr>
              <w:tab/>
              <w:delText>33</w:delText>
            </w:r>
          </w:del>
        </w:p>
        <w:p w14:paraId="6BC6371C" w14:textId="52B46B47" w:rsidR="000B4564" w:rsidDel="0073752D" w:rsidRDefault="000B4564">
          <w:pPr>
            <w:pStyle w:val="TOC2"/>
            <w:tabs>
              <w:tab w:val="right" w:leader="dot" w:pos="8296"/>
            </w:tabs>
            <w:rPr>
              <w:del w:id="663" w:author="John" w:date="2018-11-08T23:29:00Z"/>
              <w:rFonts w:cstheme="minorBidi"/>
              <w:noProof/>
              <w:kern w:val="2"/>
              <w:sz w:val="21"/>
            </w:rPr>
          </w:pPr>
          <w:del w:id="664" w:author="John" w:date="2018-11-08T23:29:00Z">
            <w:r w:rsidRPr="0073752D" w:rsidDel="0073752D">
              <w:rPr>
                <w:rStyle w:val="af1"/>
                <w:noProof/>
                <w:rPrChange w:id="665" w:author="John" w:date="2018-11-08T23:29:00Z">
                  <w:rPr>
                    <w:rStyle w:val="af1"/>
                    <w:noProof/>
                  </w:rPr>
                </w:rPrChange>
              </w:rPr>
              <w:delText>8.3 Git</w:delText>
            </w:r>
            <w:r w:rsidRPr="0073752D" w:rsidDel="0073752D">
              <w:rPr>
                <w:rStyle w:val="af1"/>
                <w:rFonts w:hint="eastAsia"/>
                <w:noProof/>
                <w:rPrChange w:id="666" w:author="John" w:date="2018-11-08T23:29:00Z">
                  <w:rPr>
                    <w:rStyle w:val="af1"/>
                    <w:rFonts w:hint="eastAsia"/>
                    <w:noProof/>
                  </w:rPr>
                </w:rPrChange>
              </w:rPr>
              <w:delText>使用策略</w:delText>
            </w:r>
            <w:r w:rsidDel="0073752D">
              <w:rPr>
                <w:noProof/>
                <w:webHidden/>
              </w:rPr>
              <w:tab/>
              <w:delText>33</w:delText>
            </w:r>
          </w:del>
        </w:p>
        <w:p w14:paraId="2E3D1254" w14:textId="4C56FB44" w:rsidR="000B4564" w:rsidDel="0073752D" w:rsidRDefault="000B4564">
          <w:pPr>
            <w:pStyle w:val="TOC1"/>
            <w:tabs>
              <w:tab w:val="right" w:leader="dot" w:pos="8296"/>
            </w:tabs>
            <w:rPr>
              <w:del w:id="667" w:author="John" w:date="2018-11-08T23:29:00Z"/>
              <w:noProof/>
            </w:rPr>
          </w:pPr>
          <w:del w:id="668" w:author="John" w:date="2018-11-08T23:29:00Z">
            <w:r w:rsidRPr="0073752D" w:rsidDel="0073752D">
              <w:rPr>
                <w:rStyle w:val="af1"/>
                <w:rFonts w:asciiTheme="majorEastAsia" w:hAnsiTheme="majorEastAsia"/>
                <w:noProof/>
                <w:rPrChange w:id="669" w:author="John" w:date="2018-11-08T23:29:00Z">
                  <w:rPr>
                    <w:rStyle w:val="af1"/>
                    <w:rFonts w:asciiTheme="majorEastAsia" w:hAnsiTheme="majorEastAsia"/>
                    <w:noProof/>
                  </w:rPr>
                </w:rPrChange>
              </w:rPr>
              <w:delText xml:space="preserve">9 </w:delText>
            </w:r>
            <w:r w:rsidRPr="0073752D" w:rsidDel="0073752D">
              <w:rPr>
                <w:rStyle w:val="af1"/>
                <w:rFonts w:asciiTheme="majorEastAsia" w:hAnsiTheme="majorEastAsia" w:hint="eastAsia"/>
                <w:noProof/>
                <w:rPrChange w:id="670" w:author="John" w:date="2018-11-08T23:29:00Z">
                  <w:rPr>
                    <w:rStyle w:val="af1"/>
                    <w:rFonts w:asciiTheme="majorEastAsia" w:hAnsiTheme="majorEastAsia" w:hint="eastAsia"/>
                    <w:noProof/>
                  </w:rPr>
                </w:rPrChange>
              </w:rPr>
              <w:delText>成本管理计划</w:delText>
            </w:r>
            <w:r w:rsidDel="0073752D">
              <w:rPr>
                <w:noProof/>
                <w:webHidden/>
              </w:rPr>
              <w:tab/>
              <w:delText>34</w:delText>
            </w:r>
          </w:del>
        </w:p>
        <w:p w14:paraId="77F4DC61" w14:textId="26D5D7E6" w:rsidR="000B4564" w:rsidDel="0073752D" w:rsidRDefault="000B4564">
          <w:pPr>
            <w:pStyle w:val="TOC2"/>
            <w:tabs>
              <w:tab w:val="right" w:leader="dot" w:pos="8296"/>
            </w:tabs>
            <w:rPr>
              <w:del w:id="671" w:author="John" w:date="2018-11-08T23:29:00Z"/>
              <w:rFonts w:cstheme="minorBidi"/>
              <w:noProof/>
              <w:kern w:val="2"/>
              <w:sz w:val="21"/>
            </w:rPr>
          </w:pPr>
          <w:del w:id="672" w:author="John" w:date="2018-11-08T23:29:00Z">
            <w:r w:rsidRPr="0073752D" w:rsidDel="0073752D">
              <w:rPr>
                <w:rStyle w:val="af1"/>
                <w:noProof/>
                <w:rPrChange w:id="673" w:author="John" w:date="2018-11-08T23:29:00Z">
                  <w:rPr>
                    <w:rStyle w:val="af1"/>
                    <w:noProof/>
                  </w:rPr>
                </w:rPrChange>
              </w:rPr>
              <w:delText xml:space="preserve">9.1 </w:delText>
            </w:r>
            <w:r w:rsidRPr="0073752D" w:rsidDel="0073752D">
              <w:rPr>
                <w:rStyle w:val="af1"/>
                <w:rFonts w:hint="eastAsia"/>
                <w:noProof/>
                <w:rPrChange w:id="674" w:author="John" w:date="2018-11-08T23:29:00Z">
                  <w:rPr>
                    <w:rStyle w:val="af1"/>
                    <w:rFonts w:hint="eastAsia"/>
                    <w:noProof/>
                  </w:rPr>
                </w:rPrChange>
              </w:rPr>
              <w:delText>计量规范</w:delText>
            </w:r>
            <w:r w:rsidDel="0073752D">
              <w:rPr>
                <w:noProof/>
                <w:webHidden/>
              </w:rPr>
              <w:tab/>
              <w:delText>34</w:delText>
            </w:r>
          </w:del>
        </w:p>
        <w:p w14:paraId="07B77A77" w14:textId="5153D7B4" w:rsidR="000B4564" w:rsidDel="0073752D" w:rsidRDefault="000B4564">
          <w:pPr>
            <w:pStyle w:val="TOC3"/>
            <w:tabs>
              <w:tab w:val="right" w:leader="dot" w:pos="8296"/>
            </w:tabs>
            <w:rPr>
              <w:del w:id="675" w:author="John" w:date="2018-11-08T23:29:00Z"/>
              <w:rFonts w:cstheme="minorBidi"/>
              <w:noProof/>
              <w:kern w:val="2"/>
              <w:sz w:val="21"/>
            </w:rPr>
          </w:pPr>
          <w:del w:id="676" w:author="John" w:date="2018-11-08T23:29:00Z">
            <w:r w:rsidRPr="0073752D" w:rsidDel="0073752D">
              <w:rPr>
                <w:rStyle w:val="af1"/>
                <w:noProof/>
                <w:rPrChange w:id="677" w:author="John" w:date="2018-11-08T23:29:00Z">
                  <w:rPr>
                    <w:rStyle w:val="af1"/>
                    <w:noProof/>
                  </w:rPr>
                </w:rPrChange>
              </w:rPr>
              <w:delText xml:space="preserve">9.1.1 </w:delText>
            </w:r>
            <w:r w:rsidRPr="0073752D" w:rsidDel="0073752D">
              <w:rPr>
                <w:rStyle w:val="af1"/>
                <w:rFonts w:hint="eastAsia"/>
                <w:noProof/>
                <w:rPrChange w:id="678" w:author="John" w:date="2018-11-08T23:29:00Z">
                  <w:rPr>
                    <w:rStyle w:val="af1"/>
                    <w:rFonts w:hint="eastAsia"/>
                    <w:noProof/>
                  </w:rPr>
                </w:rPrChange>
              </w:rPr>
              <w:delText>计量单位</w:delText>
            </w:r>
            <w:r w:rsidDel="0073752D">
              <w:rPr>
                <w:noProof/>
                <w:webHidden/>
              </w:rPr>
              <w:tab/>
              <w:delText>34</w:delText>
            </w:r>
          </w:del>
        </w:p>
        <w:p w14:paraId="24E1D936" w14:textId="557422C7" w:rsidR="000B4564" w:rsidDel="0073752D" w:rsidRDefault="000B4564">
          <w:pPr>
            <w:pStyle w:val="TOC3"/>
            <w:tabs>
              <w:tab w:val="right" w:leader="dot" w:pos="8296"/>
            </w:tabs>
            <w:rPr>
              <w:del w:id="679" w:author="John" w:date="2018-11-08T23:29:00Z"/>
              <w:rFonts w:cstheme="minorBidi"/>
              <w:noProof/>
              <w:kern w:val="2"/>
              <w:sz w:val="21"/>
            </w:rPr>
          </w:pPr>
          <w:del w:id="680" w:author="John" w:date="2018-11-08T23:29:00Z">
            <w:r w:rsidRPr="0073752D" w:rsidDel="0073752D">
              <w:rPr>
                <w:rStyle w:val="af1"/>
                <w:noProof/>
                <w:rPrChange w:id="681" w:author="John" w:date="2018-11-08T23:29:00Z">
                  <w:rPr>
                    <w:rStyle w:val="af1"/>
                    <w:noProof/>
                  </w:rPr>
                </w:rPrChange>
              </w:rPr>
              <w:delText xml:space="preserve">9.1.2 </w:delText>
            </w:r>
            <w:r w:rsidRPr="0073752D" w:rsidDel="0073752D">
              <w:rPr>
                <w:rStyle w:val="af1"/>
                <w:rFonts w:hint="eastAsia"/>
                <w:noProof/>
                <w:rPrChange w:id="682" w:author="John" w:date="2018-11-08T23:29:00Z">
                  <w:rPr>
                    <w:rStyle w:val="af1"/>
                    <w:rFonts w:hint="eastAsia"/>
                    <w:noProof/>
                  </w:rPr>
                </w:rPrChange>
              </w:rPr>
              <w:delText>精确度</w:delText>
            </w:r>
            <w:r w:rsidDel="0073752D">
              <w:rPr>
                <w:noProof/>
                <w:webHidden/>
              </w:rPr>
              <w:tab/>
              <w:delText>34</w:delText>
            </w:r>
          </w:del>
        </w:p>
        <w:p w14:paraId="0756A604" w14:textId="22651537" w:rsidR="000B4564" w:rsidDel="0073752D" w:rsidRDefault="000B4564">
          <w:pPr>
            <w:pStyle w:val="TOC3"/>
            <w:tabs>
              <w:tab w:val="right" w:leader="dot" w:pos="8296"/>
            </w:tabs>
            <w:rPr>
              <w:del w:id="683" w:author="John" w:date="2018-11-08T23:29:00Z"/>
              <w:rFonts w:cstheme="minorBidi"/>
              <w:noProof/>
              <w:kern w:val="2"/>
              <w:sz w:val="21"/>
            </w:rPr>
          </w:pPr>
          <w:del w:id="684" w:author="John" w:date="2018-11-08T23:29:00Z">
            <w:r w:rsidRPr="0073752D" w:rsidDel="0073752D">
              <w:rPr>
                <w:rStyle w:val="af1"/>
                <w:noProof/>
                <w:rPrChange w:id="685" w:author="John" w:date="2018-11-08T23:29:00Z">
                  <w:rPr>
                    <w:rStyle w:val="af1"/>
                    <w:noProof/>
                  </w:rPr>
                </w:rPrChange>
              </w:rPr>
              <w:delText xml:space="preserve">9.1.3 </w:delText>
            </w:r>
            <w:r w:rsidRPr="0073752D" w:rsidDel="0073752D">
              <w:rPr>
                <w:rStyle w:val="af1"/>
                <w:rFonts w:hint="eastAsia"/>
                <w:noProof/>
                <w:rPrChange w:id="686" w:author="John" w:date="2018-11-08T23:29:00Z">
                  <w:rPr>
                    <w:rStyle w:val="af1"/>
                    <w:rFonts w:hint="eastAsia"/>
                    <w:noProof/>
                  </w:rPr>
                </w:rPrChange>
              </w:rPr>
              <w:delText>准确度</w:delText>
            </w:r>
            <w:r w:rsidDel="0073752D">
              <w:rPr>
                <w:noProof/>
                <w:webHidden/>
              </w:rPr>
              <w:tab/>
              <w:delText>34</w:delText>
            </w:r>
          </w:del>
        </w:p>
        <w:p w14:paraId="222BA02D" w14:textId="556B4536" w:rsidR="000B4564" w:rsidDel="0073752D" w:rsidRDefault="000B4564">
          <w:pPr>
            <w:pStyle w:val="TOC2"/>
            <w:tabs>
              <w:tab w:val="right" w:leader="dot" w:pos="8296"/>
            </w:tabs>
            <w:rPr>
              <w:del w:id="687" w:author="John" w:date="2018-11-08T23:29:00Z"/>
              <w:rFonts w:cstheme="minorBidi"/>
              <w:noProof/>
              <w:kern w:val="2"/>
              <w:sz w:val="21"/>
            </w:rPr>
          </w:pPr>
          <w:del w:id="688" w:author="John" w:date="2018-11-08T23:29:00Z">
            <w:r w:rsidRPr="0073752D" w:rsidDel="0073752D">
              <w:rPr>
                <w:rStyle w:val="af1"/>
                <w:noProof/>
                <w:rPrChange w:id="689" w:author="John" w:date="2018-11-08T23:29:00Z">
                  <w:rPr>
                    <w:rStyle w:val="af1"/>
                    <w:noProof/>
                  </w:rPr>
                </w:rPrChange>
              </w:rPr>
              <w:delText xml:space="preserve">9.2 </w:delText>
            </w:r>
            <w:r w:rsidRPr="0073752D" w:rsidDel="0073752D">
              <w:rPr>
                <w:rStyle w:val="af1"/>
                <w:rFonts w:hint="eastAsia"/>
                <w:noProof/>
                <w:rPrChange w:id="690" w:author="John" w:date="2018-11-08T23:29:00Z">
                  <w:rPr>
                    <w:rStyle w:val="af1"/>
                    <w:rFonts w:hint="eastAsia"/>
                    <w:noProof/>
                  </w:rPr>
                </w:rPrChange>
              </w:rPr>
              <w:delText>绩效测量标准</w:delText>
            </w:r>
            <w:r w:rsidDel="0073752D">
              <w:rPr>
                <w:noProof/>
                <w:webHidden/>
              </w:rPr>
              <w:tab/>
              <w:delText>35</w:delText>
            </w:r>
          </w:del>
        </w:p>
        <w:p w14:paraId="7EACA514" w14:textId="34D0891E" w:rsidR="000B4564" w:rsidDel="0073752D" w:rsidRDefault="000B4564">
          <w:pPr>
            <w:pStyle w:val="TOC2"/>
            <w:tabs>
              <w:tab w:val="right" w:leader="dot" w:pos="8296"/>
            </w:tabs>
            <w:rPr>
              <w:del w:id="691" w:author="John" w:date="2018-11-08T23:29:00Z"/>
              <w:rFonts w:cstheme="minorBidi"/>
              <w:noProof/>
              <w:kern w:val="2"/>
              <w:sz w:val="21"/>
            </w:rPr>
          </w:pPr>
          <w:del w:id="692" w:author="John" w:date="2018-11-08T23:29:00Z">
            <w:r w:rsidRPr="0073752D" w:rsidDel="0073752D">
              <w:rPr>
                <w:rStyle w:val="af1"/>
                <w:noProof/>
                <w:rPrChange w:id="693" w:author="John" w:date="2018-11-08T23:29:00Z">
                  <w:rPr>
                    <w:rStyle w:val="af1"/>
                    <w:noProof/>
                  </w:rPr>
                </w:rPrChange>
              </w:rPr>
              <w:delText xml:space="preserve">9.3 </w:delText>
            </w:r>
            <w:r w:rsidRPr="0073752D" w:rsidDel="0073752D">
              <w:rPr>
                <w:rStyle w:val="af1"/>
                <w:rFonts w:hint="eastAsia"/>
                <w:noProof/>
                <w:rPrChange w:id="694" w:author="John" w:date="2018-11-08T23:29:00Z">
                  <w:rPr>
                    <w:rStyle w:val="af1"/>
                    <w:rFonts w:hint="eastAsia"/>
                    <w:noProof/>
                  </w:rPr>
                </w:rPrChange>
              </w:rPr>
              <w:delText>成本估计</w:delText>
            </w:r>
            <w:r w:rsidDel="0073752D">
              <w:rPr>
                <w:noProof/>
                <w:webHidden/>
              </w:rPr>
              <w:tab/>
              <w:delText>35</w:delText>
            </w:r>
          </w:del>
        </w:p>
        <w:p w14:paraId="4045DC16" w14:textId="66791E8E" w:rsidR="000B4564" w:rsidDel="0073752D" w:rsidRDefault="000B4564">
          <w:pPr>
            <w:pStyle w:val="TOC3"/>
            <w:tabs>
              <w:tab w:val="right" w:leader="dot" w:pos="8296"/>
            </w:tabs>
            <w:rPr>
              <w:del w:id="695" w:author="John" w:date="2018-11-08T23:29:00Z"/>
              <w:rFonts w:cstheme="minorBidi"/>
              <w:noProof/>
              <w:kern w:val="2"/>
              <w:sz w:val="21"/>
            </w:rPr>
          </w:pPr>
          <w:del w:id="696" w:author="John" w:date="2018-11-08T23:29:00Z">
            <w:r w:rsidRPr="0073752D" w:rsidDel="0073752D">
              <w:rPr>
                <w:rStyle w:val="af1"/>
                <w:noProof/>
                <w:rPrChange w:id="697" w:author="John" w:date="2018-11-08T23:29:00Z">
                  <w:rPr>
                    <w:rStyle w:val="af1"/>
                    <w:noProof/>
                  </w:rPr>
                </w:rPrChange>
              </w:rPr>
              <w:delText xml:space="preserve">9.3.1 </w:delText>
            </w:r>
            <w:r w:rsidRPr="0073752D" w:rsidDel="0073752D">
              <w:rPr>
                <w:rStyle w:val="af1"/>
                <w:rFonts w:hint="eastAsia"/>
                <w:noProof/>
                <w:rPrChange w:id="698" w:author="John" w:date="2018-11-08T23:29:00Z">
                  <w:rPr>
                    <w:rStyle w:val="af1"/>
                    <w:rFonts w:hint="eastAsia"/>
                    <w:noProof/>
                  </w:rPr>
                </w:rPrChange>
              </w:rPr>
              <w:delText>员工时薪</w:delText>
            </w:r>
            <w:r w:rsidDel="0073752D">
              <w:rPr>
                <w:noProof/>
                <w:webHidden/>
              </w:rPr>
              <w:tab/>
              <w:delText>35</w:delText>
            </w:r>
          </w:del>
        </w:p>
        <w:p w14:paraId="53192084" w14:textId="177883D6" w:rsidR="000B4564" w:rsidDel="0073752D" w:rsidRDefault="000B4564">
          <w:pPr>
            <w:pStyle w:val="TOC3"/>
            <w:tabs>
              <w:tab w:val="right" w:leader="dot" w:pos="8296"/>
            </w:tabs>
            <w:rPr>
              <w:del w:id="699" w:author="John" w:date="2018-11-08T23:29:00Z"/>
              <w:rFonts w:cstheme="minorBidi"/>
              <w:noProof/>
              <w:kern w:val="2"/>
              <w:sz w:val="21"/>
            </w:rPr>
          </w:pPr>
          <w:del w:id="700" w:author="John" w:date="2018-11-08T23:29:00Z">
            <w:r w:rsidRPr="0073752D" w:rsidDel="0073752D">
              <w:rPr>
                <w:rStyle w:val="af1"/>
                <w:noProof/>
                <w:rPrChange w:id="701" w:author="John" w:date="2018-11-08T23:29:00Z">
                  <w:rPr>
                    <w:rStyle w:val="af1"/>
                    <w:noProof/>
                  </w:rPr>
                </w:rPrChange>
              </w:rPr>
              <w:delText xml:space="preserve">9.3.2 </w:delText>
            </w:r>
            <w:r w:rsidRPr="0073752D" w:rsidDel="0073752D">
              <w:rPr>
                <w:rStyle w:val="af1"/>
                <w:rFonts w:hint="eastAsia"/>
                <w:noProof/>
                <w:rPrChange w:id="702" w:author="John" w:date="2018-11-08T23:29:00Z">
                  <w:rPr>
                    <w:rStyle w:val="af1"/>
                    <w:rFonts w:hint="eastAsia"/>
                    <w:noProof/>
                  </w:rPr>
                </w:rPrChange>
              </w:rPr>
              <w:delText>预算</w:delText>
            </w:r>
            <w:r w:rsidDel="0073752D">
              <w:rPr>
                <w:noProof/>
                <w:webHidden/>
              </w:rPr>
              <w:tab/>
              <w:delText>35</w:delText>
            </w:r>
          </w:del>
        </w:p>
        <w:p w14:paraId="060150B5" w14:textId="3BE84D6A" w:rsidR="000B4564" w:rsidDel="0073752D" w:rsidRDefault="000B4564">
          <w:pPr>
            <w:pStyle w:val="TOC1"/>
            <w:tabs>
              <w:tab w:val="right" w:leader="dot" w:pos="8296"/>
            </w:tabs>
            <w:rPr>
              <w:del w:id="703" w:author="John" w:date="2018-11-08T23:29:00Z"/>
              <w:noProof/>
            </w:rPr>
          </w:pPr>
          <w:del w:id="704" w:author="John" w:date="2018-11-08T23:29:00Z">
            <w:r w:rsidRPr="0073752D" w:rsidDel="0073752D">
              <w:rPr>
                <w:rStyle w:val="af1"/>
                <w:rFonts w:asciiTheme="majorEastAsia" w:hAnsiTheme="majorEastAsia"/>
                <w:noProof/>
                <w:rPrChange w:id="705" w:author="John" w:date="2018-11-08T23:29:00Z">
                  <w:rPr>
                    <w:rStyle w:val="af1"/>
                    <w:rFonts w:asciiTheme="majorEastAsia" w:hAnsiTheme="majorEastAsia"/>
                    <w:noProof/>
                  </w:rPr>
                </w:rPrChange>
              </w:rPr>
              <w:delText xml:space="preserve">10 </w:delText>
            </w:r>
            <w:r w:rsidRPr="0073752D" w:rsidDel="0073752D">
              <w:rPr>
                <w:rStyle w:val="af1"/>
                <w:rFonts w:asciiTheme="majorEastAsia" w:hAnsiTheme="majorEastAsia" w:hint="eastAsia"/>
                <w:noProof/>
                <w:rPrChange w:id="706" w:author="John" w:date="2018-11-08T23:29:00Z">
                  <w:rPr>
                    <w:rStyle w:val="af1"/>
                    <w:rFonts w:asciiTheme="majorEastAsia" w:hAnsiTheme="majorEastAsia" w:hint="eastAsia"/>
                    <w:noProof/>
                  </w:rPr>
                </w:rPrChange>
              </w:rPr>
              <w:delText>采购管理计划</w:delText>
            </w:r>
            <w:r w:rsidDel="0073752D">
              <w:rPr>
                <w:noProof/>
                <w:webHidden/>
              </w:rPr>
              <w:tab/>
              <w:delText>36</w:delText>
            </w:r>
          </w:del>
        </w:p>
        <w:p w14:paraId="7B81E0AE" w14:textId="24240AAD" w:rsidR="000B4564" w:rsidDel="0073752D" w:rsidRDefault="000B4564">
          <w:pPr>
            <w:pStyle w:val="TOC2"/>
            <w:tabs>
              <w:tab w:val="right" w:leader="dot" w:pos="8296"/>
            </w:tabs>
            <w:rPr>
              <w:del w:id="707" w:author="John" w:date="2018-11-08T23:29:00Z"/>
              <w:rFonts w:cstheme="minorBidi"/>
              <w:noProof/>
              <w:kern w:val="2"/>
              <w:sz w:val="21"/>
            </w:rPr>
          </w:pPr>
          <w:del w:id="708" w:author="John" w:date="2018-11-08T23:29:00Z">
            <w:r w:rsidRPr="0073752D" w:rsidDel="0073752D">
              <w:rPr>
                <w:rStyle w:val="af1"/>
                <w:noProof/>
                <w:rPrChange w:id="709" w:author="John" w:date="2018-11-08T23:29:00Z">
                  <w:rPr>
                    <w:rStyle w:val="af1"/>
                    <w:noProof/>
                  </w:rPr>
                </w:rPrChange>
              </w:rPr>
              <w:delText xml:space="preserve">10.1 </w:delText>
            </w:r>
            <w:r w:rsidRPr="0073752D" w:rsidDel="0073752D">
              <w:rPr>
                <w:rStyle w:val="af1"/>
                <w:rFonts w:hint="eastAsia"/>
                <w:noProof/>
                <w:rPrChange w:id="710" w:author="John" w:date="2018-11-08T23:29:00Z">
                  <w:rPr>
                    <w:rStyle w:val="af1"/>
                    <w:rFonts w:hint="eastAsia"/>
                    <w:noProof/>
                  </w:rPr>
                </w:rPrChange>
              </w:rPr>
              <w:delText>采购内容</w:delText>
            </w:r>
            <w:r w:rsidDel="0073752D">
              <w:rPr>
                <w:noProof/>
                <w:webHidden/>
              </w:rPr>
              <w:tab/>
              <w:delText>36</w:delText>
            </w:r>
          </w:del>
        </w:p>
        <w:p w14:paraId="40956481" w14:textId="3628EA99" w:rsidR="000B4564" w:rsidDel="0073752D" w:rsidRDefault="000B4564">
          <w:pPr>
            <w:pStyle w:val="TOC2"/>
            <w:tabs>
              <w:tab w:val="right" w:leader="dot" w:pos="8296"/>
            </w:tabs>
            <w:rPr>
              <w:del w:id="711" w:author="John" w:date="2018-11-08T23:29:00Z"/>
              <w:rFonts w:cstheme="minorBidi"/>
              <w:noProof/>
              <w:kern w:val="2"/>
              <w:sz w:val="21"/>
            </w:rPr>
          </w:pPr>
          <w:del w:id="712" w:author="John" w:date="2018-11-08T23:29:00Z">
            <w:r w:rsidRPr="0073752D" w:rsidDel="0073752D">
              <w:rPr>
                <w:rStyle w:val="af1"/>
                <w:noProof/>
                <w:rPrChange w:id="713" w:author="John" w:date="2018-11-08T23:29:00Z">
                  <w:rPr>
                    <w:rStyle w:val="af1"/>
                    <w:noProof/>
                  </w:rPr>
                </w:rPrChange>
              </w:rPr>
              <w:delText xml:space="preserve">10.2 </w:delText>
            </w:r>
            <w:r w:rsidRPr="0073752D" w:rsidDel="0073752D">
              <w:rPr>
                <w:rStyle w:val="af1"/>
                <w:rFonts w:hint="eastAsia"/>
                <w:noProof/>
                <w:rPrChange w:id="714" w:author="John" w:date="2018-11-08T23:29:00Z">
                  <w:rPr>
                    <w:rStyle w:val="af1"/>
                    <w:rFonts w:hint="eastAsia"/>
                    <w:noProof/>
                  </w:rPr>
                </w:rPrChange>
              </w:rPr>
              <w:delText>采购项目的风险问题</w:delText>
            </w:r>
            <w:r w:rsidDel="0073752D">
              <w:rPr>
                <w:noProof/>
                <w:webHidden/>
              </w:rPr>
              <w:tab/>
              <w:delText>37</w:delText>
            </w:r>
          </w:del>
        </w:p>
        <w:p w14:paraId="66D3CDBD" w14:textId="77777777" w:rsidR="008E7C49" w:rsidRDefault="008E7C49">
          <w:pPr>
            <w:spacing w:line="360" w:lineRule="auto"/>
          </w:pPr>
          <w:r>
            <w:rPr>
              <w:b/>
              <w:bCs/>
              <w:lang w:val="zh-CN"/>
            </w:rPr>
            <w:fldChar w:fldCharType="end"/>
          </w:r>
        </w:p>
      </w:sdtContent>
    </w:sdt>
    <w:p w14:paraId="6688BB9A" w14:textId="77777777" w:rsidR="008E7C49" w:rsidRDefault="008E7C49">
      <w:pPr>
        <w:spacing w:line="360" w:lineRule="auto"/>
      </w:pPr>
    </w:p>
    <w:p w14:paraId="2691EB06" w14:textId="77777777" w:rsidR="008E7C49" w:rsidRDefault="00E53FE3">
      <w:pPr>
        <w:widowControl/>
        <w:spacing w:line="360" w:lineRule="auto"/>
        <w:jc w:val="left"/>
      </w:pPr>
      <w:r>
        <w:br w:type="page"/>
      </w:r>
    </w:p>
    <w:p w14:paraId="46F2041F" w14:textId="77777777" w:rsidR="008E7C49" w:rsidRDefault="00E53FE3">
      <w:pPr>
        <w:pStyle w:val="1"/>
        <w:spacing w:line="360" w:lineRule="auto"/>
        <w:rPr>
          <w:rFonts w:asciiTheme="majorEastAsia" w:hAnsiTheme="majorEastAsia"/>
        </w:rPr>
      </w:pPr>
      <w:bookmarkStart w:id="715" w:name="_Toc52948308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715"/>
    </w:p>
    <w:p w14:paraId="4D94E2EA" w14:textId="77777777" w:rsidR="008E7C49" w:rsidRDefault="00E53FE3">
      <w:pPr>
        <w:pStyle w:val="2"/>
        <w:spacing w:line="360" w:lineRule="auto"/>
      </w:pPr>
      <w:bookmarkStart w:id="716" w:name="_Toc529483086"/>
      <w:r>
        <w:rPr>
          <w:rFonts w:hint="eastAsia"/>
        </w:rPr>
        <w:t>1.1</w:t>
      </w:r>
      <w:r>
        <w:t xml:space="preserve"> </w:t>
      </w:r>
      <w:r>
        <w:rPr>
          <w:rFonts w:hint="eastAsia"/>
        </w:rPr>
        <w:t>编写</w:t>
      </w:r>
      <w:r>
        <w:t>目的</w:t>
      </w:r>
      <w:bookmarkEnd w:id="716"/>
    </w:p>
    <w:p w14:paraId="63D21A0D" w14:textId="77777777"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0E3E45E8" w14:textId="77777777" w:rsidR="008E7C49" w:rsidRDefault="00E53FE3">
      <w:pPr>
        <w:pStyle w:val="2"/>
        <w:spacing w:line="360" w:lineRule="auto"/>
      </w:pPr>
      <w:bookmarkStart w:id="717" w:name="_Toc529483087"/>
      <w:r>
        <w:rPr>
          <w:rFonts w:hint="eastAsia"/>
        </w:rPr>
        <w:t>1.2</w:t>
      </w:r>
      <w:r>
        <w:t xml:space="preserve"> </w:t>
      </w:r>
      <w:r>
        <w:rPr>
          <w:rFonts w:hint="eastAsia"/>
        </w:rPr>
        <w:t>业务需求</w:t>
      </w:r>
      <w:bookmarkEnd w:id="717"/>
    </w:p>
    <w:p w14:paraId="060C9F50" w14:textId="77777777"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2D488539" w14:textId="77777777" w:rsidR="008E7C49" w:rsidRDefault="00E53FE3">
      <w:pPr>
        <w:pStyle w:val="2"/>
        <w:spacing w:line="360" w:lineRule="auto"/>
      </w:pPr>
      <w:bookmarkStart w:id="718" w:name="_Toc529483088"/>
      <w:r>
        <w:rPr>
          <w:rFonts w:hint="eastAsia"/>
        </w:rPr>
        <w:t>1.3</w:t>
      </w:r>
      <w:r>
        <w:t xml:space="preserve"> </w:t>
      </w:r>
      <w:r>
        <w:rPr>
          <w:rFonts w:hint="eastAsia"/>
        </w:rPr>
        <w:t>项目背景</w:t>
      </w:r>
      <w:bookmarkEnd w:id="718"/>
    </w:p>
    <w:p w14:paraId="522BA848" w14:textId="77777777" w:rsidR="008E7C49" w:rsidRDefault="00E53FE3">
      <w:pPr>
        <w:pStyle w:val="3"/>
        <w:spacing w:line="360" w:lineRule="auto"/>
      </w:pPr>
      <w:bookmarkStart w:id="719" w:name="_Toc529483089"/>
      <w:r>
        <w:rPr>
          <w:rFonts w:hint="eastAsia"/>
        </w:rPr>
        <w:t>1.3.1</w:t>
      </w:r>
      <w:r>
        <w:t xml:space="preserve"> </w:t>
      </w:r>
      <w:r>
        <w:rPr>
          <w:rFonts w:hint="eastAsia"/>
        </w:rPr>
        <w:t>软件系统名称</w:t>
      </w:r>
      <w:bookmarkEnd w:id="719"/>
    </w:p>
    <w:p w14:paraId="6FE3C46B" w14:textId="77777777"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14:paraId="0FF33D27" w14:textId="77777777" w:rsidR="008E7C49" w:rsidRDefault="00E53FE3">
      <w:pPr>
        <w:pStyle w:val="3"/>
        <w:spacing w:line="360" w:lineRule="auto"/>
      </w:pPr>
      <w:bookmarkStart w:id="720" w:name="_Toc529483090"/>
      <w:r>
        <w:rPr>
          <w:rFonts w:hint="eastAsia"/>
        </w:rPr>
        <w:t>1.3.2</w:t>
      </w:r>
      <w:r>
        <w:t xml:space="preserve"> </w:t>
      </w:r>
      <w:r>
        <w:rPr>
          <w:rFonts w:hint="eastAsia"/>
        </w:rPr>
        <w:t>项目客户</w:t>
      </w:r>
      <w:bookmarkEnd w:id="72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626D82CA" w14:textId="77777777">
        <w:tc>
          <w:tcPr>
            <w:tcW w:w="2074" w:type="dxa"/>
          </w:tcPr>
          <w:p w14:paraId="017DB373"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14:paraId="4E59F1AF"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14:paraId="6B99952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14:paraId="7DFCB30A"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84C8B6A" w14:textId="77777777">
        <w:tc>
          <w:tcPr>
            <w:tcW w:w="2074" w:type="dxa"/>
          </w:tcPr>
          <w:p w14:paraId="1E3F587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杨枨</w:t>
            </w:r>
          </w:p>
        </w:tc>
        <w:tc>
          <w:tcPr>
            <w:tcW w:w="2074" w:type="dxa"/>
          </w:tcPr>
          <w:p w14:paraId="7F31F2AB" w14:textId="77777777"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14:paraId="3A378CB9" w14:textId="77777777"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14:paraId="001E5FC4"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理四504</w:t>
            </w:r>
          </w:p>
        </w:tc>
      </w:tr>
      <w:tr w:rsidR="008E7C49" w14:paraId="0EF4A7D8" w14:textId="77777777">
        <w:tc>
          <w:tcPr>
            <w:tcW w:w="2074" w:type="dxa"/>
          </w:tcPr>
          <w:p w14:paraId="1B8D379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14:paraId="139AEBDC" w14:textId="77777777"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14:paraId="39571364" w14:textId="77777777"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14:paraId="5C8FA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理四501</w:t>
            </w:r>
          </w:p>
        </w:tc>
      </w:tr>
    </w:tbl>
    <w:p w14:paraId="5AD7B7EC" w14:textId="77777777" w:rsidR="008E7C49" w:rsidRDefault="008E7C49">
      <w:pPr>
        <w:spacing w:line="360" w:lineRule="auto"/>
      </w:pPr>
    </w:p>
    <w:p w14:paraId="20B7CA41" w14:textId="77777777" w:rsidR="008E7C49" w:rsidRDefault="00E53FE3">
      <w:pPr>
        <w:pStyle w:val="3"/>
        <w:spacing w:line="360" w:lineRule="auto"/>
      </w:pPr>
      <w:bookmarkStart w:id="721" w:name="_Toc529483091"/>
      <w:r>
        <w:rPr>
          <w:rFonts w:hint="eastAsia"/>
        </w:rPr>
        <w:lastRenderedPageBreak/>
        <w:t>1.3.3</w:t>
      </w:r>
      <w:r>
        <w:t xml:space="preserve"> </w:t>
      </w:r>
      <w:r>
        <w:rPr>
          <w:rFonts w:hint="eastAsia"/>
        </w:rPr>
        <w:t>开发团队</w:t>
      </w:r>
      <w:bookmarkEnd w:id="72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8E7C49" w14:paraId="76D71968" w14:textId="77777777">
        <w:tc>
          <w:tcPr>
            <w:tcW w:w="1320" w:type="dxa"/>
          </w:tcPr>
          <w:p w14:paraId="45D6DA35"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14:paraId="5E7DFEBD" w14:textId="77777777"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14:paraId="22A2908C"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14:paraId="51901650"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14:paraId="1FB4D188"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5EC45B98" w14:textId="77777777">
        <w:tc>
          <w:tcPr>
            <w:tcW w:w="1320" w:type="dxa"/>
          </w:tcPr>
          <w:p w14:paraId="34F6A42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7504C2F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52B934AF" w14:textId="77777777"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2626F039" w14:textId="77777777"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3EDA7B9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8E7C49" w14:paraId="0451A180" w14:textId="77777777">
        <w:tc>
          <w:tcPr>
            <w:tcW w:w="1320" w:type="dxa"/>
          </w:tcPr>
          <w:p w14:paraId="2DFAC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099F2ED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3AD3C31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68F142C4"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0A9B567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8E7C49" w14:paraId="15E242F0" w14:textId="77777777">
        <w:tc>
          <w:tcPr>
            <w:tcW w:w="1320" w:type="dxa"/>
          </w:tcPr>
          <w:p w14:paraId="4AAD65C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79270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8A05536"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9F1E8EF"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0081FD6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14:paraId="74AE4688" w14:textId="77777777">
        <w:tc>
          <w:tcPr>
            <w:tcW w:w="1320" w:type="dxa"/>
          </w:tcPr>
          <w:p w14:paraId="242EBC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300AA16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22DF5B67" w14:textId="77777777"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6DC25239" w14:textId="77777777"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2D9480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r w:rsidR="008E7C49" w14:paraId="3104F328" w14:textId="77777777">
        <w:tc>
          <w:tcPr>
            <w:tcW w:w="1320" w:type="dxa"/>
          </w:tcPr>
          <w:p w14:paraId="5CD4BC8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850665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F72403D" w14:textId="77777777"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D1745F2" w14:textId="77777777"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0E30A0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弘毅B2-206</w:t>
            </w:r>
          </w:p>
        </w:tc>
      </w:tr>
    </w:tbl>
    <w:p w14:paraId="25F110FC" w14:textId="77777777" w:rsidR="008E7C49" w:rsidRDefault="00E53FE3">
      <w:pPr>
        <w:pStyle w:val="3"/>
        <w:spacing w:line="360" w:lineRule="auto"/>
      </w:pPr>
      <w:bookmarkStart w:id="722" w:name="_Toc529483092"/>
      <w:r>
        <w:rPr>
          <w:rFonts w:hint="eastAsia"/>
        </w:rPr>
        <w:t>1.3.4</w:t>
      </w:r>
      <w:r>
        <w:t xml:space="preserve"> </w:t>
      </w:r>
      <w:r>
        <w:rPr>
          <w:rFonts w:hint="eastAsia"/>
        </w:rPr>
        <w:t>项目用户群</w:t>
      </w:r>
      <w:bookmarkEnd w:id="7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8E7C49" w14:paraId="4A75E986" w14:textId="77777777">
        <w:tc>
          <w:tcPr>
            <w:tcW w:w="1696" w:type="dxa"/>
          </w:tcPr>
          <w:p w14:paraId="2C256A04" w14:textId="77777777"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14:paraId="3260E675" w14:textId="77777777"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14:paraId="7AA72ADD" w14:textId="77777777">
        <w:tc>
          <w:tcPr>
            <w:tcW w:w="1696" w:type="dxa"/>
          </w:tcPr>
          <w:p w14:paraId="288C9D69" w14:textId="77777777" w:rsidR="008E7C49" w:rsidRDefault="00E53FE3">
            <w:pPr>
              <w:spacing w:line="360" w:lineRule="auto"/>
              <w:rPr>
                <w:szCs w:val="21"/>
              </w:rPr>
            </w:pPr>
            <w:r>
              <w:rPr>
                <w:rFonts w:hint="eastAsia"/>
                <w:szCs w:val="21"/>
              </w:rPr>
              <w:t>核心用户</w:t>
            </w:r>
          </w:p>
        </w:tc>
        <w:tc>
          <w:tcPr>
            <w:tcW w:w="6600" w:type="dxa"/>
          </w:tcPr>
          <w:p w14:paraId="357F95EB" w14:textId="77777777" w:rsidR="008E7C49" w:rsidRDefault="00E53FE3">
            <w:pPr>
              <w:spacing w:line="360" w:lineRule="auto"/>
              <w:rPr>
                <w:szCs w:val="21"/>
              </w:rPr>
            </w:pPr>
            <w:r>
              <w:rPr>
                <w:rFonts w:hint="eastAsia"/>
                <w:szCs w:val="21"/>
              </w:rPr>
              <w:t>学习软件工程系列课程的学生，教授软件工程系列课程的教师</w:t>
            </w:r>
          </w:p>
        </w:tc>
      </w:tr>
      <w:tr w:rsidR="008E7C49" w14:paraId="01F6B2DD" w14:textId="77777777">
        <w:tc>
          <w:tcPr>
            <w:tcW w:w="1696" w:type="dxa"/>
          </w:tcPr>
          <w:p w14:paraId="7A245FF6" w14:textId="77777777" w:rsidR="008E7C49" w:rsidRDefault="00E53FE3">
            <w:pPr>
              <w:spacing w:line="360" w:lineRule="auto"/>
              <w:rPr>
                <w:szCs w:val="21"/>
              </w:rPr>
            </w:pPr>
            <w:r>
              <w:rPr>
                <w:rFonts w:hint="eastAsia"/>
                <w:szCs w:val="21"/>
              </w:rPr>
              <w:t>潜在用户</w:t>
            </w:r>
          </w:p>
        </w:tc>
        <w:tc>
          <w:tcPr>
            <w:tcW w:w="6600" w:type="dxa"/>
          </w:tcPr>
          <w:p w14:paraId="60824DFC" w14:textId="77777777" w:rsidR="008E7C49" w:rsidRDefault="00E53FE3">
            <w:pPr>
              <w:spacing w:line="360" w:lineRule="auto"/>
              <w:rPr>
                <w:szCs w:val="21"/>
              </w:rPr>
            </w:pPr>
            <w:r>
              <w:rPr>
                <w:rFonts w:hint="eastAsia"/>
                <w:szCs w:val="21"/>
              </w:rPr>
              <w:t>对软件工程课程有兴趣的人</w:t>
            </w:r>
          </w:p>
        </w:tc>
      </w:tr>
    </w:tbl>
    <w:p w14:paraId="7038747E" w14:textId="77777777" w:rsidR="008E7C49" w:rsidRDefault="00E53FE3">
      <w:pPr>
        <w:pStyle w:val="2"/>
        <w:spacing w:line="360" w:lineRule="auto"/>
      </w:pPr>
      <w:bookmarkStart w:id="723" w:name="_Toc529483093"/>
      <w:r>
        <w:rPr>
          <w:rFonts w:hint="eastAsia"/>
        </w:rPr>
        <w:t>1.4</w:t>
      </w:r>
      <w:r>
        <w:t xml:space="preserve"> </w:t>
      </w:r>
      <w:r>
        <w:rPr>
          <w:rFonts w:hint="eastAsia"/>
        </w:rPr>
        <w:t>业务目标</w:t>
      </w:r>
      <w:bookmarkEnd w:id="723"/>
    </w:p>
    <w:p w14:paraId="40D9E60F" w14:textId="77777777"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025BA798" w14:textId="77777777" w:rsidR="008E7C49" w:rsidRDefault="00E53FE3">
      <w:pPr>
        <w:pStyle w:val="2"/>
        <w:spacing w:line="360" w:lineRule="auto"/>
      </w:pPr>
      <w:bookmarkStart w:id="724" w:name="_Toc529483094"/>
      <w:r>
        <w:rPr>
          <w:rFonts w:hint="eastAsia"/>
        </w:rPr>
        <w:t>1.5</w:t>
      </w:r>
      <w:r>
        <w:t xml:space="preserve"> </w:t>
      </w:r>
      <w:r>
        <w:rPr>
          <w:rFonts w:hint="eastAsia"/>
        </w:rPr>
        <w:t>参考资料</w:t>
      </w:r>
      <w:bookmarkStart w:id="725" w:name="_Toc525938482"/>
      <w:bookmarkEnd w:id="724"/>
    </w:p>
    <w:p w14:paraId="1139130A" w14:textId="77777777"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14:paraId="559C2F8A" w14:textId="77777777"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63D8A7DC" w14:textId="77777777"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09AC7DE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3966349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20FBAD57" w14:textId="77777777"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7235B673" w14:textId="77777777" w:rsidR="008E7C49" w:rsidRDefault="008E7C49">
      <w:pPr>
        <w:spacing w:line="360" w:lineRule="auto"/>
        <w:rPr>
          <w:rFonts w:asciiTheme="minorEastAsia" w:hAnsiTheme="minorEastAsia"/>
          <w:sz w:val="24"/>
          <w:szCs w:val="24"/>
        </w:rPr>
      </w:pPr>
    </w:p>
    <w:p w14:paraId="11A53D6F" w14:textId="77777777" w:rsidR="008E7C49" w:rsidRDefault="00E53FE3">
      <w:pPr>
        <w:pStyle w:val="1"/>
        <w:spacing w:line="360" w:lineRule="auto"/>
        <w:rPr>
          <w:rFonts w:asciiTheme="majorEastAsia" w:hAnsiTheme="majorEastAsia" w:cstheme="majorHAnsi"/>
        </w:rPr>
      </w:pPr>
      <w:bookmarkStart w:id="726" w:name="_Toc529483095"/>
      <w:r>
        <w:rPr>
          <w:rFonts w:asciiTheme="majorEastAsia" w:hAnsiTheme="majorEastAsia" w:cstheme="majorHAnsi" w:hint="eastAsia"/>
        </w:rPr>
        <w:lastRenderedPageBreak/>
        <w:t>2</w:t>
      </w:r>
      <w:r>
        <w:rPr>
          <w:rFonts w:asciiTheme="majorEastAsia" w:hAnsiTheme="majorEastAsia" w:cstheme="majorHAnsi"/>
        </w:rPr>
        <w:t xml:space="preserve"> </w:t>
      </w:r>
      <w:r>
        <w:rPr>
          <w:rFonts w:asciiTheme="majorEastAsia" w:hAnsiTheme="majorEastAsia" w:cstheme="majorHAnsi" w:hint="eastAsia"/>
        </w:rPr>
        <w:t>项目概述</w:t>
      </w:r>
      <w:bookmarkEnd w:id="726"/>
    </w:p>
    <w:p w14:paraId="0B329548" w14:textId="77777777" w:rsidR="008E7C49" w:rsidRDefault="00E53FE3">
      <w:pPr>
        <w:pStyle w:val="2"/>
        <w:spacing w:line="360" w:lineRule="auto"/>
      </w:pPr>
      <w:bookmarkStart w:id="727" w:name="_Toc529483096"/>
      <w:r>
        <w:rPr>
          <w:rFonts w:hint="eastAsia"/>
        </w:rPr>
        <w:t>2.1</w:t>
      </w:r>
      <w:r>
        <w:t xml:space="preserve"> </w:t>
      </w:r>
      <w:r>
        <w:rPr>
          <w:rFonts w:hint="eastAsia"/>
        </w:rPr>
        <w:t>项目</w:t>
      </w:r>
      <w:r>
        <w:t>基本说明</w:t>
      </w:r>
      <w:bookmarkEnd w:id="727"/>
    </w:p>
    <w:p w14:paraId="2E95A959" w14:textId="77777777"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E8E8C08" w14:textId="77777777" w:rsidR="008E7C49" w:rsidRDefault="008E7C49">
      <w:pPr>
        <w:spacing w:line="360" w:lineRule="auto"/>
      </w:pPr>
    </w:p>
    <w:p w14:paraId="7D9EDA6E" w14:textId="77777777" w:rsidR="008E7C49" w:rsidRDefault="00E53FE3">
      <w:pPr>
        <w:pStyle w:val="2"/>
        <w:spacing w:line="360" w:lineRule="auto"/>
      </w:pPr>
      <w:bookmarkStart w:id="728" w:name="_Toc529483097"/>
      <w:r>
        <w:rPr>
          <w:rFonts w:hint="eastAsia"/>
        </w:rPr>
        <w:t>2.2</w:t>
      </w:r>
      <w:r>
        <w:t xml:space="preserve"> </w:t>
      </w:r>
      <w:r>
        <w:rPr>
          <w:rFonts w:hint="eastAsia"/>
        </w:rPr>
        <w:t>工作内容</w:t>
      </w:r>
      <w:bookmarkEnd w:id="728"/>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8E7C49" w14:paraId="7A5AE60A" w14:textId="77777777">
        <w:tc>
          <w:tcPr>
            <w:tcW w:w="2135" w:type="dxa"/>
          </w:tcPr>
          <w:p w14:paraId="522EB1C2" w14:textId="77777777"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14:paraId="64664CCC" w14:textId="77777777"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439D087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14:paraId="5C889950" w14:textId="77777777">
        <w:tc>
          <w:tcPr>
            <w:tcW w:w="2135" w:type="dxa"/>
          </w:tcPr>
          <w:p w14:paraId="0C3816E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5ED36CC4" w14:textId="77777777"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14:paraId="700074AA"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58365DC" w14:textId="77777777">
        <w:tc>
          <w:tcPr>
            <w:tcW w:w="2135" w:type="dxa"/>
          </w:tcPr>
          <w:p w14:paraId="7F6E8021" w14:textId="77777777"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14:paraId="4D366BAC" w14:textId="77777777"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3BCD7EB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7E53B197" w14:textId="77777777">
        <w:tc>
          <w:tcPr>
            <w:tcW w:w="2135" w:type="dxa"/>
          </w:tcPr>
          <w:p w14:paraId="2CE77CEB"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7B00E99" w14:textId="77777777"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482CEB82"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264AAE2A" w14:textId="77777777">
        <w:tc>
          <w:tcPr>
            <w:tcW w:w="2135" w:type="dxa"/>
          </w:tcPr>
          <w:p w14:paraId="6BD0E61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818D4E8" w14:textId="77777777"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7BAC912F"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907BED9" w14:textId="77777777">
        <w:tc>
          <w:tcPr>
            <w:tcW w:w="2135" w:type="dxa"/>
          </w:tcPr>
          <w:p w14:paraId="1A083EE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4962D061" w14:textId="77777777"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6EE1019C"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5F36625E" w14:textId="77777777">
        <w:tc>
          <w:tcPr>
            <w:tcW w:w="2135" w:type="dxa"/>
          </w:tcPr>
          <w:p w14:paraId="49316A5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07CA6255" w14:textId="77777777"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7A2B039C"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43B5D9BF" w14:textId="77777777">
        <w:tc>
          <w:tcPr>
            <w:tcW w:w="2135" w:type="dxa"/>
          </w:tcPr>
          <w:p w14:paraId="4468A32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D485520" w14:textId="77777777"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14:paraId="5AF6A8C8"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7CC5FD7" w14:textId="77777777">
        <w:tc>
          <w:tcPr>
            <w:tcW w:w="2135" w:type="dxa"/>
          </w:tcPr>
          <w:p w14:paraId="326F4D1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2EDBAAE" w14:textId="77777777"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251F960E"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648C0B0E" w14:textId="77777777">
        <w:tc>
          <w:tcPr>
            <w:tcW w:w="2135" w:type="dxa"/>
          </w:tcPr>
          <w:p w14:paraId="0685A342"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4FD4E0E2" w14:textId="77777777"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4C42A00"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790F771" w14:textId="77777777">
        <w:tc>
          <w:tcPr>
            <w:tcW w:w="2135" w:type="dxa"/>
          </w:tcPr>
          <w:p w14:paraId="6B90F5B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33307C2D" w14:textId="77777777"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14:paraId="66189174"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0F879EA7" w14:textId="77777777">
        <w:tc>
          <w:tcPr>
            <w:tcW w:w="2135" w:type="dxa"/>
          </w:tcPr>
          <w:p w14:paraId="6F717DE5"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FF79DD8" w14:textId="77777777"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096F57CA" w14:textId="77777777" w:rsidR="008E7C49" w:rsidRDefault="00E53FE3">
            <w:pPr>
              <w:rPr>
                <w:rFonts w:asciiTheme="minorEastAsia" w:hAnsiTheme="minorEastAsia"/>
                <w:szCs w:val="21"/>
              </w:rPr>
            </w:pPr>
            <w:r>
              <w:rPr>
                <w:rFonts w:asciiTheme="minorEastAsia" w:hAnsiTheme="minorEastAsia" w:hint="eastAsia"/>
                <w:szCs w:val="21"/>
              </w:rPr>
              <w:t>徐哲远</w:t>
            </w:r>
          </w:p>
        </w:tc>
      </w:tr>
      <w:tr w:rsidR="008E7C49" w14:paraId="1E7AAE72" w14:textId="77777777">
        <w:tc>
          <w:tcPr>
            <w:tcW w:w="2135" w:type="dxa"/>
          </w:tcPr>
          <w:p w14:paraId="60DE1DF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4430A0DD" w14:textId="77777777"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14:paraId="18981C1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6CDA4AC" w14:textId="77777777">
        <w:tc>
          <w:tcPr>
            <w:tcW w:w="2135" w:type="dxa"/>
          </w:tcPr>
          <w:p w14:paraId="63830A34"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352B4EF9" w14:textId="77777777"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14:paraId="59817761" w14:textId="77777777" w:rsidR="008E7C49" w:rsidRDefault="00E53FE3">
            <w:pPr>
              <w:rPr>
                <w:rFonts w:asciiTheme="minorEastAsia" w:hAnsiTheme="minorEastAsia"/>
                <w:szCs w:val="21"/>
              </w:rPr>
            </w:pPr>
            <w:r>
              <w:rPr>
                <w:rFonts w:asciiTheme="minorEastAsia" w:hAnsiTheme="minorEastAsia" w:hint="eastAsia"/>
                <w:szCs w:val="21"/>
              </w:rPr>
              <w:t>徐哲远</w:t>
            </w:r>
          </w:p>
        </w:tc>
      </w:tr>
    </w:tbl>
    <w:p w14:paraId="2A332B8F" w14:textId="77777777" w:rsidR="008E7C49" w:rsidRDefault="00E53FE3">
      <w:pPr>
        <w:pStyle w:val="2"/>
        <w:spacing w:line="360" w:lineRule="auto"/>
      </w:pPr>
      <w:bookmarkStart w:id="729" w:name="_Toc529483098"/>
      <w:r>
        <w:rPr>
          <w:rFonts w:hint="eastAsia"/>
        </w:rPr>
        <w:t>2.3</w:t>
      </w:r>
      <w:r>
        <w:t xml:space="preserve"> </w:t>
      </w:r>
      <w:r>
        <w:rPr>
          <w:rFonts w:hint="eastAsia"/>
        </w:rPr>
        <w:t>开发人员</w:t>
      </w:r>
      <w:bookmarkEnd w:id="729"/>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8E7C49" w14:paraId="77F9C247" w14:textId="77777777">
        <w:tc>
          <w:tcPr>
            <w:tcW w:w="925" w:type="dxa"/>
          </w:tcPr>
          <w:p w14:paraId="081AD4F6"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14:paraId="086883D7" w14:textId="77777777"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14:paraId="2C967180" w14:textId="77777777"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14:paraId="228CFD4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14:paraId="15DDC5CB"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12A4A68" w14:textId="77777777">
        <w:tc>
          <w:tcPr>
            <w:tcW w:w="925" w:type="dxa"/>
          </w:tcPr>
          <w:p w14:paraId="439F0D36" w14:textId="77777777" w:rsidR="008E7C49" w:rsidRDefault="00E53FE3">
            <w:pPr>
              <w:spacing w:line="360" w:lineRule="auto"/>
            </w:pPr>
            <w:r>
              <w:rPr>
                <w:rFonts w:hint="eastAsia"/>
              </w:rPr>
              <w:t>沈启航</w:t>
            </w:r>
          </w:p>
        </w:tc>
        <w:tc>
          <w:tcPr>
            <w:tcW w:w="1310" w:type="dxa"/>
          </w:tcPr>
          <w:p w14:paraId="47CAAE5A" w14:textId="77777777" w:rsidR="008E7C49" w:rsidRDefault="00E53FE3">
            <w:pPr>
              <w:spacing w:line="360" w:lineRule="auto"/>
            </w:pPr>
            <w:r>
              <w:rPr>
                <w:rFonts w:hint="eastAsia"/>
              </w:rPr>
              <w:t>项目经理</w:t>
            </w:r>
          </w:p>
        </w:tc>
        <w:tc>
          <w:tcPr>
            <w:tcW w:w="1420" w:type="dxa"/>
          </w:tcPr>
          <w:p w14:paraId="458F9573" w14:textId="77777777" w:rsidR="008E7C49" w:rsidRDefault="00E53FE3">
            <w:pPr>
              <w:spacing w:line="360" w:lineRule="auto"/>
            </w:pPr>
            <w:r>
              <w:rPr>
                <w:rFonts w:hint="eastAsia"/>
              </w:rPr>
              <w:t>15988122404</w:t>
            </w:r>
          </w:p>
        </w:tc>
        <w:tc>
          <w:tcPr>
            <w:tcW w:w="3167" w:type="dxa"/>
          </w:tcPr>
          <w:p w14:paraId="3065460E" w14:textId="77777777"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383D426E" w14:textId="77777777" w:rsidR="008E7C49" w:rsidRDefault="00E53FE3">
            <w:pPr>
              <w:spacing w:line="360" w:lineRule="auto"/>
            </w:pPr>
            <w:r>
              <w:rPr>
                <w:rFonts w:hint="eastAsia"/>
              </w:rPr>
              <w:t>弘毅</w:t>
            </w:r>
            <w:r>
              <w:rPr>
                <w:rFonts w:hint="eastAsia"/>
              </w:rPr>
              <w:t>B1-614</w:t>
            </w:r>
          </w:p>
        </w:tc>
      </w:tr>
      <w:tr w:rsidR="008E7C49" w14:paraId="00C2A86D" w14:textId="77777777">
        <w:tc>
          <w:tcPr>
            <w:tcW w:w="925" w:type="dxa"/>
          </w:tcPr>
          <w:p w14:paraId="6E754674" w14:textId="77777777" w:rsidR="008E7C49" w:rsidRDefault="00E53FE3">
            <w:pPr>
              <w:spacing w:line="360" w:lineRule="auto"/>
            </w:pPr>
            <w:r>
              <w:rPr>
                <w:rFonts w:hint="eastAsia"/>
              </w:rPr>
              <w:t>杨以恒</w:t>
            </w:r>
          </w:p>
        </w:tc>
        <w:tc>
          <w:tcPr>
            <w:tcW w:w="1310" w:type="dxa"/>
          </w:tcPr>
          <w:p w14:paraId="241CC5B5" w14:textId="77777777" w:rsidR="008E7C49" w:rsidRDefault="00E53FE3">
            <w:pPr>
              <w:spacing w:line="360" w:lineRule="auto"/>
            </w:pPr>
            <w:r>
              <w:rPr>
                <w:rFonts w:hint="eastAsia"/>
              </w:rPr>
              <w:t>质量保证员</w:t>
            </w:r>
          </w:p>
        </w:tc>
        <w:tc>
          <w:tcPr>
            <w:tcW w:w="1420" w:type="dxa"/>
          </w:tcPr>
          <w:p w14:paraId="7ED96414" w14:textId="77777777" w:rsidR="008E7C49" w:rsidRDefault="00E53FE3">
            <w:pPr>
              <w:spacing w:line="360" w:lineRule="auto"/>
            </w:pPr>
            <w:r>
              <w:rPr>
                <w:rFonts w:hint="eastAsia"/>
              </w:rPr>
              <w:t>18989678901</w:t>
            </w:r>
          </w:p>
        </w:tc>
        <w:tc>
          <w:tcPr>
            <w:tcW w:w="3167" w:type="dxa"/>
          </w:tcPr>
          <w:p w14:paraId="74E13D5C" w14:textId="77777777"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7FFBFA6A" w14:textId="77777777" w:rsidR="008E7C49" w:rsidRDefault="00E53FE3">
            <w:pPr>
              <w:spacing w:line="360" w:lineRule="auto"/>
            </w:pPr>
            <w:r>
              <w:rPr>
                <w:rFonts w:hint="eastAsia"/>
              </w:rPr>
              <w:t>弘毅</w:t>
            </w:r>
            <w:r>
              <w:rPr>
                <w:rFonts w:hint="eastAsia"/>
              </w:rPr>
              <w:t>B1-615</w:t>
            </w:r>
          </w:p>
        </w:tc>
      </w:tr>
      <w:tr w:rsidR="008E7C49" w14:paraId="207C7A67" w14:textId="77777777">
        <w:tc>
          <w:tcPr>
            <w:tcW w:w="925" w:type="dxa"/>
          </w:tcPr>
          <w:p w14:paraId="46C41113" w14:textId="77777777" w:rsidR="008E7C49" w:rsidRDefault="00E53FE3">
            <w:pPr>
              <w:spacing w:line="360" w:lineRule="auto"/>
            </w:pPr>
            <w:r>
              <w:rPr>
                <w:rFonts w:hint="eastAsia"/>
              </w:rPr>
              <w:t>叶柏成</w:t>
            </w:r>
          </w:p>
        </w:tc>
        <w:tc>
          <w:tcPr>
            <w:tcW w:w="1310" w:type="dxa"/>
          </w:tcPr>
          <w:p w14:paraId="6ACFD793" w14:textId="77777777" w:rsidR="008E7C49" w:rsidRDefault="00E53FE3">
            <w:pPr>
              <w:spacing w:line="360" w:lineRule="auto"/>
            </w:pPr>
            <w:r>
              <w:rPr>
                <w:rFonts w:hint="eastAsia"/>
              </w:rPr>
              <w:t>配置管理员</w:t>
            </w:r>
          </w:p>
        </w:tc>
        <w:tc>
          <w:tcPr>
            <w:tcW w:w="1420" w:type="dxa"/>
          </w:tcPr>
          <w:p w14:paraId="428E0742" w14:textId="77777777" w:rsidR="008E7C49" w:rsidRDefault="00E53FE3">
            <w:pPr>
              <w:spacing w:line="360" w:lineRule="auto"/>
            </w:pPr>
            <w:r>
              <w:rPr>
                <w:rFonts w:hint="eastAsia"/>
              </w:rPr>
              <w:t>13588025779</w:t>
            </w:r>
          </w:p>
        </w:tc>
        <w:tc>
          <w:tcPr>
            <w:tcW w:w="3167" w:type="dxa"/>
          </w:tcPr>
          <w:p w14:paraId="5DB93555" w14:textId="77777777"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53FED39" w14:textId="77777777" w:rsidR="008E7C49" w:rsidRDefault="00E53FE3">
            <w:pPr>
              <w:spacing w:line="360" w:lineRule="auto"/>
            </w:pPr>
            <w:r>
              <w:rPr>
                <w:rFonts w:hint="eastAsia"/>
              </w:rPr>
              <w:t>弘毅</w:t>
            </w:r>
            <w:r>
              <w:rPr>
                <w:rFonts w:hint="eastAsia"/>
              </w:rPr>
              <w:t>B1-615</w:t>
            </w:r>
          </w:p>
        </w:tc>
      </w:tr>
      <w:tr w:rsidR="008E7C49" w14:paraId="1651846F" w14:textId="77777777">
        <w:tc>
          <w:tcPr>
            <w:tcW w:w="925" w:type="dxa"/>
          </w:tcPr>
          <w:p w14:paraId="62707AF6" w14:textId="77777777" w:rsidR="008E7C49" w:rsidRDefault="00E53FE3">
            <w:pPr>
              <w:spacing w:line="360" w:lineRule="auto"/>
            </w:pPr>
            <w:r>
              <w:rPr>
                <w:rFonts w:hint="eastAsia"/>
              </w:rPr>
              <w:t>徐哲远</w:t>
            </w:r>
          </w:p>
        </w:tc>
        <w:tc>
          <w:tcPr>
            <w:tcW w:w="1310" w:type="dxa"/>
          </w:tcPr>
          <w:p w14:paraId="102A1C64" w14:textId="77777777" w:rsidR="008E7C49" w:rsidRDefault="00E53FE3">
            <w:pPr>
              <w:spacing w:line="360" w:lineRule="auto"/>
            </w:pPr>
            <w:r>
              <w:rPr>
                <w:rFonts w:hint="eastAsia"/>
              </w:rPr>
              <w:t>会议记录员</w:t>
            </w:r>
          </w:p>
        </w:tc>
        <w:tc>
          <w:tcPr>
            <w:tcW w:w="1420" w:type="dxa"/>
          </w:tcPr>
          <w:p w14:paraId="3A8FE6D2" w14:textId="77777777" w:rsidR="008E7C49" w:rsidRDefault="00E53FE3">
            <w:pPr>
              <w:spacing w:line="360" w:lineRule="auto"/>
            </w:pPr>
            <w:r>
              <w:rPr>
                <w:rFonts w:hint="eastAsia"/>
              </w:rPr>
              <w:t>15968805302</w:t>
            </w:r>
          </w:p>
        </w:tc>
        <w:tc>
          <w:tcPr>
            <w:tcW w:w="3167" w:type="dxa"/>
          </w:tcPr>
          <w:p w14:paraId="3D96CC7F" w14:textId="77777777"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D30058B" w14:textId="77777777" w:rsidR="008E7C49" w:rsidRDefault="00E53FE3">
            <w:pPr>
              <w:spacing w:line="360" w:lineRule="auto"/>
            </w:pPr>
            <w:r>
              <w:rPr>
                <w:rFonts w:hint="eastAsia"/>
              </w:rPr>
              <w:t>弘毅</w:t>
            </w:r>
            <w:r>
              <w:rPr>
                <w:rFonts w:hint="eastAsia"/>
              </w:rPr>
              <w:t>B1-615</w:t>
            </w:r>
          </w:p>
        </w:tc>
      </w:tr>
      <w:tr w:rsidR="008E7C49" w14:paraId="74272E5B" w14:textId="77777777">
        <w:tc>
          <w:tcPr>
            <w:tcW w:w="925" w:type="dxa"/>
          </w:tcPr>
          <w:p w14:paraId="50524F1F" w14:textId="77777777" w:rsidR="008E7C49" w:rsidRDefault="00E53FE3">
            <w:pPr>
              <w:spacing w:line="360" w:lineRule="auto"/>
            </w:pPr>
            <w:r>
              <w:rPr>
                <w:rFonts w:hint="eastAsia"/>
              </w:rPr>
              <w:lastRenderedPageBreak/>
              <w:t>骆佳俊</w:t>
            </w:r>
          </w:p>
        </w:tc>
        <w:tc>
          <w:tcPr>
            <w:tcW w:w="1310" w:type="dxa"/>
          </w:tcPr>
          <w:p w14:paraId="00B225F7" w14:textId="77777777" w:rsidR="008E7C49" w:rsidRDefault="00E53FE3">
            <w:pPr>
              <w:spacing w:line="360" w:lineRule="auto"/>
            </w:pPr>
            <w:r>
              <w:rPr>
                <w:rFonts w:hint="eastAsia"/>
              </w:rPr>
              <w:t>归档整理员</w:t>
            </w:r>
          </w:p>
        </w:tc>
        <w:tc>
          <w:tcPr>
            <w:tcW w:w="1420" w:type="dxa"/>
          </w:tcPr>
          <w:p w14:paraId="4D673611" w14:textId="77777777" w:rsidR="008E7C49" w:rsidRDefault="00E53FE3">
            <w:pPr>
              <w:spacing w:line="360" w:lineRule="auto"/>
            </w:pPr>
            <w:r>
              <w:rPr>
                <w:rFonts w:hint="eastAsia"/>
              </w:rPr>
              <w:t>18058735546</w:t>
            </w:r>
          </w:p>
        </w:tc>
        <w:tc>
          <w:tcPr>
            <w:tcW w:w="3167" w:type="dxa"/>
          </w:tcPr>
          <w:p w14:paraId="0B921301" w14:textId="77777777"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7DEFD0B8" w14:textId="77777777" w:rsidR="008E7C49" w:rsidRDefault="00E53FE3">
            <w:pPr>
              <w:spacing w:line="360" w:lineRule="auto"/>
            </w:pPr>
            <w:r>
              <w:rPr>
                <w:rFonts w:hint="eastAsia"/>
              </w:rPr>
              <w:t>弘毅</w:t>
            </w:r>
            <w:r>
              <w:rPr>
                <w:rFonts w:hint="eastAsia"/>
              </w:rPr>
              <w:t>B2-206</w:t>
            </w:r>
          </w:p>
        </w:tc>
      </w:tr>
    </w:tbl>
    <w:p w14:paraId="1E2A61A8" w14:textId="77777777" w:rsidR="008E7C49" w:rsidRDefault="008E7C49">
      <w:pPr>
        <w:spacing w:line="360" w:lineRule="auto"/>
      </w:pPr>
    </w:p>
    <w:p w14:paraId="5AF1229A" w14:textId="77777777" w:rsidR="008E7C49" w:rsidRDefault="00E53FE3">
      <w:pPr>
        <w:pStyle w:val="2"/>
        <w:spacing w:line="360" w:lineRule="auto"/>
      </w:pPr>
      <w:bookmarkStart w:id="730" w:name="_Toc529483099"/>
      <w:r>
        <w:rPr>
          <w:rFonts w:hint="eastAsia"/>
        </w:rPr>
        <w:t>2.4</w:t>
      </w:r>
      <w:r>
        <w:t xml:space="preserve"> </w:t>
      </w:r>
      <w:r>
        <w:rPr>
          <w:rFonts w:hint="eastAsia"/>
        </w:rPr>
        <w:t>用户</w:t>
      </w:r>
      <w:bookmarkEnd w:id="730"/>
    </w:p>
    <w:p w14:paraId="6FC94D1A"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1.教师</w:t>
      </w:r>
    </w:p>
    <w:p w14:paraId="189FD28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2.学生</w:t>
      </w:r>
    </w:p>
    <w:p w14:paraId="465BAD01"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14:paraId="4608C8CB"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4.网站管理员</w:t>
      </w:r>
    </w:p>
    <w:p w14:paraId="5A0BEDE2" w14:textId="77777777" w:rsidR="008E7C49" w:rsidRDefault="00E53FE3">
      <w:pPr>
        <w:pStyle w:val="2"/>
        <w:spacing w:line="360" w:lineRule="auto"/>
      </w:pPr>
      <w:bookmarkStart w:id="731" w:name="_Toc529483100"/>
      <w:r>
        <w:rPr>
          <w:rFonts w:hint="eastAsia"/>
        </w:rPr>
        <w:t>2.5</w:t>
      </w:r>
      <w:r>
        <w:t xml:space="preserve"> </w:t>
      </w:r>
      <w:r>
        <w:rPr>
          <w:rFonts w:hint="eastAsia"/>
        </w:rPr>
        <w:t>产品</w:t>
      </w:r>
      <w:bookmarkEnd w:id="731"/>
      <w:r>
        <w:tab/>
      </w:r>
    </w:p>
    <w:p w14:paraId="16B1E4A6" w14:textId="77777777" w:rsidR="008E7C49" w:rsidRDefault="00E53FE3">
      <w:pPr>
        <w:pStyle w:val="3"/>
        <w:spacing w:line="360" w:lineRule="auto"/>
      </w:pPr>
      <w:bookmarkStart w:id="732" w:name="_Toc529483101"/>
      <w:r>
        <w:rPr>
          <w:rFonts w:hint="eastAsia"/>
        </w:rPr>
        <w:t>2.5.1</w:t>
      </w:r>
      <w:r>
        <w:t xml:space="preserve"> </w:t>
      </w:r>
      <w:r>
        <w:rPr>
          <w:rFonts w:hint="eastAsia"/>
        </w:rPr>
        <w:t>项目的必要性文档</w:t>
      </w:r>
      <w:bookmarkEnd w:id="732"/>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8E7C49" w14:paraId="51D95057" w14:textId="77777777">
        <w:tc>
          <w:tcPr>
            <w:tcW w:w="8500" w:type="dxa"/>
            <w:tcBorders>
              <w:bottom w:val="single" w:sz="4" w:space="0" w:color="auto"/>
            </w:tcBorders>
          </w:tcPr>
          <w:p w14:paraId="419D7D36" w14:textId="77777777"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14:paraId="306E1C80" w14:textId="77777777">
        <w:tc>
          <w:tcPr>
            <w:tcW w:w="8500" w:type="dxa"/>
            <w:tcBorders>
              <w:bottom w:val="single" w:sz="4" w:space="0" w:color="auto"/>
            </w:tcBorders>
          </w:tcPr>
          <w:p w14:paraId="18EBFDA3" w14:textId="77777777" w:rsidR="008E7C49" w:rsidRDefault="00E53FE3">
            <w:pPr>
              <w:spacing w:line="360" w:lineRule="auto"/>
              <w:rPr>
                <w:rFonts w:cs="Times New Roman"/>
                <w:b/>
                <w:szCs w:val="21"/>
              </w:rPr>
            </w:pPr>
            <w:bookmarkStart w:id="733" w:name="_Hlk496819071"/>
            <w:r>
              <w:rPr>
                <w:rFonts w:hint="eastAsia"/>
                <w:szCs w:val="21"/>
              </w:rPr>
              <w:t>可行性分析报告</w:t>
            </w:r>
          </w:p>
        </w:tc>
      </w:tr>
      <w:tr w:rsidR="008E7C49" w14:paraId="687AA867" w14:textId="77777777">
        <w:trPr>
          <w:trHeight w:val="150"/>
        </w:trPr>
        <w:tc>
          <w:tcPr>
            <w:tcW w:w="8500" w:type="dxa"/>
            <w:tcBorders>
              <w:top w:val="single" w:sz="4" w:space="0" w:color="auto"/>
              <w:bottom w:val="single" w:sz="4" w:space="0" w:color="auto"/>
            </w:tcBorders>
          </w:tcPr>
          <w:p w14:paraId="0B481C84" w14:textId="77777777" w:rsidR="008E7C49" w:rsidRDefault="00E53FE3">
            <w:pPr>
              <w:spacing w:line="360" w:lineRule="auto"/>
              <w:rPr>
                <w:rFonts w:cs="Times New Roman"/>
                <w:szCs w:val="21"/>
              </w:rPr>
            </w:pPr>
            <w:r>
              <w:rPr>
                <w:rFonts w:cs="Times New Roman" w:hint="eastAsia"/>
                <w:szCs w:val="21"/>
              </w:rPr>
              <w:t>项目章程</w:t>
            </w:r>
          </w:p>
        </w:tc>
      </w:tr>
      <w:tr w:rsidR="008E7C49" w14:paraId="166398D3" w14:textId="77777777">
        <w:trPr>
          <w:trHeight w:val="147"/>
        </w:trPr>
        <w:tc>
          <w:tcPr>
            <w:tcW w:w="8500" w:type="dxa"/>
            <w:tcBorders>
              <w:top w:val="single" w:sz="4" w:space="0" w:color="auto"/>
              <w:bottom w:val="single" w:sz="4" w:space="0" w:color="auto"/>
            </w:tcBorders>
          </w:tcPr>
          <w:p w14:paraId="449B56F4" w14:textId="77777777" w:rsidR="008E7C49" w:rsidRDefault="00E53FE3">
            <w:pPr>
              <w:spacing w:line="360" w:lineRule="auto"/>
              <w:rPr>
                <w:rFonts w:cs="Times New Roman"/>
                <w:szCs w:val="21"/>
              </w:rPr>
            </w:pPr>
            <w:r>
              <w:rPr>
                <w:rFonts w:cs="Times New Roman" w:hint="eastAsia"/>
                <w:szCs w:val="21"/>
              </w:rPr>
              <w:t>总体项目计划</w:t>
            </w:r>
          </w:p>
        </w:tc>
      </w:tr>
      <w:tr w:rsidR="008E7C49" w14:paraId="10BF314D" w14:textId="77777777">
        <w:trPr>
          <w:trHeight w:val="165"/>
        </w:trPr>
        <w:tc>
          <w:tcPr>
            <w:tcW w:w="8500" w:type="dxa"/>
            <w:tcBorders>
              <w:top w:val="single" w:sz="4" w:space="0" w:color="auto"/>
              <w:bottom w:val="single" w:sz="4" w:space="0" w:color="auto"/>
            </w:tcBorders>
          </w:tcPr>
          <w:p w14:paraId="05EA8363" w14:textId="77777777" w:rsidR="008E7C49" w:rsidRDefault="00E53FE3">
            <w:pPr>
              <w:spacing w:line="360" w:lineRule="auto"/>
              <w:rPr>
                <w:rFonts w:cs="Times New Roman"/>
                <w:szCs w:val="21"/>
              </w:rPr>
            </w:pPr>
            <w:r>
              <w:rPr>
                <w:rFonts w:cs="Times New Roman" w:hint="eastAsia"/>
                <w:szCs w:val="21"/>
              </w:rPr>
              <w:t>需求开发计划</w:t>
            </w:r>
          </w:p>
        </w:tc>
      </w:tr>
      <w:tr w:rsidR="008E7C49" w14:paraId="6C0A83FE" w14:textId="77777777">
        <w:trPr>
          <w:trHeight w:val="165"/>
        </w:trPr>
        <w:tc>
          <w:tcPr>
            <w:tcW w:w="8500" w:type="dxa"/>
            <w:tcBorders>
              <w:top w:val="single" w:sz="4" w:space="0" w:color="auto"/>
              <w:bottom w:val="single" w:sz="4" w:space="0" w:color="auto"/>
            </w:tcBorders>
          </w:tcPr>
          <w:p w14:paraId="11D323A1" w14:textId="77777777" w:rsidR="008E7C49" w:rsidRDefault="00E53FE3">
            <w:pPr>
              <w:spacing w:line="360" w:lineRule="auto"/>
              <w:rPr>
                <w:rFonts w:cs="Times New Roman"/>
                <w:szCs w:val="21"/>
              </w:rPr>
            </w:pPr>
            <w:r>
              <w:rPr>
                <w:rFonts w:cs="Times New Roman" w:hint="eastAsia"/>
                <w:szCs w:val="21"/>
              </w:rPr>
              <w:t>需求变更控制文档</w:t>
            </w:r>
          </w:p>
        </w:tc>
      </w:tr>
      <w:tr w:rsidR="008E7C49" w14:paraId="64688C0C" w14:textId="77777777">
        <w:trPr>
          <w:trHeight w:val="135"/>
        </w:trPr>
        <w:tc>
          <w:tcPr>
            <w:tcW w:w="8500" w:type="dxa"/>
          </w:tcPr>
          <w:p w14:paraId="6A76A36D" w14:textId="77777777" w:rsidR="008E7C49" w:rsidRDefault="00E53FE3">
            <w:pPr>
              <w:spacing w:line="360" w:lineRule="auto"/>
              <w:rPr>
                <w:rFonts w:cs="Times New Roman"/>
                <w:szCs w:val="21"/>
              </w:rPr>
            </w:pPr>
            <w:r>
              <w:rPr>
                <w:rFonts w:cs="Times New Roman" w:hint="eastAsia"/>
                <w:szCs w:val="21"/>
              </w:rPr>
              <w:t>需求规格说明书</w:t>
            </w:r>
          </w:p>
        </w:tc>
      </w:tr>
      <w:tr w:rsidR="008E7C49" w14:paraId="1B114FED" w14:textId="77777777">
        <w:tc>
          <w:tcPr>
            <w:tcW w:w="8500" w:type="dxa"/>
            <w:tcBorders>
              <w:bottom w:val="single" w:sz="4" w:space="0" w:color="auto"/>
            </w:tcBorders>
          </w:tcPr>
          <w:p w14:paraId="19D1A771" w14:textId="77777777" w:rsidR="008E7C49" w:rsidRDefault="00E53FE3">
            <w:pPr>
              <w:spacing w:line="360" w:lineRule="auto"/>
              <w:rPr>
                <w:rFonts w:cs="Times New Roman"/>
                <w:szCs w:val="21"/>
              </w:rPr>
            </w:pPr>
            <w:r>
              <w:rPr>
                <w:rFonts w:cs="Times New Roman" w:hint="eastAsia"/>
                <w:szCs w:val="21"/>
              </w:rPr>
              <w:t>系统设计计划</w:t>
            </w:r>
          </w:p>
        </w:tc>
      </w:tr>
      <w:tr w:rsidR="008E7C49" w14:paraId="202D5360" w14:textId="77777777">
        <w:trPr>
          <w:trHeight w:val="90"/>
        </w:trPr>
        <w:tc>
          <w:tcPr>
            <w:tcW w:w="8500" w:type="dxa"/>
            <w:tcBorders>
              <w:top w:val="single" w:sz="4" w:space="0" w:color="auto"/>
            </w:tcBorders>
          </w:tcPr>
          <w:p w14:paraId="02340195" w14:textId="77777777" w:rsidR="008E7C49" w:rsidRDefault="00E53FE3">
            <w:pPr>
              <w:spacing w:line="360" w:lineRule="auto"/>
              <w:rPr>
                <w:rFonts w:cs="Times New Roman"/>
                <w:szCs w:val="21"/>
              </w:rPr>
            </w:pPr>
            <w:r>
              <w:rPr>
                <w:rFonts w:cs="Times New Roman" w:hint="eastAsia"/>
                <w:szCs w:val="21"/>
              </w:rPr>
              <w:t>概要设计说明</w:t>
            </w:r>
          </w:p>
        </w:tc>
      </w:tr>
      <w:tr w:rsidR="008E7C49" w14:paraId="2020EDBA" w14:textId="77777777">
        <w:trPr>
          <w:trHeight w:val="225"/>
        </w:trPr>
        <w:tc>
          <w:tcPr>
            <w:tcW w:w="8500" w:type="dxa"/>
          </w:tcPr>
          <w:p w14:paraId="05E43DBB" w14:textId="77777777" w:rsidR="008E7C49" w:rsidRDefault="00E53FE3">
            <w:pPr>
              <w:spacing w:line="360" w:lineRule="auto"/>
              <w:rPr>
                <w:rFonts w:cs="Times New Roman"/>
                <w:szCs w:val="21"/>
              </w:rPr>
            </w:pPr>
            <w:r>
              <w:rPr>
                <w:rFonts w:cs="Times New Roman" w:hint="eastAsia"/>
                <w:szCs w:val="21"/>
              </w:rPr>
              <w:t>质量保证计划</w:t>
            </w:r>
          </w:p>
        </w:tc>
      </w:tr>
      <w:tr w:rsidR="008E7C49" w14:paraId="5BAD4BCE" w14:textId="77777777">
        <w:tc>
          <w:tcPr>
            <w:tcW w:w="8500" w:type="dxa"/>
          </w:tcPr>
          <w:p w14:paraId="2A4CB44A" w14:textId="77777777" w:rsidR="008E7C49" w:rsidRDefault="00E53FE3">
            <w:pPr>
              <w:spacing w:line="360" w:lineRule="auto"/>
              <w:rPr>
                <w:rFonts w:cs="Times New Roman"/>
                <w:szCs w:val="21"/>
              </w:rPr>
            </w:pPr>
            <w:r>
              <w:rPr>
                <w:rFonts w:cs="Times New Roman" w:hint="eastAsia"/>
                <w:szCs w:val="21"/>
              </w:rPr>
              <w:t>编码与系统实现计划</w:t>
            </w:r>
          </w:p>
        </w:tc>
      </w:tr>
      <w:tr w:rsidR="008E7C49" w14:paraId="58C46E23" w14:textId="77777777">
        <w:tc>
          <w:tcPr>
            <w:tcW w:w="8500" w:type="dxa"/>
          </w:tcPr>
          <w:p w14:paraId="2241FE45" w14:textId="77777777" w:rsidR="008E7C49" w:rsidRDefault="00E53FE3">
            <w:pPr>
              <w:spacing w:line="360" w:lineRule="auto"/>
              <w:rPr>
                <w:rFonts w:cs="Times New Roman"/>
                <w:szCs w:val="21"/>
              </w:rPr>
            </w:pPr>
            <w:r>
              <w:rPr>
                <w:rFonts w:cs="Times New Roman" w:hint="eastAsia"/>
                <w:szCs w:val="21"/>
              </w:rPr>
              <w:t>测试计划</w:t>
            </w:r>
          </w:p>
        </w:tc>
      </w:tr>
      <w:tr w:rsidR="008E7C49" w14:paraId="6CC8CBD2" w14:textId="77777777">
        <w:tc>
          <w:tcPr>
            <w:tcW w:w="8500" w:type="dxa"/>
          </w:tcPr>
          <w:p w14:paraId="02C22317" w14:textId="77777777" w:rsidR="008E7C49" w:rsidRDefault="00E53FE3">
            <w:pPr>
              <w:spacing w:line="360" w:lineRule="auto"/>
              <w:rPr>
                <w:rFonts w:cs="Times New Roman"/>
                <w:szCs w:val="21"/>
              </w:rPr>
            </w:pPr>
            <w:r>
              <w:rPr>
                <w:rFonts w:cs="Times New Roman" w:hint="eastAsia"/>
                <w:szCs w:val="21"/>
              </w:rPr>
              <w:t>工程部署计划</w:t>
            </w:r>
          </w:p>
        </w:tc>
      </w:tr>
      <w:tr w:rsidR="008E7C49" w14:paraId="2E0E62F0" w14:textId="77777777">
        <w:tc>
          <w:tcPr>
            <w:tcW w:w="8500" w:type="dxa"/>
          </w:tcPr>
          <w:p w14:paraId="6E402668" w14:textId="77777777" w:rsidR="008E7C49" w:rsidRDefault="00E53FE3">
            <w:pPr>
              <w:spacing w:line="360" w:lineRule="auto"/>
              <w:rPr>
                <w:rFonts w:cs="Times New Roman"/>
                <w:szCs w:val="21"/>
              </w:rPr>
            </w:pPr>
            <w:r>
              <w:rPr>
                <w:rFonts w:cs="Times New Roman" w:hint="eastAsia"/>
                <w:szCs w:val="21"/>
              </w:rPr>
              <w:t>培训计划</w:t>
            </w:r>
          </w:p>
        </w:tc>
      </w:tr>
      <w:tr w:rsidR="008E7C49" w14:paraId="1C1F2F23" w14:textId="77777777">
        <w:tc>
          <w:tcPr>
            <w:tcW w:w="8500" w:type="dxa"/>
          </w:tcPr>
          <w:p w14:paraId="78F64E1A" w14:textId="77777777" w:rsidR="008E7C49" w:rsidRDefault="00E53FE3">
            <w:pPr>
              <w:spacing w:line="360" w:lineRule="auto"/>
              <w:rPr>
                <w:rFonts w:cs="Times New Roman"/>
                <w:szCs w:val="21"/>
              </w:rPr>
            </w:pPr>
            <w:r>
              <w:rPr>
                <w:rFonts w:cs="Times New Roman" w:hint="eastAsia"/>
                <w:szCs w:val="21"/>
              </w:rPr>
              <w:t>系统维护计划</w:t>
            </w:r>
          </w:p>
        </w:tc>
      </w:tr>
      <w:tr w:rsidR="008E7C49" w14:paraId="484EDC78" w14:textId="77777777">
        <w:tc>
          <w:tcPr>
            <w:tcW w:w="8500" w:type="dxa"/>
          </w:tcPr>
          <w:p w14:paraId="73601692" w14:textId="77777777" w:rsidR="008E7C49" w:rsidRDefault="00E53FE3">
            <w:pPr>
              <w:spacing w:line="360" w:lineRule="auto"/>
              <w:rPr>
                <w:rFonts w:cs="Times New Roman"/>
                <w:szCs w:val="21"/>
              </w:rPr>
            </w:pPr>
            <w:r>
              <w:rPr>
                <w:rFonts w:cs="Times New Roman" w:hint="eastAsia"/>
                <w:szCs w:val="21"/>
              </w:rPr>
              <w:t>项目总结报告</w:t>
            </w:r>
          </w:p>
        </w:tc>
      </w:tr>
      <w:bookmarkEnd w:id="733"/>
    </w:tbl>
    <w:p w14:paraId="146CC422" w14:textId="77777777" w:rsidR="008E7C49" w:rsidRDefault="008E7C49">
      <w:pPr>
        <w:pStyle w:val="af4"/>
        <w:spacing w:line="360" w:lineRule="auto"/>
        <w:ind w:firstLineChars="0" w:firstLine="0"/>
        <w:rPr>
          <w:sz w:val="28"/>
          <w:szCs w:val="28"/>
        </w:rPr>
      </w:pPr>
    </w:p>
    <w:p w14:paraId="2BAD0C58" w14:textId="77777777" w:rsidR="008E7C49" w:rsidRDefault="00E53FE3">
      <w:pPr>
        <w:pStyle w:val="3"/>
        <w:spacing w:line="360" w:lineRule="auto"/>
      </w:pPr>
      <w:bookmarkStart w:id="734" w:name="_Toc529483102"/>
      <w:r>
        <w:rPr>
          <w:rFonts w:hint="eastAsia"/>
        </w:rPr>
        <w:t>2.5.2</w:t>
      </w:r>
      <w:r>
        <w:t xml:space="preserve"> </w:t>
      </w:r>
      <w:r>
        <w:rPr>
          <w:rFonts w:hint="eastAsia"/>
        </w:rPr>
        <w:t>服务</w:t>
      </w:r>
      <w:bookmarkEnd w:id="734"/>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8E7C49" w14:paraId="493221A5" w14:textId="77777777">
        <w:tc>
          <w:tcPr>
            <w:tcW w:w="2074" w:type="dxa"/>
          </w:tcPr>
          <w:p w14:paraId="28BF4417" w14:textId="77777777"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CA40211" w14:textId="77777777"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AF02C9A" w14:textId="77777777"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7AEBF565"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086E5C30" w14:textId="77777777">
        <w:tc>
          <w:tcPr>
            <w:tcW w:w="2074" w:type="dxa"/>
          </w:tcPr>
          <w:p w14:paraId="23419DD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275043D4"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4D46DAE1"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3247D2CA" w14:textId="77777777" w:rsidR="008E7C49" w:rsidRDefault="008E7C49">
            <w:pPr>
              <w:spacing w:line="360" w:lineRule="auto"/>
              <w:rPr>
                <w:rFonts w:asciiTheme="minorEastAsia" w:hAnsiTheme="minorEastAsia" w:cs="Times New Roman"/>
                <w:szCs w:val="21"/>
              </w:rPr>
            </w:pPr>
          </w:p>
        </w:tc>
      </w:tr>
      <w:tr w:rsidR="008E7C49" w14:paraId="0915C10F" w14:textId="77777777">
        <w:tc>
          <w:tcPr>
            <w:tcW w:w="2074" w:type="dxa"/>
          </w:tcPr>
          <w:p w14:paraId="0CD357E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22DF46A8"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6AA64E6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91BC308" w14:textId="77777777" w:rsidR="008E7C49" w:rsidRDefault="008E7C49">
            <w:pPr>
              <w:spacing w:line="360" w:lineRule="auto"/>
              <w:rPr>
                <w:rFonts w:asciiTheme="minorEastAsia" w:hAnsiTheme="minorEastAsia" w:cs="Times New Roman"/>
                <w:szCs w:val="21"/>
              </w:rPr>
            </w:pPr>
          </w:p>
        </w:tc>
      </w:tr>
      <w:tr w:rsidR="008E7C49" w14:paraId="33BF0F26" w14:textId="77777777">
        <w:tc>
          <w:tcPr>
            <w:tcW w:w="2074" w:type="dxa"/>
          </w:tcPr>
          <w:p w14:paraId="229C03F0"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564FDD7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50EFD87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14:paraId="1C4F92CA" w14:textId="77777777" w:rsidR="008E7C49" w:rsidRDefault="008E7C49">
            <w:pPr>
              <w:spacing w:line="360" w:lineRule="auto"/>
              <w:rPr>
                <w:rFonts w:asciiTheme="minorEastAsia" w:hAnsiTheme="minorEastAsia" w:cs="Times New Roman"/>
                <w:szCs w:val="21"/>
              </w:rPr>
            </w:pPr>
          </w:p>
        </w:tc>
      </w:tr>
      <w:tr w:rsidR="008E7C49" w14:paraId="3A560755" w14:textId="77777777">
        <w:tc>
          <w:tcPr>
            <w:tcW w:w="2074" w:type="dxa"/>
          </w:tcPr>
          <w:p w14:paraId="43B4EE6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0F2A0DA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5B5B8B2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61F620D2" w14:textId="77777777" w:rsidR="008E7C49" w:rsidRDefault="008E7C49">
            <w:pPr>
              <w:spacing w:line="360" w:lineRule="auto"/>
              <w:rPr>
                <w:rFonts w:asciiTheme="minorEastAsia" w:hAnsiTheme="minorEastAsia" w:cs="Times New Roman"/>
                <w:szCs w:val="21"/>
              </w:rPr>
            </w:pPr>
          </w:p>
        </w:tc>
      </w:tr>
    </w:tbl>
    <w:p w14:paraId="11642910" w14:textId="77777777" w:rsidR="008E7C49" w:rsidRDefault="00E53FE3">
      <w:pPr>
        <w:pStyle w:val="2"/>
        <w:spacing w:line="360" w:lineRule="auto"/>
      </w:pPr>
      <w:bookmarkStart w:id="735" w:name="_Toc529483103"/>
      <w:r>
        <w:t xml:space="preserve">2.6 </w:t>
      </w:r>
      <w:r>
        <w:rPr>
          <w:rFonts w:hint="eastAsia"/>
        </w:rPr>
        <w:t>验收标准</w:t>
      </w:r>
      <w:bookmarkEnd w:id="735"/>
    </w:p>
    <w:p w14:paraId="4A8814D7" w14:textId="77777777"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14:paraId="619467A0" w14:textId="77777777" w:rsidR="008E7C49" w:rsidRDefault="00E53FE3">
      <w:pPr>
        <w:pStyle w:val="1"/>
        <w:spacing w:line="360" w:lineRule="auto"/>
      </w:pPr>
      <w:bookmarkStart w:id="736" w:name="_Toc525938483"/>
      <w:bookmarkStart w:id="737" w:name="_Toc529483104"/>
      <w:bookmarkEnd w:id="725"/>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36"/>
      <w:bookmarkEnd w:id="737"/>
    </w:p>
    <w:p w14:paraId="15585811" w14:textId="77777777" w:rsidR="008E7C49" w:rsidRDefault="00E53FE3">
      <w:pPr>
        <w:pStyle w:val="2"/>
        <w:spacing w:line="360" w:lineRule="auto"/>
      </w:pPr>
      <w:bookmarkStart w:id="738" w:name="_Toc529483105"/>
      <w:r>
        <w:rPr>
          <w:rFonts w:hint="eastAsia"/>
        </w:rPr>
        <w:t>3.1</w:t>
      </w:r>
      <w:r>
        <w:t xml:space="preserve"> </w:t>
      </w:r>
      <w:r>
        <w:rPr>
          <w:rFonts w:hint="eastAsia"/>
        </w:rPr>
        <w:t>工作任务分解</w:t>
      </w:r>
      <w:bookmarkEnd w:id="738"/>
    </w:p>
    <w:tbl>
      <w:tblPr>
        <w:tblStyle w:val="af3"/>
        <w:tblW w:w="8080" w:type="dxa"/>
        <w:tblLayout w:type="fixed"/>
        <w:tblLook w:val="04A0" w:firstRow="1" w:lastRow="0" w:firstColumn="1" w:lastColumn="0" w:noHBand="0" w:noVBand="1"/>
      </w:tblPr>
      <w:tblGrid>
        <w:gridCol w:w="3256"/>
        <w:gridCol w:w="1701"/>
        <w:gridCol w:w="3123"/>
      </w:tblGrid>
      <w:tr w:rsidR="008E7C49" w14:paraId="3D8EEBF7" w14:textId="77777777">
        <w:tc>
          <w:tcPr>
            <w:tcW w:w="3256" w:type="dxa"/>
          </w:tcPr>
          <w:p w14:paraId="79375013" w14:textId="77777777"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14:paraId="5A07E92E"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14:paraId="7C896259" w14:textId="77777777"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14:paraId="04B31C72" w14:textId="77777777">
        <w:tc>
          <w:tcPr>
            <w:tcW w:w="3256" w:type="dxa"/>
          </w:tcPr>
          <w:p w14:paraId="2EFF317B"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14:paraId="0F1A11D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14:paraId="762BADAF" w14:textId="77777777"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E813AC3" w14:textId="77777777">
        <w:tc>
          <w:tcPr>
            <w:tcW w:w="3256" w:type="dxa"/>
          </w:tcPr>
          <w:p w14:paraId="6656FD48"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1701" w:type="dxa"/>
            <w:vMerge/>
          </w:tcPr>
          <w:p w14:paraId="323F9204" w14:textId="77777777" w:rsidR="008E7C49" w:rsidRDefault="008E7C49">
            <w:pPr>
              <w:spacing w:line="360" w:lineRule="auto"/>
              <w:rPr>
                <w:rFonts w:asciiTheme="minorEastAsia" w:hAnsiTheme="minorEastAsia"/>
                <w:szCs w:val="21"/>
              </w:rPr>
            </w:pPr>
          </w:p>
        </w:tc>
        <w:tc>
          <w:tcPr>
            <w:tcW w:w="3123" w:type="dxa"/>
            <w:vMerge/>
          </w:tcPr>
          <w:p w14:paraId="4BD17BA5" w14:textId="77777777" w:rsidR="008E7C49" w:rsidRDefault="008E7C49">
            <w:pPr>
              <w:spacing w:line="360" w:lineRule="auto"/>
              <w:jc w:val="center"/>
              <w:rPr>
                <w:rFonts w:asciiTheme="minorEastAsia" w:hAnsiTheme="minorEastAsia"/>
                <w:color w:val="000000"/>
                <w:szCs w:val="21"/>
              </w:rPr>
            </w:pPr>
          </w:p>
        </w:tc>
      </w:tr>
      <w:tr w:rsidR="008E7C49" w14:paraId="61860750" w14:textId="77777777">
        <w:tc>
          <w:tcPr>
            <w:tcW w:w="3256" w:type="dxa"/>
          </w:tcPr>
          <w:p w14:paraId="7EB8322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14:paraId="7B69619A" w14:textId="77777777" w:rsidR="008E7C49" w:rsidRDefault="008E7C49">
            <w:pPr>
              <w:spacing w:line="360" w:lineRule="auto"/>
              <w:rPr>
                <w:rFonts w:asciiTheme="minorEastAsia" w:hAnsiTheme="minorEastAsia"/>
                <w:szCs w:val="21"/>
              </w:rPr>
            </w:pPr>
          </w:p>
        </w:tc>
        <w:tc>
          <w:tcPr>
            <w:tcW w:w="3123" w:type="dxa"/>
            <w:vMerge/>
          </w:tcPr>
          <w:p w14:paraId="14D243F7" w14:textId="77777777" w:rsidR="008E7C49" w:rsidRDefault="008E7C49">
            <w:pPr>
              <w:spacing w:line="360" w:lineRule="auto"/>
              <w:jc w:val="center"/>
              <w:rPr>
                <w:rFonts w:asciiTheme="minorEastAsia" w:hAnsiTheme="minorEastAsia"/>
                <w:color w:val="000000"/>
                <w:szCs w:val="21"/>
              </w:rPr>
            </w:pPr>
          </w:p>
        </w:tc>
      </w:tr>
      <w:tr w:rsidR="008E7C49" w14:paraId="25D2B4E4" w14:textId="77777777">
        <w:tc>
          <w:tcPr>
            <w:tcW w:w="3256" w:type="dxa"/>
          </w:tcPr>
          <w:p w14:paraId="6DD364D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14:paraId="61CFC78B" w14:textId="77777777" w:rsidR="008E7C49" w:rsidRDefault="008E7C49">
            <w:pPr>
              <w:spacing w:line="360" w:lineRule="auto"/>
              <w:rPr>
                <w:rFonts w:asciiTheme="minorEastAsia" w:hAnsiTheme="minorEastAsia"/>
                <w:szCs w:val="21"/>
              </w:rPr>
            </w:pPr>
          </w:p>
        </w:tc>
        <w:tc>
          <w:tcPr>
            <w:tcW w:w="3123" w:type="dxa"/>
            <w:vMerge/>
          </w:tcPr>
          <w:p w14:paraId="7B27180D" w14:textId="77777777" w:rsidR="008E7C49" w:rsidRDefault="008E7C49">
            <w:pPr>
              <w:spacing w:line="360" w:lineRule="auto"/>
              <w:jc w:val="center"/>
              <w:rPr>
                <w:rFonts w:asciiTheme="minorEastAsia" w:hAnsiTheme="minorEastAsia"/>
                <w:color w:val="000000"/>
                <w:szCs w:val="21"/>
              </w:rPr>
            </w:pPr>
          </w:p>
        </w:tc>
      </w:tr>
      <w:tr w:rsidR="008E7C49" w14:paraId="33ECCCD6" w14:textId="77777777">
        <w:trPr>
          <w:trHeight w:val="172"/>
        </w:trPr>
        <w:tc>
          <w:tcPr>
            <w:tcW w:w="3256" w:type="dxa"/>
          </w:tcPr>
          <w:p w14:paraId="0E2117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14:paraId="26A1963B" w14:textId="77777777" w:rsidR="008E7C49" w:rsidRDefault="008E7C49">
            <w:pPr>
              <w:spacing w:line="360" w:lineRule="auto"/>
              <w:rPr>
                <w:rFonts w:asciiTheme="minorEastAsia" w:hAnsiTheme="minorEastAsia"/>
                <w:szCs w:val="21"/>
              </w:rPr>
            </w:pPr>
          </w:p>
        </w:tc>
        <w:tc>
          <w:tcPr>
            <w:tcW w:w="3123" w:type="dxa"/>
            <w:vMerge/>
          </w:tcPr>
          <w:p w14:paraId="200D290E" w14:textId="77777777" w:rsidR="008E7C49" w:rsidRDefault="008E7C49">
            <w:pPr>
              <w:spacing w:line="360" w:lineRule="auto"/>
              <w:jc w:val="center"/>
              <w:rPr>
                <w:rFonts w:asciiTheme="minorEastAsia" w:hAnsiTheme="minorEastAsia"/>
                <w:color w:val="000000"/>
                <w:szCs w:val="21"/>
              </w:rPr>
            </w:pPr>
          </w:p>
        </w:tc>
      </w:tr>
      <w:tr w:rsidR="008E7C49" w14:paraId="26B46F94" w14:textId="77777777">
        <w:tc>
          <w:tcPr>
            <w:tcW w:w="3256" w:type="dxa"/>
          </w:tcPr>
          <w:p w14:paraId="1E7B03E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14:paraId="7051D723" w14:textId="77777777" w:rsidR="008E7C49" w:rsidRDefault="008E7C49">
            <w:pPr>
              <w:spacing w:line="360" w:lineRule="auto"/>
              <w:rPr>
                <w:rFonts w:asciiTheme="minorEastAsia" w:hAnsiTheme="minorEastAsia"/>
                <w:szCs w:val="21"/>
              </w:rPr>
            </w:pPr>
          </w:p>
        </w:tc>
        <w:tc>
          <w:tcPr>
            <w:tcW w:w="3123" w:type="dxa"/>
            <w:vMerge/>
          </w:tcPr>
          <w:p w14:paraId="0EB73D39" w14:textId="77777777" w:rsidR="008E7C49" w:rsidRDefault="008E7C49">
            <w:pPr>
              <w:spacing w:line="360" w:lineRule="auto"/>
              <w:jc w:val="center"/>
              <w:rPr>
                <w:rFonts w:asciiTheme="minorEastAsia" w:hAnsiTheme="minorEastAsia"/>
                <w:color w:val="000000"/>
                <w:szCs w:val="21"/>
              </w:rPr>
            </w:pPr>
          </w:p>
        </w:tc>
      </w:tr>
      <w:tr w:rsidR="008E7C49" w14:paraId="7DF11D51" w14:textId="77777777">
        <w:tc>
          <w:tcPr>
            <w:tcW w:w="3256" w:type="dxa"/>
          </w:tcPr>
          <w:p w14:paraId="5A1BAEE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14:paraId="7312AD56" w14:textId="77777777" w:rsidR="008E7C49" w:rsidRDefault="008E7C49">
            <w:pPr>
              <w:spacing w:line="360" w:lineRule="auto"/>
              <w:rPr>
                <w:rFonts w:asciiTheme="minorEastAsia" w:hAnsiTheme="minorEastAsia"/>
                <w:szCs w:val="21"/>
              </w:rPr>
            </w:pPr>
          </w:p>
        </w:tc>
        <w:tc>
          <w:tcPr>
            <w:tcW w:w="3123" w:type="dxa"/>
            <w:vMerge/>
          </w:tcPr>
          <w:p w14:paraId="2E90A405" w14:textId="77777777" w:rsidR="008E7C49" w:rsidRDefault="008E7C49">
            <w:pPr>
              <w:spacing w:line="360" w:lineRule="auto"/>
              <w:jc w:val="center"/>
              <w:rPr>
                <w:rFonts w:asciiTheme="minorEastAsia" w:hAnsiTheme="minorEastAsia"/>
                <w:color w:val="000000"/>
                <w:szCs w:val="21"/>
              </w:rPr>
            </w:pPr>
          </w:p>
        </w:tc>
      </w:tr>
      <w:tr w:rsidR="008E7C49" w14:paraId="1FA1C66A" w14:textId="77777777">
        <w:tc>
          <w:tcPr>
            <w:tcW w:w="3256" w:type="dxa"/>
          </w:tcPr>
          <w:p w14:paraId="25FEB3E6"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1701" w:type="dxa"/>
            <w:vMerge/>
          </w:tcPr>
          <w:p w14:paraId="3748419E" w14:textId="77777777" w:rsidR="008E7C49" w:rsidRDefault="008E7C49">
            <w:pPr>
              <w:spacing w:line="360" w:lineRule="auto"/>
              <w:rPr>
                <w:rFonts w:asciiTheme="minorEastAsia" w:hAnsiTheme="minorEastAsia"/>
                <w:szCs w:val="21"/>
              </w:rPr>
            </w:pPr>
          </w:p>
        </w:tc>
        <w:tc>
          <w:tcPr>
            <w:tcW w:w="3123" w:type="dxa"/>
            <w:vMerge/>
          </w:tcPr>
          <w:p w14:paraId="6A0A13AD" w14:textId="77777777" w:rsidR="008E7C49" w:rsidRDefault="008E7C49">
            <w:pPr>
              <w:spacing w:line="360" w:lineRule="auto"/>
              <w:jc w:val="center"/>
              <w:rPr>
                <w:rFonts w:asciiTheme="minorEastAsia" w:hAnsiTheme="minorEastAsia"/>
                <w:color w:val="000000"/>
                <w:szCs w:val="21"/>
              </w:rPr>
            </w:pPr>
          </w:p>
        </w:tc>
      </w:tr>
      <w:tr w:rsidR="008E7C49" w14:paraId="198A8B28" w14:textId="77777777">
        <w:tc>
          <w:tcPr>
            <w:tcW w:w="3256" w:type="dxa"/>
          </w:tcPr>
          <w:p w14:paraId="1C459FEF"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需求分析</w:t>
            </w:r>
          </w:p>
        </w:tc>
        <w:tc>
          <w:tcPr>
            <w:tcW w:w="1701" w:type="dxa"/>
            <w:vMerge w:val="restart"/>
          </w:tcPr>
          <w:p w14:paraId="36155BF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14:paraId="6C7682F3"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5A820999" w14:textId="77777777">
        <w:tc>
          <w:tcPr>
            <w:tcW w:w="3256" w:type="dxa"/>
          </w:tcPr>
          <w:p w14:paraId="73094024"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14:paraId="44EE9146" w14:textId="77777777" w:rsidR="008E7C49" w:rsidRDefault="008E7C49">
            <w:pPr>
              <w:spacing w:line="360" w:lineRule="auto"/>
              <w:rPr>
                <w:rFonts w:asciiTheme="minorEastAsia" w:hAnsiTheme="minorEastAsia"/>
                <w:szCs w:val="21"/>
              </w:rPr>
            </w:pPr>
          </w:p>
        </w:tc>
        <w:tc>
          <w:tcPr>
            <w:tcW w:w="3123" w:type="dxa"/>
            <w:vMerge/>
          </w:tcPr>
          <w:p w14:paraId="0F480F5D" w14:textId="77777777" w:rsidR="008E7C49" w:rsidRDefault="008E7C49">
            <w:pPr>
              <w:spacing w:line="360" w:lineRule="auto"/>
              <w:jc w:val="center"/>
              <w:rPr>
                <w:rFonts w:asciiTheme="minorEastAsia" w:hAnsiTheme="minorEastAsia"/>
                <w:color w:val="000000"/>
                <w:szCs w:val="21"/>
              </w:rPr>
            </w:pPr>
          </w:p>
        </w:tc>
      </w:tr>
      <w:tr w:rsidR="008E7C49" w14:paraId="2D2F430A" w14:textId="77777777">
        <w:tc>
          <w:tcPr>
            <w:tcW w:w="3256" w:type="dxa"/>
          </w:tcPr>
          <w:p w14:paraId="49B70FDE"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分析需求可实现性</w:t>
            </w:r>
          </w:p>
        </w:tc>
        <w:tc>
          <w:tcPr>
            <w:tcW w:w="1701" w:type="dxa"/>
            <w:vMerge/>
          </w:tcPr>
          <w:p w14:paraId="0EE896F6" w14:textId="77777777" w:rsidR="008E7C49" w:rsidRDefault="008E7C49">
            <w:pPr>
              <w:spacing w:line="360" w:lineRule="auto"/>
              <w:rPr>
                <w:rFonts w:asciiTheme="minorEastAsia" w:hAnsiTheme="minorEastAsia"/>
                <w:szCs w:val="21"/>
              </w:rPr>
            </w:pPr>
          </w:p>
        </w:tc>
        <w:tc>
          <w:tcPr>
            <w:tcW w:w="3123" w:type="dxa"/>
            <w:vMerge/>
          </w:tcPr>
          <w:p w14:paraId="0BF410A5" w14:textId="77777777" w:rsidR="008E7C49" w:rsidRDefault="008E7C49">
            <w:pPr>
              <w:spacing w:line="360" w:lineRule="auto"/>
              <w:jc w:val="center"/>
              <w:rPr>
                <w:rFonts w:asciiTheme="minorEastAsia" w:hAnsiTheme="minorEastAsia"/>
                <w:color w:val="000000"/>
                <w:szCs w:val="21"/>
              </w:rPr>
            </w:pPr>
          </w:p>
        </w:tc>
      </w:tr>
      <w:tr w:rsidR="008E7C49" w14:paraId="619A98BA" w14:textId="77777777">
        <w:tc>
          <w:tcPr>
            <w:tcW w:w="3256" w:type="dxa"/>
          </w:tcPr>
          <w:p w14:paraId="092B99D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14:paraId="68B9CAAF" w14:textId="77777777" w:rsidR="008E7C49" w:rsidRDefault="008E7C49">
            <w:pPr>
              <w:spacing w:line="360" w:lineRule="auto"/>
              <w:rPr>
                <w:rFonts w:asciiTheme="minorEastAsia" w:hAnsiTheme="minorEastAsia"/>
                <w:szCs w:val="21"/>
              </w:rPr>
            </w:pPr>
          </w:p>
        </w:tc>
        <w:tc>
          <w:tcPr>
            <w:tcW w:w="3123" w:type="dxa"/>
            <w:vMerge/>
          </w:tcPr>
          <w:p w14:paraId="3AA185E6" w14:textId="77777777" w:rsidR="008E7C49" w:rsidRDefault="008E7C49">
            <w:pPr>
              <w:spacing w:line="360" w:lineRule="auto"/>
              <w:jc w:val="center"/>
              <w:rPr>
                <w:rFonts w:asciiTheme="minorEastAsia" w:hAnsiTheme="minorEastAsia"/>
                <w:color w:val="000000"/>
                <w:szCs w:val="21"/>
              </w:rPr>
            </w:pPr>
          </w:p>
        </w:tc>
      </w:tr>
      <w:tr w:rsidR="008E7C49" w14:paraId="26FD168F" w14:textId="77777777">
        <w:tc>
          <w:tcPr>
            <w:tcW w:w="3256" w:type="dxa"/>
          </w:tcPr>
          <w:p w14:paraId="02E1FF0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14:paraId="33024348" w14:textId="77777777" w:rsidR="008E7C49" w:rsidRDefault="008E7C49">
            <w:pPr>
              <w:spacing w:line="360" w:lineRule="auto"/>
              <w:rPr>
                <w:rFonts w:asciiTheme="minorEastAsia" w:hAnsiTheme="minorEastAsia"/>
                <w:szCs w:val="21"/>
              </w:rPr>
            </w:pPr>
          </w:p>
        </w:tc>
        <w:tc>
          <w:tcPr>
            <w:tcW w:w="3123" w:type="dxa"/>
            <w:vMerge/>
          </w:tcPr>
          <w:p w14:paraId="78DBE56A" w14:textId="77777777" w:rsidR="008E7C49" w:rsidRDefault="008E7C49">
            <w:pPr>
              <w:spacing w:line="360" w:lineRule="auto"/>
              <w:jc w:val="center"/>
              <w:rPr>
                <w:rFonts w:asciiTheme="minorEastAsia" w:hAnsiTheme="minorEastAsia"/>
                <w:color w:val="000000"/>
                <w:szCs w:val="21"/>
              </w:rPr>
            </w:pPr>
          </w:p>
        </w:tc>
      </w:tr>
      <w:tr w:rsidR="008E7C49" w14:paraId="28CBE896" w14:textId="77777777">
        <w:tc>
          <w:tcPr>
            <w:tcW w:w="3256" w:type="dxa"/>
          </w:tcPr>
          <w:p w14:paraId="565739F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14:paraId="6B56FC7C" w14:textId="77777777" w:rsidR="008E7C49" w:rsidRDefault="008E7C49">
            <w:pPr>
              <w:spacing w:line="360" w:lineRule="auto"/>
              <w:rPr>
                <w:rFonts w:asciiTheme="minorEastAsia" w:hAnsiTheme="minorEastAsia"/>
                <w:szCs w:val="21"/>
              </w:rPr>
            </w:pPr>
          </w:p>
        </w:tc>
        <w:tc>
          <w:tcPr>
            <w:tcW w:w="3123" w:type="dxa"/>
            <w:vMerge/>
          </w:tcPr>
          <w:p w14:paraId="03211FC1" w14:textId="77777777" w:rsidR="008E7C49" w:rsidRDefault="008E7C49">
            <w:pPr>
              <w:spacing w:line="360" w:lineRule="auto"/>
              <w:jc w:val="center"/>
              <w:rPr>
                <w:rFonts w:asciiTheme="minorEastAsia" w:hAnsiTheme="minorEastAsia"/>
                <w:color w:val="000000"/>
                <w:szCs w:val="21"/>
              </w:rPr>
            </w:pPr>
          </w:p>
        </w:tc>
      </w:tr>
      <w:tr w:rsidR="008E7C49" w14:paraId="0E0756EF" w14:textId="77777777">
        <w:tc>
          <w:tcPr>
            <w:tcW w:w="3256" w:type="dxa"/>
          </w:tcPr>
          <w:p w14:paraId="31A6822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14:paraId="5BDD1EB0" w14:textId="77777777" w:rsidR="008E7C49" w:rsidRDefault="008E7C49">
            <w:pPr>
              <w:spacing w:line="360" w:lineRule="auto"/>
              <w:rPr>
                <w:rFonts w:asciiTheme="minorEastAsia" w:hAnsiTheme="minorEastAsia"/>
                <w:szCs w:val="21"/>
              </w:rPr>
            </w:pPr>
          </w:p>
        </w:tc>
        <w:tc>
          <w:tcPr>
            <w:tcW w:w="3123" w:type="dxa"/>
            <w:vMerge/>
          </w:tcPr>
          <w:p w14:paraId="4CEF2911" w14:textId="77777777" w:rsidR="008E7C49" w:rsidRDefault="008E7C49">
            <w:pPr>
              <w:spacing w:line="360" w:lineRule="auto"/>
              <w:jc w:val="center"/>
              <w:rPr>
                <w:rFonts w:asciiTheme="minorEastAsia" w:hAnsiTheme="minorEastAsia"/>
                <w:color w:val="000000"/>
                <w:szCs w:val="21"/>
              </w:rPr>
            </w:pPr>
          </w:p>
        </w:tc>
      </w:tr>
      <w:tr w:rsidR="008E7C49" w14:paraId="63DCECA2" w14:textId="77777777">
        <w:tc>
          <w:tcPr>
            <w:tcW w:w="3256" w:type="dxa"/>
          </w:tcPr>
          <w:p w14:paraId="4A9EB59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14:paraId="45A82BA1"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14:paraId="5F9EA2EB"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1A030BCC" w14:textId="77777777">
        <w:tc>
          <w:tcPr>
            <w:tcW w:w="3256" w:type="dxa"/>
          </w:tcPr>
          <w:p w14:paraId="2D6EE5D5"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14:paraId="1273F433" w14:textId="77777777" w:rsidR="008E7C49" w:rsidRDefault="008E7C49">
            <w:pPr>
              <w:spacing w:line="360" w:lineRule="auto"/>
              <w:rPr>
                <w:rFonts w:asciiTheme="minorEastAsia" w:hAnsiTheme="minorEastAsia"/>
                <w:szCs w:val="21"/>
              </w:rPr>
            </w:pPr>
          </w:p>
        </w:tc>
        <w:tc>
          <w:tcPr>
            <w:tcW w:w="3123" w:type="dxa"/>
            <w:vMerge/>
          </w:tcPr>
          <w:p w14:paraId="056BF783" w14:textId="77777777" w:rsidR="008E7C49" w:rsidRDefault="008E7C49">
            <w:pPr>
              <w:spacing w:line="360" w:lineRule="auto"/>
              <w:jc w:val="center"/>
              <w:rPr>
                <w:rFonts w:asciiTheme="minorEastAsia" w:hAnsiTheme="minorEastAsia"/>
                <w:color w:val="000000"/>
                <w:szCs w:val="21"/>
              </w:rPr>
            </w:pPr>
          </w:p>
        </w:tc>
      </w:tr>
      <w:tr w:rsidR="008E7C49" w14:paraId="411B668C" w14:textId="77777777">
        <w:tc>
          <w:tcPr>
            <w:tcW w:w="3256" w:type="dxa"/>
          </w:tcPr>
          <w:p w14:paraId="01E8553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14:paraId="491A2374" w14:textId="77777777" w:rsidR="008E7C49" w:rsidRDefault="008E7C49">
            <w:pPr>
              <w:spacing w:line="360" w:lineRule="auto"/>
              <w:rPr>
                <w:rFonts w:asciiTheme="minorEastAsia" w:hAnsiTheme="minorEastAsia"/>
                <w:szCs w:val="21"/>
              </w:rPr>
            </w:pPr>
          </w:p>
        </w:tc>
        <w:tc>
          <w:tcPr>
            <w:tcW w:w="3123" w:type="dxa"/>
            <w:vMerge/>
          </w:tcPr>
          <w:p w14:paraId="0ACEF861" w14:textId="77777777" w:rsidR="008E7C49" w:rsidRDefault="008E7C49">
            <w:pPr>
              <w:spacing w:line="360" w:lineRule="auto"/>
              <w:jc w:val="center"/>
              <w:rPr>
                <w:rFonts w:asciiTheme="minorEastAsia" w:hAnsiTheme="minorEastAsia"/>
                <w:color w:val="000000"/>
                <w:szCs w:val="21"/>
              </w:rPr>
            </w:pPr>
          </w:p>
        </w:tc>
      </w:tr>
      <w:tr w:rsidR="008E7C49" w14:paraId="0AA25313" w14:textId="77777777">
        <w:tc>
          <w:tcPr>
            <w:tcW w:w="3256" w:type="dxa"/>
          </w:tcPr>
          <w:p w14:paraId="5339E35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14:paraId="6ED49D88" w14:textId="77777777" w:rsidR="008E7C49" w:rsidRDefault="008E7C49">
            <w:pPr>
              <w:spacing w:line="360" w:lineRule="auto"/>
              <w:rPr>
                <w:rFonts w:asciiTheme="minorEastAsia" w:hAnsiTheme="minorEastAsia"/>
                <w:szCs w:val="21"/>
              </w:rPr>
            </w:pPr>
          </w:p>
        </w:tc>
        <w:tc>
          <w:tcPr>
            <w:tcW w:w="3123" w:type="dxa"/>
            <w:vMerge/>
          </w:tcPr>
          <w:p w14:paraId="6DAC6B6E" w14:textId="77777777" w:rsidR="008E7C49" w:rsidRDefault="008E7C49">
            <w:pPr>
              <w:spacing w:line="360" w:lineRule="auto"/>
              <w:jc w:val="center"/>
              <w:rPr>
                <w:rFonts w:asciiTheme="minorEastAsia" w:hAnsiTheme="minorEastAsia"/>
                <w:color w:val="000000"/>
                <w:szCs w:val="21"/>
              </w:rPr>
            </w:pPr>
          </w:p>
        </w:tc>
      </w:tr>
      <w:tr w:rsidR="008E7C49" w14:paraId="43401657" w14:textId="77777777">
        <w:tc>
          <w:tcPr>
            <w:tcW w:w="3256" w:type="dxa"/>
          </w:tcPr>
          <w:p w14:paraId="1059B9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14:paraId="5D405687" w14:textId="77777777" w:rsidR="008E7C49" w:rsidRDefault="008E7C49">
            <w:pPr>
              <w:spacing w:line="360" w:lineRule="auto"/>
              <w:rPr>
                <w:rFonts w:asciiTheme="minorEastAsia" w:hAnsiTheme="minorEastAsia"/>
                <w:szCs w:val="21"/>
              </w:rPr>
            </w:pPr>
          </w:p>
        </w:tc>
        <w:tc>
          <w:tcPr>
            <w:tcW w:w="3123" w:type="dxa"/>
            <w:vMerge/>
          </w:tcPr>
          <w:p w14:paraId="0844676B" w14:textId="77777777" w:rsidR="008E7C49" w:rsidRDefault="008E7C49">
            <w:pPr>
              <w:spacing w:line="360" w:lineRule="auto"/>
              <w:jc w:val="center"/>
              <w:rPr>
                <w:rFonts w:asciiTheme="minorEastAsia" w:hAnsiTheme="minorEastAsia"/>
                <w:color w:val="000000"/>
                <w:szCs w:val="21"/>
              </w:rPr>
            </w:pPr>
          </w:p>
        </w:tc>
      </w:tr>
      <w:tr w:rsidR="008E7C49" w14:paraId="668A4498" w14:textId="77777777">
        <w:tc>
          <w:tcPr>
            <w:tcW w:w="3256" w:type="dxa"/>
          </w:tcPr>
          <w:p w14:paraId="0CA5D05D"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14:paraId="50374192"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14:paraId="72DB6A4F"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27D74A" w14:textId="77777777">
        <w:tc>
          <w:tcPr>
            <w:tcW w:w="3256" w:type="dxa"/>
          </w:tcPr>
          <w:p w14:paraId="61766AA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14:paraId="16E5CCE1" w14:textId="77777777" w:rsidR="008E7C49" w:rsidRDefault="008E7C49">
            <w:pPr>
              <w:spacing w:line="360" w:lineRule="auto"/>
              <w:rPr>
                <w:rFonts w:asciiTheme="minorEastAsia" w:hAnsiTheme="minorEastAsia"/>
                <w:szCs w:val="21"/>
              </w:rPr>
            </w:pPr>
          </w:p>
        </w:tc>
        <w:tc>
          <w:tcPr>
            <w:tcW w:w="3123" w:type="dxa"/>
            <w:vMerge/>
          </w:tcPr>
          <w:p w14:paraId="08F1892A" w14:textId="77777777" w:rsidR="008E7C49" w:rsidRDefault="008E7C49">
            <w:pPr>
              <w:spacing w:line="360" w:lineRule="auto"/>
              <w:rPr>
                <w:rFonts w:asciiTheme="minorEastAsia" w:hAnsiTheme="minorEastAsia"/>
                <w:color w:val="000000"/>
                <w:szCs w:val="21"/>
              </w:rPr>
            </w:pPr>
          </w:p>
        </w:tc>
      </w:tr>
      <w:tr w:rsidR="008E7C49" w14:paraId="3D07527E" w14:textId="77777777">
        <w:tc>
          <w:tcPr>
            <w:tcW w:w="3256" w:type="dxa"/>
          </w:tcPr>
          <w:p w14:paraId="547B1337"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14:paraId="109CFCF3" w14:textId="77777777" w:rsidR="008E7C49" w:rsidRDefault="008E7C49">
            <w:pPr>
              <w:spacing w:line="360" w:lineRule="auto"/>
              <w:rPr>
                <w:rFonts w:asciiTheme="minorEastAsia" w:hAnsiTheme="minorEastAsia"/>
                <w:szCs w:val="21"/>
              </w:rPr>
            </w:pPr>
          </w:p>
        </w:tc>
        <w:tc>
          <w:tcPr>
            <w:tcW w:w="3123" w:type="dxa"/>
            <w:vMerge/>
          </w:tcPr>
          <w:p w14:paraId="71A0B331" w14:textId="77777777" w:rsidR="008E7C49" w:rsidRDefault="008E7C49">
            <w:pPr>
              <w:spacing w:line="360" w:lineRule="auto"/>
              <w:rPr>
                <w:rFonts w:asciiTheme="minorEastAsia" w:hAnsiTheme="minorEastAsia"/>
                <w:color w:val="000000"/>
                <w:szCs w:val="21"/>
              </w:rPr>
            </w:pPr>
          </w:p>
        </w:tc>
      </w:tr>
      <w:tr w:rsidR="008E7C49" w14:paraId="1045C6E5" w14:textId="77777777">
        <w:tc>
          <w:tcPr>
            <w:tcW w:w="3256" w:type="dxa"/>
          </w:tcPr>
          <w:p w14:paraId="5CF470A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14:paraId="2891CDEC" w14:textId="77777777" w:rsidR="008E7C49" w:rsidRDefault="008E7C49">
            <w:pPr>
              <w:spacing w:line="360" w:lineRule="auto"/>
              <w:rPr>
                <w:rFonts w:asciiTheme="minorEastAsia" w:hAnsiTheme="minorEastAsia"/>
                <w:szCs w:val="21"/>
              </w:rPr>
            </w:pPr>
          </w:p>
        </w:tc>
        <w:tc>
          <w:tcPr>
            <w:tcW w:w="3123" w:type="dxa"/>
            <w:vMerge/>
          </w:tcPr>
          <w:p w14:paraId="7C958CC1" w14:textId="77777777" w:rsidR="008E7C49" w:rsidRDefault="008E7C49">
            <w:pPr>
              <w:spacing w:line="360" w:lineRule="auto"/>
              <w:rPr>
                <w:rFonts w:asciiTheme="minorEastAsia" w:hAnsiTheme="minorEastAsia"/>
                <w:color w:val="000000"/>
                <w:szCs w:val="21"/>
              </w:rPr>
            </w:pPr>
          </w:p>
        </w:tc>
      </w:tr>
      <w:tr w:rsidR="008E7C49" w14:paraId="499573E4" w14:textId="77777777">
        <w:tc>
          <w:tcPr>
            <w:tcW w:w="3256" w:type="dxa"/>
          </w:tcPr>
          <w:p w14:paraId="5FEBFF8E" w14:textId="77777777"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14:paraId="7BB7C5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14:paraId="54227954" w14:textId="77777777"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D6E094" w14:textId="77777777">
        <w:tc>
          <w:tcPr>
            <w:tcW w:w="3256" w:type="dxa"/>
          </w:tcPr>
          <w:p w14:paraId="058BCCA5"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14:paraId="5F368F1C" w14:textId="77777777" w:rsidR="008E7C49" w:rsidRDefault="008E7C49">
            <w:pPr>
              <w:spacing w:line="360" w:lineRule="auto"/>
              <w:rPr>
                <w:rFonts w:asciiTheme="minorEastAsia" w:hAnsiTheme="minorEastAsia"/>
                <w:szCs w:val="21"/>
              </w:rPr>
            </w:pPr>
          </w:p>
        </w:tc>
        <w:tc>
          <w:tcPr>
            <w:tcW w:w="3123" w:type="dxa"/>
            <w:vMerge/>
          </w:tcPr>
          <w:p w14:paraId="4B1D15B7" w14:textId="77777777" w:rsidR="008E7C49" w:rsidRDefault="008E7C49">
            <w:pPr>
              <w:spacing w:line="360" w:lineRule="auto"/>
              <w:rPr>
                <w:rFonts w:asciiTheme="minorEastAsia" w:hAnsiTheme="minorEastAsia"/>
                <w:color w:val="000000"/>
                <w:szCs w:val="21"/>
              </w:rPr>
            </w:pPr>
          </w:p>
        </w:tc>
      </w:tr>
      <w:tr w:rsidR="008E7C49" w14:paraId="7A8D6F6E" w14:textId="77777777">
        <w:tc>
          <w:tcPr>
            <w:tcW w:w="3256" w:type="dxa"/>
          </w:tcPr>
          <w:p w14:paraId="0F72521B"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14:paraId="2FC47C19" w14:textId="77777777" w:rsidR="008E7C49" w:rsidRDefault="008E7C49">
            <w:pPr>
              <w:spacing w:line="360" w:lineRule="auto"/>
              <w:rPr>
                <w:rFonts w:asciiTheme="minorEastAsia" w:hAnsiTheme="minorEastAsia"/>
                <w:szCs w:val="21"/>
              </w:rPr>
            </w:pPr>
          </w:p>
        </w:tc>
        <w:tc>
          <w:tcPr>
            <w:tcW w:w="3123" w:type="dxa"/>
            <w:vMerge/>
          </w:tcPr>
          <w:p w14:paraId="1FD99DF4" w14:textId="77777777" w:rsidR="008E7C49" w:rsidRDefault="008E7C49">
            <w:pPr>
              <w:spacing w:line="360" w:lineRule="auto"/>
              <w:rPr>
                <w:rFonts w:asciiTheme="minorEastAsia" w:hAnsiTheme="minorEastAsia"/>
                <w:color w:val="000000"/>
                <w:szCs w:val="21"/>
              </w:rPr>
            </w:pPr>
          </w:p>
        </w:tc>
      </w:tr>
      <w:tr w:rsidR="008E7C49" w14:paraId="6638A530" w14:textId="77777777">
        <w:tc>
          <w:tcPr>
            <w:tcW w:w="3256" w:type="dxa"/>
          </w:tcPr>
          <w:p w14:paraId="1EF8CE57"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14:paraId="4A10B15A" w14:textId="77777777" w:rsidR="008E7C49" w:rsidRDefault="008E7C49">
            <w:pPr>
              <w:spacing w:line="360" w:lineRule="auto"/>
              <w:rPr>
                <w:rFonts w:asciiTheme="minorEastAsia" w:hAnsiTheme="minorEastAsia"/>
                <w:szCs w:val="21"/>
              </w:rPr>
            </w:pPr>
          </w:p>
        </w:tc>
        <w:tc>
          <w:tcPr>
            <w:tcW w:w="3123" w:type="dxa"/>
            <w:vMerge/>
          </w:tcPr>
          <w:p w14:paraId="7D70AA0D" w14:textId="77777777" w:rsidR="008E7C49" w:rsidRDefault="008E7C49">
            <w:pPr>
              <w:spacing w:line="360" w:lineRule="auto"/>
              <w:rPr>
                <w:rFonts w:asciiTheme="minorEastAsia" w:hAnsiTheme="minorEastAsia"/>
                <w:color w:val="000000"/>
                <w:szCs w:val="21"/>
              </w:rPr>
            </w:pPr>
          </w:p>
        </w:tc>
      </w:tr>
      <w:tr w:rsidR="008E7C49" w14:paraId="44E703E6" w14:textId="77777777">
        <w:tc>
          <w:tcPr>
            <w:tcW w:w="3256" w:type="dxa"/>
          </w:tcPr>
          <w:p w14:paraId="26261501"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14:paraId="1E0096CA" w14:textId="77777777" w:rsidR="008E7C49" w:rsidRDefault="008E7C49">
            <w:pPr>
              <w:spacing w:line="360" w:lineRule="auto"/>
              <w:rPr>
                <w:rFonts w:asciiTheme="minorEastAsia" w:hAnsiTheme="minorEastAsia"/>
                <w:szCs w:val="21"/>
              </w:rPr>
            </w:pPr>
          </w:p>
        </w:tc>
        <w:tc>
          <w:tcPr>
            <w:tcW w:w="3123" w:type="dxa"/>
            <w:vMerge/>
          </w:tcPr>
          <w:p w14:paraId="17A58B8B" w14:textId="77777777" w:rsidR="008E7C49" w:rsidRDefault="008E7C49">
            <w:pPr>
              <w:spacing w:line="360" w:lineRule="auto"/>
              <w:rPr>
                <w:rFonts w:asciiTheme="minorEastAsia" w:hAnsiTheme="minorEastAsia"/>
                <w:color w:val="000000"/>
                <w:szCs w:val="21"/>
              </w:rPr>
            </w:pPr>
          </w:p>
        </w:tc>
      </w:tr>
      <w:tr w:rsidR="008E7C49" w14:paraId="789CB0DA" w14:textId="77777777">
        <w:tc>
          <w:tcPr>
            <w:tcW w:w="3256" w:type="dxa"/>
          </w:tcPr>
          <w:p w14:paraId="6D8D756E"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14:paraId="66DEE5DC" w14:textId="77777777" w:rsidR="008E7C49" w:rsidRDefault="008E7C49">
            <w:pPr>
              <w:spacing w:line="360" w:lineRule="auto"/>
              <w:rPr>
                <w:rFonts w:asciiTheme="minorEastAsia" w:hAnsiTheme="minorEastAsia"/>
                <w:szCs w:val="21"/>
              </w:rPr>
            </w:pPr>
          </w:p>
        </w:tc>
        <w:tc>
          <w:tcPr>
            <w:tcW w:w="3123" w:type="dxa"/>
            <w:vMerge/>
          </w:tcPr>
          <w:p w14:paraId="10250E27" w14:textId="77777777" w:rsidR="008E7C49" w:rsidRDefault="008E7C49">
            <w:pPr>
              <w:spacing w:line="360" w:lineRule="auto"/>
              <w:rPr>
                <w:rFonts w:asciiTheme="minorEastAsia" w:hAnsiTheme="minorEastAsia"/>
                <w:color w:val="000000"/>
                <w:szCs w:val="21"/>
              </w:rPr>
            </w:pPr>
          </w:p>
        </w:tc>
      </w:tr>
      <w:tr w:rsidR="008E7C49" w14:paraId="4C2EDB34" w14:textId="77777777">
        <w:tc>
          <w:tcPr>
            <w:tcW w:w="3256" w:type="dxa"/>
          </w:tcPr>
          <w:p w14:paraId="2E398E5D"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14:paraId="7117404D" w14:textId="77777777" w:rsidR="008E7C49" w:rsidRDefault="008E7C49">
            <w:pPr>
              <w:spacing w:line="360" w:lineRule="auto"/>
              <w:rPr>
                <w:rFonts w:asciiTheme="minorEastAsia" w:hAnsiTheme="minorEastAsia"/>
                <w:szCs w:val="21"/>
              </w:rPr>
            </w:pPr>
          </w:p>
        </w:tc>
        <w:tc>
          <w:tcPr>
            <w:tcW w:w="3123" w:type="dxa"/>
            <w:vMerge/>
          </w:tcPr>
          <w:p w14:paraId="240AC4DB" w14:textId="77777777" w:rsidR="008E7C49" w:rsidRDefault="008E7C49">
            <w:pPr>
              <w:spacing w:line="360" w:lineRule="auto"/>
              <w:rPr>
                <w:rFonts w:asciiTheme="minorEastAsia" w:hAnsiTheme="minorEastAsia"/>
                <w:color w:val="000000"/>
                <w:szCs w:val="21"/>
              </w:rPr>
            </w:pPr>
          </w:p>
        </w:tc>
      </w:tr>
      <w:tr w:rsidR="008E7C49" w14:paraId="6B0B9E4E" w14:textId="77777777">
        <w:tc>
          <w:tcPr>
            <w:tcW w:w="3256" w:type="dxa"/>
          </w:tcPr>
          <w:p w14:paraId="3C9C24F8"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14:paraId="4D431815" w14:textId="77777777" w:rsidR="008E7C49" w:rsidRDefault="008E7C49">
            <w:pPr>
              <w:spacing w:line="360" w:lineRule="auto"/>
              <w:rPr>
                <w:rFonts w:asciiTheme="minorEastAsia" w:hAnsiTheme="minorEastAsia"/>
                <w:szCs w:val="21"/>
              </w:rPr>
            </w:pPr>
          </w:p>
        </w:tc>
        <w:tc>
          <w:tcPr>
            <w:tcW w:w="3123" w:type="dxa"/>
            <w:vMerge/>
          </w:tcPr>
          <w:p w14:paraId="21FFBD3D" w14:textId="77777777" w:rsidR="008E7C49" w:rsidRDefault="008E7C49">
            <w:pPr>
              <w:spacing w:line="360" w:lineRule="auto"/>
              <w:rPr>
                <w:rFonts w:asciiTheme="minorEastAsia" w:hAnsiTheme="minorEastAsia"/>
                <w:color w:val="000000"/>
                <w:szCs w:val="21"/>
              </w:rPr>
            </w:pPr>
          </w:p>
        </w:tc>
      </w:tr>
    </w:tbl>
    <w:p w14:paraId="37C50BAD" w14:textId="77777777" w:rsidR="008E7C49" w:rsidRDefault="00E53FE3">
      <w:pPr>
        <w:pStyle w:val="2"/>
      </w:pPr>
      <w:bookmarkStart w:id="739" w:name="_Toc529483106"/>
      <w:r>
        <w:rPr>
          <w:rFonts w:hint="eastAsia"/>
        </w:rPr>
        <w:lastRenderedPageBreak/>
        <w:t>3.2</w:t>
      </w:r>
      <w:r>
        <w:t xml:space="preserve"> </w:t>
      </w:r>
      <w:r>
        <w:rPr>
          <w:rFonts w:hint="eastAsia"/>
        </w:rPr>
        <w:t>工作</w:t>
      </w:r>
      <w:r>
        <w:t>分解结构</w:t>
      </w:r>
      <w:r>
        <w:rPr>
          <w:rFonts w:hint="eastAsia"/>
        </w:rPr>
        <w:t>（</w:t>
      </w:r>
      <w:commentRangeStart w:id="740"/>
      <w:r>
        <w:rPr>
          <w:rFonts w:hint="eastAsia"/>
        </w:rPr>
        <w:t>WBS</w:t>
      </w:r>
      <w:commentRangeEnd w:id="740"/>
      <w:r>
        <w:rPr>
          <w:rStyle w:val="af2"/>
          <w:rFonts w:asciiTheme="minorHAnsi" w:eastAsiaTheme="minorEastAsia" w:hAnsiTheme="minorHAnsi" w:cstheme="minorBidi"/>
          <w:b w:val="0"/>
          <w:bCs w:val="0"/>
        </w:rPr>
        <w:commentReference w:id="740"/>
      </w:r>
      <w:r>
        <w:rPr>
          <w:rFonts w:hint="eastAsia"/>
        </w:rPr>
        <w:t>）</w:t>
      </w:r>
      <w:bookmarkEnd w:id="739"/>
    </w:p>
    <w:p w14:paraId="1D5DB0B6" w14:textId="2CABAD8E" w:rsidR="008E7C49" w:rsidRDefault="002C1922">
      <w:r w:rsidRPr="002C1922">
        <w:rPr>
          <w:noProof/>
        </w:rPr>
        <w:drawing>
          <wp:inline distT="0" distB="0" distL="0" distR="0" wp14:anchorId="59D3025A" wp14:editId="640CB94E">
            <wp:extent cx="5274310" cy="3013891"/>
            <wp:effectExtent l="0" t="0" r="0" b="0"/>
            <wp:docPr id="10" name="图片 10" descr="D:\我的文档\Documents\GitHub\PRD2018-G03-SoftwareEngineeringProject\非受控文档\1_沈启航\需求工程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Documents\GitHub\PRD2018-G03-SoftwareEngineeringProject\非受控文档\1_沈启航\需求工程WB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14:paraId="2E50E6D2" w14:textId="77777777" w:rsidR="008E7C49" w:rsidRDefault="00E53FE3">
      <w:pPr>
        <w:pStyle w:val="2"/>
        <w:spacing w:line="360" w:lineRule="auto"/>
      </w:pPr>
      <w:bookmarkStart w:id="741" w:name="_Toc529483107"/>
      <w:r>
        <w:rPr>
          <w:rFonts w:hint="eastAsia"/>
        </w:rPr>
        <w:t>3.</w:t>
      </w:r>
      <w:r>
        <w:t xml:space="preserve">3 </w:t>
      </w:r>
      <w:r>
        <w:rPr>
          <w:rFonts w:hint="eastAsia"/>
        </w:rPr>
        <w:t>接口人员</w:t>
      </w:r>
      <w:bookmarkEnd w:id="741"/>
    </w:p>
    <w:tbl>
      <w:tblPr>
        <w:tblStyle w:val="af3"/>
        <w:tblW w:w="8296" w:type="dxa"/>
        <w:tblLayout w:type="fixed"/>
        <w:tblLook w:val="04A0" w:firstRow="1" w:lastRow="0" w:firstColumn="1" w:lastColumn="0" w:noHBand="0" w:noVBand="1"/>
      </w:tblPr>
      <w:tblGrid>
        <w:gridCol w:w="1555"/>
        <w:gridCol w:w="1451"/>
        <w:gridCol w:w="1999"/>
        <w:gridCol w:w="1309"/>
        <w:gridCol w:w="1982"/>
      </w:tblGrid>
      <w:tr w:rsidR="008E7C49" w14:paraId="48200B23" w14:textId="77777777">
        <w:trPr>
          <w:trHeight w:val="112"/>
        </w:trPr>
        <w:tc>
          <w:tcPr>
            <w:tcW w:w="1555" w:type="dxa"/>
            <w:vMerge w:val="restart"/>
          </w:tcPr>
          <w:p w14:paraId="70B3E2AC"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14:paraId="400BDF43"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14:paraId="2280F412" w14:textId="77777777"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14:paraId="59628507" w14:textId="77777777">
        <w:trPr>
          <w:trHeight w:val="187"/>
        </w:trPr>
        <w:tc>
          <w:tcPr>
            <w:tcW w:w="1555" w:type="dxa"/>
            <w:vMerge/>
          </w:tcPr>
          <w:p w14:paraId="10582B30" w14:textId="77777777" w:rsidR="008E7C49" w:rsidRDefault="008E7C49">
            <w:pPr>
              <w:spacing w:line="360" w:lineRule="auto"/>
              <w:ind w:firstLine="422"/>
              <w:jc w:val="center"/>
              <w:rPr>
                <w:b/>
              </w:rPr>
            </w:pPr>
          </w:p>
        </w:tc>
        <w:tc>
          <w:tcPr>
            <w:tcW w:w="1451" w:type="dxa"/>
          </w:tcPr>
          <w:p w14:paraId="217D926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14:paraId="696540B8" w14:textId="77777777"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14:paraId="6C70B67F"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14:paraId="3B16164E" w14:textId="77777777" w:rsidR="008E7C49" w:rsidRDefault="008E7C49">
            <w:pPr>
              <w:spacing w:line="360" w:lineRule="auto"/>
              <w:ind w:firstLine="422"/>
              <w:jc w:val="center"/>
              <w:rPr>
                <w:b/>
              </w:rPr>
            </w:pPr>
          </w:p>
        </w:tc>
      </w:tr>
      <w:tr w:rsidR="008E7C49" w14:paraId="5F105E27" w14:textId="77777777">
        <w:trPr>
          <w:trHeight w:val="323"/>
        </w:trPr>
        <w:tc>
          <w:tcPr>
            <w:tcW w:w="1555" w:type="dxa"/>
          </w:tcPr>
          <w:p w14:paraId="33963D74" w14:textId="77777777" w:rsidR="008E7C49" w:rsidRDefault="00E53FE3">
            <w:pPr>
              <w:spacing w:line="360" w:lineRule="auto"/>
              <w:ind w:firstLine="420"/>
              <w:jc w:val="center"/>
            </w:pPr>
            <w:r>
              <w:rPr>
                <w:rFonts w:hint="eastAsia"/>
              </w:rPr>
              <w:t>杨枨</w:t>
            </w:r>
          </w:p>
        </w:tc>
        <w:tc>
          <w:tcPr>
            <w:tcW w:w="1451" w:type="dxa"/>
          </w:tcPr>
          <w:p w14:paraId="25C051CD" w14:textId="77777777" w:rsidR="008E7C49" w:rsidRDefault="00E53FE3">
            <w:pPr>
              <w:spacing w:line="360" w:lineRule="auto"/>
            </w:pPr>
            <w:r>
              <w:t>13357102333</w:t>
            </w:r>
          </w:p>
        </w:tc>
        <w:tc>
          <w:tcPr>
            <w:tcW w:w="1999" w:type="dxa"/>
          </w:tcPr>
          <w:p w14:paraId="5E0EE3F6" w14:textId="77777777" w:rsidR="008E7C49" w:rsidRDefault="00C46F8C">
            <w:pPr>
              <w:spacing w:line="360" w:lineRule="auto"/>
              <w:jc w:val="center"/>
            </w:pPr>
            <w:hyperlink r:id="rId13" w:history="1">
              <w:r w:rsidR="00E53FE3">
                <w:t>yangc@zucc.edu.cn</w:t>
              </w:r>
            </w:hyperlink>
          </w:p>
        </w:tc>
        <w:tc>
          <w:tcPr>
            <w:tcW w:w="1309" w:type="dxa"/>
          </w:tcPr>
          <w:p w14:paraId="7C4C40EF" w14:textId="77777777" w:rsidR="008E7C49" w:rsidRDefault="00E53FE3">
            <w:pPr>
              <w:spacing w:line="360" w:lineRule="auto"/>
            </w:pPr>
            <w:r>
              <w:rPr>
                <w:rFonts w:hint="eastAsia"/>
              </w:rPr>
              <w:t>理四</w:t>
            </w:r>
            <w:r>
              <w:t>504</w:t>
            </w:r>
          </w:p>
        </w:tc>
        <w:tc>
          <w:tcPr>
            <w:tcW w:w="1982" w:type="dxa"/>
          </w:tcPr>
          <w:p w14:paraId="14641899" w14:textId="77777777" w:rsidR="008E7C49" w:rsidRDefault="00E53FE3">
            <w:pPr>
              <w:spacing w:line="360" w:lineRule="auto"/>
              <w:ind w:firstLine="420"/>
            </w:pPr>
            <w:r>
              <w:rPr>
                <w:rFonts w:hint="eastAsia"/>
              </w:rPr>
              <w:t>沈启航</w:t>
            </w:r>
          </w:p>
        </w:tc>
      </w:tr>
      <w:tr w:rsidR="008E7C49" w14:paraId="2718D516" w14:textId="77777777">
        <w:tc>
          <w:tcPr>
            <w:tcW w:w="1555" w:type="dxa"/>
          </w:tcPr>
          <w:p w14:paraId="11F8DD54" w14:textId="77777777" w:rsidR="008E7C49" w:rsidRDefault="00E53FE3">
            <w:pPr>
              <w:spacing w:line="360" w:lineRule="auto"/>
              <w:ind w:firstLine="420"/>
              <w:jc w:val="center"/>
            </w:pPr>
            <w:r>
              <w:rPr>
                <w:rFonts w:hint="eastAsia"/>
              </w:rPr>
              <w:t>侯宏仑</w:t>
            </w:r>
          </w:p>
        </w:tc>
        <w:tc>
          <w:tcPr>
            <w:tcW w:w="1451" w:type="dxa"/>
          </w:tcPr>
          <w:p w14:paraId="134FAD38" w14:textId="77777777" w:rsidR="008E7C49" w:rsidRDefault="00E53FE3">
            <w:pPr>
              <w:spacing w:line="360" w:lineRule="auto"/>
            </w:pPr>
            <w:r>
              <w:t>13071858629</w:t>
            </w:r>
          </w:p>
        </w:tc>
        <w:tc>
          <w:tcPr>
            <w:tcW w:w="1999" w:type="dxa"/>
          </w:tcPr>
          <w:p w14:paraId="72B4FEAE" w14:textId="77777777" w:rsidR="008E7C49" w:rsidRDefault="00C46F8C">
            <w:pPr>
              <w:spacing w:line="360" w:lineRule="auto"/>
              <w:jc w:val="center"/>
            </w:pPr>
            <w:hyperlink r:id="rId14" w:history="1">
              <w:r w:rsidR="00E53FE3">
                <w:t>houhl@zucc.edu.cn</w:t>
              </w:r>
            </w:hyperlink>
          </w:p>
        </w:tc>
        <w:tc>
          <w:tcPr>
            <w:tcW w:w="1309" w:type="dxa"/>
          </w:tcPr>
          <w:p w14:paraId="249B420A" w14:textId="77777777" w:rsidR="008E7C49" w:rsidRDefault="00E53FE3">
            <w:pPr>
              <w:spacing w:line="360" w:lineRule="auto"/>
            </w:pPr>
            <w:r>
              <w:rPr>
                <w:rFonts w:hint="eastAsia"/>
              </w:rPr>
              <w:t>理四</w:t>
            </w:r>
            <w:r>
              <w:t>501</w:t>
            </w:r>
          </w:p>
        </w:tc>
        <w:tc>
          <w:tcPr>
            <w:tcW w:w="1982" w:type="dxa"/>
          </w:tcPr>
          <w:p w14:paraId="7341319A" w14:textId="77777777" w:rsidR="008E7C49" w:rsidRDefault="00E53FE3">
            <w:pPr>
              <w:spacing w:line="360" w:lineRule="auto"/>
              <w:ind w:firstLine="420"/>
            </w:pPr>
            <w:r>
              <w:rPr>
                <w:rFonts w:hint="eastAsia"/>
              </w:rPr>
              <w:t>叶柏成</w:t>
            </w:r>
          </w:p>
        </w:tc>
      </w:tr>
    </w:tbl>
    <w:p w14:paraId="7EB37572" w14:textId="77777777" w:rsidR="008E7C49" w:rsidRDefault="008E7C49">
      <w:pPr>
        <w:spacing w:line="360" w:lineRule="auto"/>
      </w:pPr>
    </w:p>
    <w:p w14:paraId="45AD890E" w14:textId="77777777" w:rsidR="008E7C49" w:rsidRDefault="00E53FE3">
      <w:pPr>
        <w:pStyle w:val="2"/>
        <w:spacing w:line="360" w:lineRule="auto"/>
      </w:pPr>
      <w:bookmarkStart w:id="742" w:name="_Toc529483108"/>
      <w:r>
        <w:rPr>
          <w:rFonts w:hint="eastAsia"/>
        </w:rPr>
        <w:lastRenderedPageBreak/>
        <w:t>3.</w:t>
      </w:r>
      <w:r>
        <w:t xml:space="preserve">4 </w:t>
      </w:r>
      <w:commentRangeStart w:id="743"/>
      <w:r>
        <w:rPr>
          <w:rFonts w:hint="eastAsia"/>
        </w:rPr>
        <w:t>进度</w:t>
      </w:r>
      <w:commentRangeEnd w:id="743"/>
      <w:r>
        <w:rPr>
          <w:rStyle w:val="af2"/>
          <w:rFonts w:asciiTheme="minorHAnsi" w:eastAsiaTheme="minorEastAsia" w:hAnsiTheme="minorHAnsi" w:cstheme="minorBidi"/>
          <w:b w:val="0"/>
          <w:bCs w:val="0"/>
        </w:rPr>
        <w:commentReference w:id="743"/>
      </w:r>
      <w:bookmarkEnd w:id="742"/>
    </w:p>
    <w:p w14:paraId="5FACC150" w14:textId="7CB04336" w:rsidR="000432C9" w:rsidRPr="000432C9" w:rsidRDefault="000432C9" w:rsidP="000432C9">
      <w:pPr>
        <w:pStyle w:val="3"/>
      </w:pPr>
      <w:bookmarkStart w:id="744" w:name="_Toc529483109"/>
      <w:r>
        <w:rPr>
          <w:rFonts w:hint="eastAsia"/>
        </w:rPr>
        <w:t xml:space="preserve">3.4.1 </w:t>
      </w:r>
      <w:r>
        <w:rPr>
          <w:rFonts w:hint="eastAsia"/>
        </w:rPr>
        <w:t>甘特图</w:t>
      </w:r>
      <w:bookmarkEnd w:id="744"/>
    </w:p>
    <w:p w14:paraId="2D6FB4A1" w14:textId="6CA31D13" w:rsidR="008E7C49" w:rsidRDefault="00343EF3">
      <w:pPr>
        <w:spacing w:line="360" w:lineRule="auto"/>
      </w:pPr>
      <w:r>
        <w:rPr>
          <w:noProof/>
        </w:rPr>
        <w:drawing>
          <wp:inline distT="0" distB="0" distL="0" distR="0" wp14:anchorId="489F51FF" wp14:editId="606D6B1D">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31715676" w14:textId="586345B2" w:rsidR="008E7C49" w:rsidRDefault="00343EF3">
      <w:pPr>
        <w:spacing w:line="360" w:lineRule="auto"/>
      </w:pPr>
      <w:r>
        <w:rPr>
          <w:noProof/>
        </w:rPr>
        <w:drawing>
          <wp:inline distT="0" distB="0" distL="0" distR="0" wp14:anchorId="73759780" wp14:editId="5F7A600C">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110F5AF7" w14:textId="77777777" w:rsidR="000432C9" w:rsidRDefault="000432C9">
      <w:pPr>
        <w:spacing w:line="360" w:lineRule="auto"/>
      </w:pPr>
    </w:p>
    <w:p w14:paraId="15218263" w14:textId="01381FFF" w:rsidR="000432C9" w:rsidRDefault="000432C9" w:rsidP="000432C9">
      <w:pPr>
        <w:pStyle w:val="3"/>
      </w:pPr>
      <w:bookmarkStart w:id="745" w:name="_Toc529483110"/>
      <w:r>
        <w:rPr>
          <w:rFonts w:hint="eastAsia"/>
        </w:rPr>
        <w:lastRenderedPageBreak/>
        <w:t>3.4.2</w:t>
      </w:r>
      <w:r>
        <w:t xml:space="preserve"> </w:t>
      </w:r>
      <w:r>
        <w:rPr>
          <w:rFonts w:hint="eastAsia"/>
        </w:rPr>
        <w:t>网络图</w:t>
      </w:r>
      <w:bookmarkEnd w:id="745"/>
    </w:p>
    <w:p w14:paraId="218C0533" w14:textId="4E27E96C" w:rsidR="000432C9" w:rsidRPr="000432C9" w:rsidRDefault="000432C9" w:rsidP="000432C9">
      <w:r>
        <w:rPr>
          <w:noProof/>
        </w:rPr>
        <w:drawing>
          <wp:inline distT="0" distB="0" distL="0" distR="0" wp14:anchorId="6C32A05C" wp14:editId="147FF6D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640EBBC4" w14:textId="77777777" w:rsidR="008E7C49" w:rsidRDefault="00E53FE3">
      <w:pPr>
        <w:pStyle w:val="2"/>
        <w:spacing w:line="360" w:lineRule="auto"/>
      </w:pPr>
      <w:bookmarkStart w:id="746" w:name="_Toc529483111"/>
      <w:r>
        <w:rPr>
          <w:rFonts w:hint="eastAsia"/>
        </w:rPr>
        <w:t>3.</w:t>
      </w:r>
      <w:r>
        <w:t xml:space="preserve">5 </w:t>
      </w:r>
      <w:r>
        <w:rPr>
          <w:rFonts w:hint="eastAsia"/>
        </w:rPr>
        <w:t>预算</w:t>
      </w:r>
      <w:bookmarkEnd w:id="746"/>
    </w:p>
    <w:p w14:paraId="2446324F" w14:textId="77777777" w:rsidR="008E7C49" w:rsidRDefault="00E53FE3">
      <w:pPr>
        <w:spacing w:line="360" w:lineRule="auto"/>
      </w:pPr>
      <w:r>
        <w:rPr>
          <w:rFonts w:hint="eastAsia"/>
        </w:rPr>
        <w:t>准备</w:t>
      </w:r>
      <w:r>
        <w:t>阶段</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38EAE95F" w14:textId="77777777">
        <w:tc>
          <w:tcPr>
            <w:tcW w:w="2074" w:type="dxa"/>
          </w:tcPr>
          <w:p w14:paraId="3404CDF4"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375DC788"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3BC8799"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12AAAE3C"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736ECA30" w14:textId="77777777">
        <w:tc>
          <w:tcPr>
            <w:tcW w:w="2074" w:type="dxa"/>
          </w:tcPr>
          <w:p w14:paraId="2707B67B"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DF065C5" w14:textId="77777777" w:rsidR="008E7C49" w:rsidRDefault="00E53FE3">
            <w:pPr>
              <w:spacing w:line="360" w:lineRule="auto"/>
              <w:rPr>
                <w:szCs w:val="21"/>
              </w:rPr>
            </w:pPr>
            <w:r>
              <w:rPr>
                <w:rFonts w:hint="eastAsia"/>
                <w:szCs w:val="21"/>
              </w:rPr>
              <w:t>/</w:t>
            </w:r>
          </w:p>
        </w:tc>
        <w:tc>
          <w:tcPr>
            <w:tcW w:w="2074" w:type="dxa"/>
          </w:tcPr>
          <w:p w14:paraId="3A7D35A5" w14:textId="77777777" w:rsidR="008E7C49" w:rsidRDefault="00E53FE3">
            <w:pPr>
              <w:spacing w:line="360" w:lineRule="auto"/>
              <w:rPr>
                <w:szCs w:val="21"/>
              </w:rPr>
            </w:pPr>
            <w:r>
              <w:rPr>
                <w:rFonts w:hint="eastAsia"/>
                <w:szCs w:val="21"/>
              </w:rPr>
              <w:t>/</w:t>
            </w:r>
          </w:p>
        </w:tc>
        <w:tc>
          <w:tcPr>
            <w:tcW w:w="2074" w:type="dxa"/>
          </w:tcPr>
          <w:p w14:paraId="707FD72D" w14:textId="77777777" w:rsidR="008E7C49" w:rsidRDefault="008E7C49">
            <w:pPr>
              <w:spacing w:line="360" w:lineRule="auto"/>
              <w:rPr>
                <w:szCs w:val="21"/>
              </w:rPr>
            </w:pPr>
          </w:p>
        </w:tc>
      </w:tr>
      <w:tr w:rsidR="008E7C49" w14:paraId="5285BD8D" w14:textId="77777777">
        <w:tc>
          <w:tcPr>
            <w:tcW w:w="2074" w:type="dxa"/>
          </w:tcPr>
          <w:p w14:paraId="7C4F828E"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15069D0" w14:textId="77777777" w:rsidR="008E7C49" w:rsidRDefault="00E53FE3">
            <w:pPr>
              <w:spacing w:line="360" w:lineRule="auto"/>
              <w:rPr>
                <w:szCs w:val="21"/>
              </w:rPr>
            </w:pPr>
            <w:r>
              <w:rPr>
                <w:rFonts w:hint="eastAsia"/>
                <w:szCs w:val="21"/>
              </w:rPr>
              <w:t>/</w:t>
            </w:r>
          </w:p>
        </w:tc>
        <w:tc>
          <w:tcPr>
            <w:tcW w:w="2074" w:type="dxa"/>
          </w:tcPr>
          <w:p w14:paraId="54F81D83" w14:textId="77777777" w:rsidR="008E7C49" w:rsidRDefault="00E53FE3">
            <w:pPr>
              <w:spacing w:line="360" w:lineRule="auto"/>
              <w:rPr>
                <w:szCs w:val="21"/>
              </w:rPr>
            </w:pPr>
            <w:r>
              <w:rPr>
                <w:rFonts w:hint="eastAsia"/>
                <w:szCs w:val="21"/>
              </w:rPr>
              <w:t>/</w:t>
            </w:r>
          </w:p>
        </w:tc>
        <w:tc>
          <w:tcPr>
            <w:tcW w:w="2074" w:type="dxa"/>
          </w:tcPr>
          <w:p w14:paraId="4D911955" w14:textId="77777777" w:rsidR="008E7C49" w:rsidRDefault="00E53FE3">
            <w:pPr>
              <w:spacing w:line="360" w:lineRule="auto"/>
              <w:rPr>
                <w:szCs w:val="21"/>
              </w:rPr>
            </w:pPr>
            <w:r>
              <w:rPr>
                <w:rFonts w:hint="eastAsia"/>
                <w:szCs w:val="21"/>
              </w:rPr>
              <w:t>仅为</w:t>
            </w:r>
            <w:r>
              <w:rPr>
                <w:szCs w:val="21"/>
              </w:rPr>
              <w:t>学习使用</w:t>
            </w:r>
          </w:p>
        </w:tc>
      </w:tr>
      <w:tr w:rsidR="008E7C49" w14:paraId="199FABFA" w14:textId="77777777">
        <w:tc>
          <w:tcPr>
            <w:tcW w:w="2074" w:type="dxa"/>
          </w:tcPr>
          <w:p w14:paraId="6FC5A4BC" w14:textId="77777777" w:rsidR="008E7C49" w:rsidRDefault="00E53FE3">
            <w:pPr>
              <w:spacing w:line="360" w:lineRule="auto"/>
              <w:rPr>
                <w:szCs w:val="21"/>
              </w:rPr>
            </w:pPr>
            <w:r>
              <w:rPr>
                <w:rFonts w:hint="eastAsia"/>
                <w:szCs w:val="21"/>
              </w:rPr>
              <w:t>Office</w:t>
            </w:r>
            <w:r>
              <w:rPr>
                <w:szCs w:val="21"/>
              </w:rPr>
              <w:t>工具</w:t>
            </w:r>
          </w:p>
        </w:tc>
        <w:tc>
          <w:tcPr>
            <w:tcW w:w="2074" w:type="dxa"/>
          </w:tcPr>
          <w:p w14:paraId="0C4DAA53" w14:textId="77777777" w:rsidR="008E7C49" w:rsidRDefault="00E53FE3">
            <w:pPr>
              <w:spacing w:line="360" w:lineRule="auto"/>
              <w:rPr>
                <w:szCs w:val="21"/>
              </w:rPr>
            </w:pPr>
            <w:r>
              <w:rPr>
                <w:rFonts w:hint="eastAsia"/>
                <w:szCs w:val="21"/>
              </w:rPr>
              <w:t>/</w:t>
            </w:r>
          </w:p>
        </w:tc>
        <w:tc>
          <w:tcPr>
            <w:tcW w:w="2074" w:type="dxa"/>
          </w:tcPr>
          <w:p w14:paraId="1A8BE688" w14:textId="77777777" w:rsidR="008E7C49" w:rsidRDefault="00E53FE3">
            <w:pPr>
              <w:spacing w:line="360" w:lineRule="auto"/>
              <w:rPr>
                <w:szCs w:val="21"/>
              </w:rPr>
            </w:pPr>
            <w:r>
              <w:rPr>
                <w:rFonts w:hint="eastAsia"/>
                <w:szCs w:val="21"/>
              </w:rPr>
              <w:t>/</w:t>
            </w:r>
          </w:p>
        </w:tc>
        <w:tc>
          <w:tcPr>
            <w:tcW w:w="2074" w:type="dxa"/>
          </w:tcPr>
          <w:p w14:paraId="0417A19D" w14:textId="77777777" w:rsidR="008E7C49" w:rsidRDefault="00E53FE3">
            <w:pPr>
              <w:spacing w:line="360" w:lineRule="auto"/>
              <w:rPr>
                <w:szCs w:val="21"/>
              </w:rPr>
            </w:pPr>
            <w:r>
              <w:rPr>
                <w:rFonts w:hint="eastAsia"/>
                <w:szCs w:val="21"/>
              </w:rPr>
              <w:t>仅为</w:t>
            </w:r>
            <w:r>
              <w:rPr>
                <w:szCs w:val="21"/>
              </w:rPr>
              <w:t>学习使用</w:t>
            </w:r>
          </w:p>
        </w:tc>
      </w:tr>
      <w:tr w:rsidR="008E7C49" w14:paraId="5182E4AF" w14:textId="77777777">
        <w:tc>
          <w:tcPr>
            <w:tcW w:w="2074" w:type="dxa"/>
          </w:tcPr>
          <w:p w14:paraId="1D95422E"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0218A692" w14:textId="77777777" w:rsidR="008E7C49" w:rsidRDefault="00E53FE3">
            <w:pPr>
              <w:spacing w:line="360" w:lineRule="auto"/>
              <w:rPr>
                <w:szCs w:val="21"/>
              </w:rPr>
            </w:pPr>
            <w:r>
              <w:rPr>
                <w:rFonts w:hint="eastAsia"/>
                <w:szCs w:val="21"/>
              </w:rPr>
              <w:t>/</w:t>
            </w:r>
          </w:p>
        </w:tc>
        <w:tc>
          <w:tcPr>
            <w:tcW w:w="2074" w:type="dxa"/>
          </w:tcPr>
          <w:p w14:paraId="06BAE9F0" w14:textId="77777777" w:rsidR="008E7C49" w:rsidRDefault="00E53FE3">
            <w:pPr>
              <w:spacing w:line="360" w:lineRule="auto"/>
              <w:rPr>
                <w:szCs w:val="21"/>
              </w:rPr>
            </w:pPr>
            <w:r>
              <w:rPr>
                <w:rFonts w:hint="eastAsia"/>
                <w:szCs w:val="21"/>
              </w:rPr>
              <w:t>/</w:t>
            </w:r>
          </w:p>
        </w:tc>
        <w:tc>
          <w:tcPr>
            <w:tcW w:w="2074" w:type="dxa"/>
          </w:tcPr>
          <w:p w14:paraId="4BAD46D3" w14:textId="77777777" w:rsidR="008E7C49" w:rsidRDefault="00E53FE3">
            <w:pPr>
              <w:spacing w:line="360" w:lineRule="auto"/>
              <w:rPr>
                <w:szCs w:val="21"/>
              </w:rPr>
            </w:pPr>
            <w:r>
              <w:rPr>
                <w:rFonts w:hint="eastAsia"/>
                <w:szCs w:val="21"/>
              </w:rPr>
              <w:t>仅为</w:t>
            </w:r>
            <w:r>
              <w:rPr>
                <w:szCs w:val="21"/>
              </w:rPr>
              <w:t>学习使用</w:t>
            </w:r>
          </w:p>
        </w:tc>
      </w:tr>
      <w:tr w:rsidR="008E7C49" w14:paraId="075480C7" w14:textId="77777777">
        <w:tc>
          <w:tcPr>
            <w:tcW w:w="2074" w:type="dxa"/>
          </w:tcPr>
          <w:p w14:paraId="258BE88A"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364BD3E" w14:textId="77777777" w:rsidR="008E7C49" w:rsidRDefault="00E53FE3">
            <w:pPr>
              <w:spacing w:line="360" w:lineRule="auto"/>
              <w:rPr>
                <w:szCs w:val="21"/>
              </w:rPr>
            </w:pPr>
            <w:r>
              <w:rPr>
                <w:rFonts w:hint="eastAsia"/>
                <w:szCs w:val="21"/>
              </w:rPr>
              <w:t>/</w:t>
            </w:r>
          </w:p>
        </w:tc>
        <w:tc>
          <w:tcPr>
            <w:tcW w:w="2074" w:type="dxa"/>
          </w:tcPr>
          <w:p w14:paraId="4ABCB576" w14:textId="77777777" w:rsidR="008E7C49" w:rsidRDefault="00E53FE3">
            <w:pPr>
              <w:spacing w:line="360" w:lineRule="auto"/>
              <w:rPr>
                <w:szCs w:val="21"/>
              </w:rPr>
            </w:pPr>
            <w:r>
              <w:rPr>
                <w:rFonts w:hint="eastAsia"/>
                <w:szCs w:val="21"/>
              </w:rPr>
              <w:t>/</w:t>
            </w:r>
          </w:p>
        </w:tc>
        <w:tc>
          <w:tcPr>
            <w:tcW w:w="2074" w:type="dxa"/>
          </w:tcPr>
          <w:p w14:paraId="448A43B6" w14:textId="77777777" w:rsidR="008E7C49" w:rsidRDefault="00E53FE3">
            <w:pPr>
              <w:spacing w:line="360" w:lineRule="auto"/>
              <w:rPr>
                <w:szCs w:val="21"/>
              </w:rPr>
            </w:pPr>
            <w:r>
              <w:rPr>
                <w:rFonts w:hint="eastAsia"/>
                <w:szCs w:val="21"/>
              </w:rPr>
              <w:t>仅为</w:t>
            </w:r>
            <w:r>
              <w:rPr>
                <w:szCs w:val="21"/>
              </w:rPr>
              <w:t>学习使用</w:t>
            </w:r>
          </w:p>
        </w:tc>
      </w:tr>
      <w:tr w:rsidR="008E7C49" w14:paraId="49C71E6F" w14:textId="77777777">
        <w:tc>
          <w:tcPr>
            <w:tcW w:w="2074" w:type="dxa"/>
          </w:tcPr>
          <w:p w14:paraId="4FDCF5BC" w14:textId="77777777" w:rsidR="008E7C49" w:rsidRDefault="00E53FE3">
            <w:pPr>
              <w:spacing w:line="360" w:lineRule="auto"/>
              <w:rPr>
                <w:szCs w:val="21"/>
              </w:rPr>
            </w:pPr>
            <w:r>
              <w:rPr>
                <w:rFonts w:hint="eastAsia"/>
                <w:szCs w:val="21"/>
              </w:rPr>
              <w:t>Axure</w:t>
            </w:r>
            <w:r>
              <w:rPr>
                <w:szCs w:val="21"/>
              </w:rPr>
              <w:t>RP</w:t>
            </w:r>
          </w:p>
        </w:tc>
        <w:tc>
          <w:tcPr>
            <w:tcW w:w="2074" w:type="dxa"/>
          </w:tcPr>
          <w:p w14:paraId="6ACC03E9" w14:textId="77777777" w:rsidR="008E7C49" w:rsidRDefault="00E53FE3">
            <w:pPr>
              <w:spacing w:line="360" w:lineRule="auto"/>
              <w:rPr>
                <w:szCs w:val="21"/>
              </w:rPr>
            </w:pPr>
            <w:r>
              <w:rPr>
                <w:rFonts w:hint="eastAsia"/>
                <w:szCs w:val="21"/>
              </w:rPr>
              <w:t>/</w:t>
            </w:r>
          </w:p>
        </w:tc>
        <w:tc>
          <w:tcPr>
            <w:tcW w:w="2074" w:type="dxa"/>
          </w:tcPr>
          <w:p w14:paraId="2FBF00F3" w14:textId="77777777" w:rsidR="008E7C49" w:rsidRDefault="00E53FE3">
            <w:pPr>
              <w:spacing w:line="360" w:lineRule="auto"/>
              <w:rPr>
                <w:szCs w:val="21"/>
              </w:rPr>
            </w:pPr>
            <w:r>
              <w:rPr>
                <w:rFonts w:hint="eastAsia"/>
                <w:szCs w:val="21"/>
              </w:rPr>
              <w:t>/</w:t>
            </w:r>
          </w:p>
        </w:tc>
        <w:tc>
          <w:tcPr>
            <w:tcW w:w="2074" w:type="dxa"/>
          </w:tcPr>
          <w:p w14:paraId="4D943521" w14:textId="77777777" w:rsidR="008E7C49" w:rsidRDefault="00E53FE3">
            <w:pPr>
              <w:spacing w:line="360" w:lineRule="auto"/>
              <w:rPr>
                <w:szCs w:val="21"/>
              </w:rPr>
            </w:pPr>
            <w:r>
              <w:rPr>
                <w:rFonts w:hint="eastAsia"/>
                <w:szCs w:val="21"/>
              </w:rPr>
              <w:t>仅为</w:t>
            </w:r>
            <w:r>
              <w:rPr>
                <w:szCs w:val="21"/>
              </w:rPr>
              <w:t>学习使用</w:t>
            </w:r>
          </w:p>
        </w:tc>
      </w:tr>
      <w:tr w:rsidR="008E7C49" w14:paraId="5A05F048" w14:textId="77777777">
        <w:tc>
          <w:tcPr>
            <w:tcW w:w="2074" w:type="dxa"/>
          </w:tcPr>
          <w:p w14:paraId="76E7744B"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86557A2" w14:textId="77777777" w:rsidR="008E7C49" w:rsidRDefault="00E53FE3">
            <w:pPr>
              <w:spacing w:line="360" w:lineRule="auto"/>
              <w:rPr>
                <w:szCs w:val="21"/>
              </w:rPr>
            </w:pPr>
            <w:r>
              <w:rPr>
                <w:rFonts w:hint="eastAsia"/>
                <w:szCs w:val="21"/>
              </w:rPr>
              <w:t>/</w:t>
            </w:r>
          </w:p>
        </w:tc>
        <w:tc>
          <w:tcPr>
            <w:tcW w:w="2074" w:type="dxa"/>
          </w:tcPr>
          <w:p w14:paraId="52DFBB64" w14:textId="77777777" w:rsidR="008E7C49" w:rsidRDefault="00E53FE3">
            <w:pPr>
              <w:spacing w:line="360" w:lineRule="auto"/>
              <w:rPr>
                <w:szCs w:val="21"/>
              </w:rPr>
            </w:pPr>
            <w:r>
              <w:rPr>
                <w:rFonts w:hint="eastAsia"/>
                <w:szCs w:val="21"/>
              </w:rPr>
              <w:t>/</w:t>
            </w:r>
          </w:p>
        </w:tc>
        <w:tc>
          <w:tcPr>
            <w:tcW w:w="2074" w:type="dxa"/>
          </w:tcPr>
          <w:p w14:paraId="6C24C77D" w14:textId="77777777" w:rsidR="008E7C49" w:rsidRDefault="00E53FE3">
            <w:pPr>
              <w:spacing w:line="360" w:lineRule="auto"/>
              <w:rPr>
                <w:szCs w:val="21"/>
              </w:rPr>
            </w:pPr>
            <w:r>
              <w:rPr>
                <w:rFonts w:hint="eastAsia"/>
                <w:szCs w:val="21"/>
              </w:rPr>
              <w:t>仅为</w:t>
            </w:r>
            <w:r>
              <w:rPr>
                <w:szCs w:val="21"/>
              </w:rPr>
              <w:t>学习使用</w:t>
            </w:r>
          </w:p>
        </w:tc>
      </w:tr>
      <w:tr w:rsidR="008E7C49" w14:paraId="3D18559A" w14:textId="77777777">
        <w:tc>
          <w:tcPr>
            <w:tcW w:w="2074" w:type="dxa"/>
          </w:tcPr>
          <w:p w14:paraId="30DFED53" w14:textId="77777777" w:rsidR="008E7C49" w:rsidRDefault="00E53FE3">
            <w:pPr>
              <w:spacing w:line="360" w:lineRule="auto"/>
              <w:rPr>
                <w:szCs w:val="21"/>
              </w:rPr>
            </w:pPr>
            <w:r>
              <w:rPr>
                <w:rFonts w:hint="eastAsia"/>
                <w:szCs w:val="21"/>
              </w:rPr>
              <w:t>个人</w:t>
            </w:r>
            <w:r>
              <w:rPr>
                <w:szCs w:val="21"/>
              </w:rPr>
              <w:t>电脑</w:t>
            </w:r>
          </w:p>
        </w:tc>
        <w:tc>
          <w:tcPr>
            <w:tcW w:w="2074" w:type="dxa"/>
          </w:tcPr>
          <w:p w14:paraId="19A04399" w14:textId="77777777" w:rsidR="008E7C49" w:rsidRDefault="00E53FE3">
            <w:pPr>
              <w:spacing w:line="360" w:lineRule="auto"/>
              <w:rPr>
                <w:szCs w:val="21"/>
              </w:rPr>
            </w:pPr>
            <w:r>
              <w:rPr>
                <w:rFonts w:hint="eastAsia"/>
                <w:szCs w:val="21"/>
              </w:rPr>
              <w:t>/</w:t>
            </w:r>
          </w:p>
        </w:tc>
        <w:tc>
          <w:tcPr>
            <w:tcW w:w="2074" w:type="dxa"/>
          </w:tcPr>
          <w:p w14:paraId="344E1222" w14:textId="77777777" w:rsidR="008E7C49" w:rsidRDefault="00E53FE3">
            <w:pPr>
              <w:spacing w:line="360" w:lineRule="auto"/>
              <w:rPr>
                <w:szCs w:val="21"/>
              </w:rPr>
            </w:pPr>
            <w:r>
              <w:rPr>
                <w:rFonts w:hint="eastAsia"/>
                <w:szCs w:val="21"/>
              </w:rPr>
              <w:t>/</w:t>
            </w:r>
          </w:p>
        </w:tc>
        <w:tc>
          <w:tcPr>
            <w:tcW w:w="2074" w:type="dxa"/>
          </w:tcPr>
          <w:p w14:paraId="321A7C1E" w14:textId="77777777" w:rsidR="008E7C49" w:rsidRDefault="00E53FE3">
            <w:pPr>
              <w:spacing w:line="360" w:lineRule="auto"/>
              <w:rPr>
                <w:szCs w:val="21"/>
              </w:rPr>
            </w:pPr>
            <w:r>
              <w:rPr>
                <w:rFonts w:hint="eastAsia"/>
                <w:szCs w:val="21"/>
              </w:rPr>
              <w:t>组员自备</w:t>
            </w:r>
          </w:p>
        </w:tc>
      </w:tr>
      <w:tr w:rsidR="008E7C49" w14:paraId="2BB138E1" w14:textId="77777777">
        <w:tc>
          <w:tcPr>
            <w:tcW w:w="2074" w:type="dxa"/>
          </w:tcPr>
          <w:p w14:paraId="6998D274" w14:textId="77777777" w:rsidR="008E7C49" w:rsidRDefault="00E53FE3">
            <w:pPr>
              <w:spacing w:line="360" w:lineRule="auto"/>
              <w:rPr>
                <w:szCs w:val="21"/>
              </w:rPr>
            </w:pPr>
            <w:r>
              <w:rPr>
                <w:rFonts w:hint="eastAsia"/>
                <w:szCs w:val="21"/>
              </w:rPr>
              <w:t>电费</w:t>
            </w:r>
          </w:p>
        </w:tc>
        <w:tc>
          <w:tcPr>
            <w:tcW w:w="2074" w:type="dxa"/>
          </w:tcPr>
          <w:p w14:paraId="26CEA05B" w14:textId="77777777" w:rsidR="008E7C49" w:rsidRDefault="00E53FE3">
            <w:pPr>
              <w:spacing w:line="360" w:lineRule="auto"/>
              <w:rPr>
                <w:szCs w:val="21"/>
              </w:rPr>
            </w:pPr>
            <w:r>
              <w:rPr>
                <w:rFonts w:hint="eastAsia"/>
                <w:szCs w:val="21"/>
              </w:rPr>
              <w:t>/</w:t>
            </w:r>
          </w:p>
        </w:tc>
        <w:tc>
          <w:tcPr>
            <w:tcW w:w="2074" w:type="dxa"/>
          </w:tcPr>
          <w:p w14:paraId="5FEA9255" w14:textId="77777777" w:rsidR="008E7C49" w:rsidRDefault="00E53FE3">
            <w:pPr>
              <w:spacing w:line="360" w:lineRule="auto"/>
              <w:rPr>
                <w:szCs w:val="21"/>
              </w:rPr>
            </w:pPr>
            <w:r>
              <w:rPr>
                <w:rFonts w:hint="eastAsia"/>
                <w:szCs w:val="21"/>
              </w:rPr>
              <w:t>/</w:t>
            </w:r>
          </w:p>
        </w:tc>
        <w:tc>
          <w:tcPr>
            <w:tcW w:w="2074" w:type="dxa"/>
          </w:tcPr>
          <w:p w14:paraId="44FCA776" w14:textId="77777777" w:rsidR="008E7C49" w:rsidRDefault="008E7C49">
            <w:pPr>
              <w:spacing w:line="360" w:lineRule="auto"/>
              <w:rPr>
                <w:szCs w:val="21"/>
              </w:rPr>
            </w:pPr>
          </w:p>
        </w:tc>
      </w:tr>
      <w:tr w:rsidR="008E7C49" w14:paraId="0FF7C81E" w14:textId="77777777">
        <w:tc>
          <w:tcPr>
            <w:tcW w:w="2074" w:type="dxa"/>
          </w:tcPr>
          <w:p w14:paraId="48DFCF81" w14:textId="77777777" w:rsidR="008E7C49" w:rsidRDefault="00E53FE3">
            <w:pPr>
              <w:spacing w:line="360" w:lineRule="auto"/>
              <w:rPr>
                <w:szCs w:val="21"/>
              </w:rPr>
            </w:pPr>
            <w:r>
              <w:rPr>
                <w:rFonts w:hint="eastAsia"/>
                <w:szCs w:val="21"/>
              </w:rPr>
              <w:t>宽带费用</w:t>
            </w:r>
          </w:p>
        </w:tc>
        <w:tc>
          <w:tcPr>
            <w:tcW w:w="2074" w:type="dxa"/>
          </w:tcPr>
          <w:p w14:paraId="4D285171" w14:textId="77777777" w:rsidR="008E7C49" w:rsidRDefault="00E53FE3">
            <w:pPr>
              <w:spacing w:line="360" w:lineRule="auto"/>
              <w:rPr>
                <w:szCs w:val="21"/>
              </w:rPr>
            </w:pPr>
            <w:r>
              <w:rPr>
                <w:rFonts w:hint="eastAsia"/>
                <w:szCs w:val="21"/>
              </w:rPr>
              <w:t>/</w:t>
            </w:r>
          </w:p>
        </w:tc>
        <w:tc>
          <w:tcPr>
            <w:tcW w:w="2074" w:type="dxa"/>
          </w:tcPr>
          <w:p w14:paraId="1EC94421" w14:textId="77777777" w:rsidR="008E7C49" w:rsidRDefault="00E53FE3">
            <w:pPr>
              <w:spacing w:line="360" w:lineRule="auto"/>
              <w:rPr>
                <w:szCs w:val="21"/>
              </w:rPr>
            </w:pPr>
            <w:r>
              <w:rPr>
                <w:rFonts w:hint="eastAsia"/>
                <w:szCs w:val="21"/>
              </w:rPr>
              <w:t>/</w:t>
            </w:r>
          </w:p>
        </w:tc>
        <w:tc>
          <w:tcPr>
            <w:tcW w:w="2074" w:type="dxa"/>
          </w:tcPr>
          <w:p w14:paraId="2A4764EE" w14:textId="77777777" w:rsidR="008E7C49" w:rsidRDefault="008E7C49">
            <w:pPr>
              <w:spacing w:line="360" w:lineRule="auto"/>
              <w:rPr>
                <w:szCs w:val="21"/>
              </w:rPr>
            </w:pPr>
          </w:p>
        </w:tc>
      </w:tr>
      <w:tr w:rsidR="008E7C49" w14:paraId="23B54C80" w14:textId="77777777">
        <w:tc>
          <w:tcPr>
            <w:tcW w:w="2074" w:type="dxa"/>
          </w:tcPr>
          <w:p w14:paraId="2FC4EF95" w14:textId="77777777" w:rsidR="008E7C49" w:rsidRDefault="00E53FE3">
            <w:pPr>
              <w:spacing w:line="360" w:lineRule="auto"/>
              <w:rPr>
                <w:szCs w:val="21"/>
              </w:rPr>
            </w:pPr>
            <w:r>
              <w:rPr>
                <w:rFonts w:hint="eastAsia"/>
                <w:szCs w:val="21"/>
              </w:rPr>
              <w:t>人力支出</w:t>
            </w:r>
          </w:p>
        </w:tc>
        <w:tc>
          <w:tcPr>
            <w:tcW w:w="2074" w:type="dxa"/>
          </w:tcPr>
          <w:p w14:paraId="3127E1F3" w14:textId="77777777" w:rsidR="008E7C49" w:rsidRDefault="00E53FE3">
            <w:pPr>
              <w:spacing w:line="360" w:lineRule="auto"/>
              <w:rPr>
                <w:szCs w:val="21"/>
              </w:rPr>
            </w:pPr>
            <w:r>
              <w:rPr>
                <w:rFonts w:hint="eastAsia"/>
                <w:szCs w:val="21"/>
              </w:rPr>
              <w:t>/</w:t>
            </w:r>
          </w:p>
        </w:tc>
        <w:tc>
          <w:tcPr>
            <w:tcW w:w="2074" w:type="dxa"/>
          </w:tcPr>
          <w:p w14:paraId="6213F14E" w14:textId="77777777" w:rsidR="008E7C49" w:rsidRDefault="00E53FE3">
            <w:pPr>
              <w:spacing w:line="360" w:lineRule="auto"/>
              <w:rPr>
                <w:szCs w:val="21"/>
              </w:rPr>
            </w:pPr>
            <w:r>
              <w:rPr>
                <w:rFonts w:hint="eastAsia"/>
                <w:szCs w:val="21"/>
              </w:rPr>
              <w:t>/</w:t>
            </w:r>
          </w:p>
        </w:tc>
        <w:tc>
          <w:tcPr>
            <w:tcW w:w="2074" w:type="dxa"/>
          </w:tcPr>
          <w:p w14:paraId="321D28DC" w14:textId="77777777" w:rsidR="008E7C49" w:rsidRDefault="008E7C49">
            <w:pPr>
              <w:spacing w:line="360" w:lineRule="auto"/>
              <w:rPr>
                <w:szCs w:val="21"/>
              </w:rPr>
            </w:pPr>
          </w:p>
        </w:tc>
      </w:tr>
      <w:tr w:rsidR="008E7C49" w14:paraId="11010018" w14:textId="77777777">
        <w:tc>
          <w:tcPr>
            <w:tcW w:w="2074" w:type="dxa"/>
          </w:tcPr>
          <w:p w14:paraId="7D449666" w14:textId="77777777" w:rsidR="008E7C49" w:rsidRDefault="00E53FE3">
            <w:pPr>
              <w:spacing w:line="360" w:lineRule="auto"/>
              <w:rPr>
                <w:szCs w:val="21"/>
              </w:rPr>
            </w:pPr>
            <w:r>
              <w:rPr>
                <w:rFonts w:hint="eastAsia"/>
                <w:szCs w:val="21"/>
              </w:rPr>
              <w:t>总计</w:t>
            </w:r>
          </w:p>
        </w:tc>
        <w:tc>
          <w:tcPr>
            <w:tcW w:w="2074" w:type="dxa"/>
          </w:tcPr>
          <w:p w14:paraId="4B4AC755" w14:textId="77777777" w:rsidR="008E7C49" w:rsidRDefault="00E53FE3">
            <w:pPr>
              <w:spacing w:line="360" w:lineRule="auto"/>
              <w:rPr>
                <w:szCs w:val="21"/>
              </w:rPr>
            </w:pPr>
            <w:r>
              <w:rPr>
                <w:rFonts w:hint="eastAsia"/>
                <w:szCs w:val="21"/>
              </w:rPr>
              <w:t>/</w:t>
            </w:r>
          </w:p>
        </w:tc>
        <w:tc>
          <w:tcPr>
            <w:tcW w:w="2074" w:type="dxa"/>
          </w:tcPr>
          <w:p w14:paraId="0ECDE086" w14:textId="77777777" w:rsidR="008E7C49" w:rsidRDefault="00E53FE3">
            <w:pPr>
              <w:spacing w:line="360" w:lineRule="auto"/>
              <w:rPr>
                <w:szCs w:val="21"/>
              </w:rPr>
            </w:pPr>
            <w:r>
              <w:rPr>
                <w:rFonts w:hint="eastAsia"/>
                <w:szCs w:val="21"/>
              </w:rPr>
              <w:t>/</w:t>
            </w:r>
          </w:p>
        </w:tc>
        <w:tc>
          <w:tcPr>
            <w:tcW w:w="2074" w:type="dxa"/>
          </w:tcPr>
          <w:p w14:paraId="0B2B2397" w14:textId="77777777" w:rsidR="008E7C49" w:rsidRDefault="008E7C49">
            <w:pPr>
              <w:spacing w:line="360" w:lineRule="auto"/>
              <w:rPr>
                <w:szCs w:val="21"/>
              </w:rPr>
            </w:pPr>
          </w:p>
        </w:tc>
      </w:tr>
    </w:tbl>
    <w:p w14:paraId="6E6D60F2" w14:textId="77777777" w:rsidR="008E7C49" w:rsidRDefault="008E7C49">
      <w:pPr>
        <w:spacing w:line="360" w:lineRule="auto"/>
      </w:pPr>
    </w:p>
    <w:p w14:paraId="752D2802" w14:textId="77777777"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67C32B7C" w14:textId="77777777">
        <w:tc>
          <w:tcPr>
            <w:tcW w:w="2074" w:type="dxa"/>
          </w:tcPr>
          <w:p w14:paraId="6064DDEB"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8A270B1"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AC9F47E"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0B55679"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5BE65BBC" w14:textId="77777777">
        <w:tc>
          <w:tcPr>
            <w:tcW w:w="2074" w:type="dxa"/>
          </w:tcPr>
          <w:p w14:paraId="4568117C" w14:textId="77777777" w:rsidR="008E7C49" w:rsidRDefault="00E53FE3">
            <w:pPr>
              <w:spacing w:line="360" w:lineRule="auto"/>
            </w:pPr>
            <w:r>
              <w:rPr>
                <w:rFonts w:hint="eastAsia"/>
              </w:rPr>
              <w:t>域名</w:t>
            </w:r>
          </w:p>
        </w:tc>
        <w:tc>
          <w:tcPr>
            <w:tcW w:w="2074" w:type="dxa"/>
          </w:tcPr>
          <w:p w14:paraId="447388EE" w14:textId="77777777" w:rsidR="008E7C49" w:rsidRDefault="00E53FE3">
            <w:pPr>
              <w:spacing w:line="360" w:lineRule="auto"/>
            </w:pPr>
            <w:r>
              <w:rPr>
                <w:rFonts w:hint="eastAsia"/>
              </w:rPr>
              <w:t>/</w:t>
            </w:r>
          </w:p>
        </w:tc>
        <w:tc>
          <w:tcPr>
            <w:tcW w:w="2074" w:type="dxa"/>
          </w:tcPr>
          <w:p w14:paraId="1F58E5DC" w14:textId="77777777" w:rsidR="008E7C49" w:rsidRDefault="00E53FE3">
            <w:pPr>
              <w:spacing w:line="360" w:lineRule="auto"/>
            </w:pPr>
            <w:r>
              <w:rPr>
                <w:rFonts w:hint="eastAsia"/>
              </w:rPr>
              <w:t>/</w:t>
            </w:r>
          </w:p>
        </w:tc>
        <w:tc>
          <w:tcPr>
            <w:tcW w:w="2074" w:type="dxa"/>
          </w:tcPr>
          <w:p w14:paraId="3076E2C5" w14:textId="77777777" w:rsidR="008E7C49" w:rsidRDefault="008E7C49">
            <w:pPr>
              <w:spacing w:line="360" w:lineRule="auto"/>
            </w:pPr>
          </w:p>
        </w:tc>
      </w:tr>
      <w:tr w:rsidR="008E7C49" w14:paraId="21633B56" w14:textId="77777777">
        <w:tc>
          <w:tcPr>
            <w:tcW w:w="2074" w:type="dxa"/>
          </w:tcPr>
          <w:p w14:paraId="2F5A0FAB" w14:textId="77777777" w:rsidR="008E7C49" w:rsidRDefault="00E53FE3">
            <w:pPr>
              <w:spacing w:line="360" w:lineRule="auto"/>
            </w:pPr>
            <w:r>
              <w:rPr>
                <w:rFonts w:hint="eastAsia"/>
              </w:rPr>
              <w:t>服务器</w:t>
            </w:r>
          </w:p>
        </w:tc>
        <w:tc>
          <w:tcPr>
            <w:tcW w:w="2074" w:type="dxa"/>
          </w:tcPr>
          <w:p w14:paraId="2D17DAD4" w14:textId="77777777" w:rsidR="008E7C49" w:rsidRDefault="00E53FE3">
            <w:pPr>
              <w:spacing w:line="360" w:lineRule="auto"/>
            </w:pPr>
            <w:r>
              <w:rPr>
                <w:rFonts w:hint="eastAsia"/>
              </w:rPr>
              <w:t>/</w:t>
            </w:r>
          </w:p>
        </w:tc>
        <w:tc>
          <w:tcPr>
            <w:tcW w:w="2074" w:type="dxa"/>
          </w:tcPr>
          <w:p w14:paraId="0732CA57" w14:textId="77777777" w:rsidR="008E7C49" w:rsidRDefault="00E53FE3">
            <w:pPr>
              <w:spacing w:line="360" w:lineRule="auto"/>
            </w:pPr>
            <w:r>
              <w:rPr>
                <w:rFonts w:hint="eastAsia"/>
              </w:rPr>
              <w:t>/</w:t>
            </w:r>
          </w:p>
        </w:tc>
        <w:tc>
          <w:tcPr>
            <w:tcW w:w="2074" w:type="dxa"/>
          </w:tcPr>
          <w:p w14:paraId="42891E7B" w14:textId="77777777" w:rsidR="008E7C49" w:rsidRDefault="008E7C49">
            <w:pPr>
              <w:spacing w:line="360" w:lineRule="auto"/>
            </w:pPr>
          </w:p>
        </w:tc>
      </w:tr>
      <w:tr w:rsidR="008E7C49" w14:paraId="1DBB2010" w14:textId="77777777">
        <w:tc>
          <w:tcPr>
            <w:tcW w:w="2074" w:type="dxa"/>
          </w:tcPr>
          <w:p w14:paraId="76E8263C" w14:textId="77777777" w:rsidR="008E7C49" w:rsidRDefault="00E53FE3">
            <w:pPr>
              <w:spacing w:line="360" w:lineRule="auto"/>
            </w:pPr>
            <w:r>
              <w:rPr>
                <w:rFonts w:hint="eastAsia"/>
              </w:rPr>
              <w:t>总计</w:t>
            </w:r>
          </w:p>
        </w:tc>
        <w:tc>
          <w:tcPr>
            <w:tcW w:w="2074" w:type="dxa"/>
          </w:tcPr>
          <w:p w14:paraId="430FBD63" w14:textId="77777777" w:rsidR="008E7C49" w:rsidRDefault="00E53FE3">
            <w:pPr>
              <w:spacing w:line="360" w:lineRule="auto"/>
            </w:pPr>
            <w:r>
              <w:rPr>
                <w:rFonts w:hint="eastAsia"/>
              </w:rPr>
              <w:t>/</w:t>
            </w:r>
          </w:p>
        </w:tc>
        <w:tc>
          <w:tcPr>
            <w:tcW w:w="2074" w:type="dxa"/>
          </w:tcPr>
          <w:p w14:paraId="4DE166E4" w14:textId="77777777" w:rsidR="008E7C49" w:rsidRDefault="00E53FE3">
            <w:pPr>
              <w:spacing w:line="360" w:lineRule="auto"/>
            </w:pPr>
            <w:r>
              <w:rPr>
                <w:rFonts w:hint="eastAsia"/>
              </w:rPr>
              <w:t>/</w:t>
            </w:r>
          </w:p>
        </w:tc>
        <w:tc>
          <w:tcPr>
            <w:tcW w:w="2074" w:type="dxa"/>
          </w:tcPr>
          <w:p w14:paraId="5B351031" w14:textId="77777777" w:rsidR="008E7C49" w:rsidRDefault="008E7C49">
            <w:pPr>
              <w:spacing w:line="360" w:lineRule="auto"/>
            </w:pPr>
          </w:p>
        </w:tc>
      </w:tr>
    </w:tbl>
    <w:p w14:paraId="2EC9CDBF" w14:textId="77777777" w:rsidR="008E7C49" w:rsidRDefault="00E53FE3">
      <w:pPr>
        <w:pStyle w:val="2"/>
        <w:spacing w:line="360" w:lineRule="auto"/>
      </w:pPr>
      <w:bookmarkStart w:id="747" w:name="_Toc529483112"/>
      <w:r>
        <w:rPr>
          <w:rFonts w:hint="eastAsia"/>
        </w:rPr>
        <w:t>3.</w:t>
      </w:r>
      <w:r>
        <w:t xml:space="preserve">6 </w:t>
      </w:r>
      <w:r>
        <w:rPr>
          <w:rFonts w:hint="eastAsia"/>
        </w:rPr>
        <w:t>关键问题</w:t>
      </w:r>
      <w:bookmarkStart w:id="748" w:name="_Toc525938484"/>
      <w:bookmarkEnd w:id="747"/>
    </w:p>
    <w:p w14:paraId="0EE6DA41" w14:textId="77777777" w:rsidR="008E7C49" w:rsidRDefault="00E53FE3">
      <w:pPr>
        <w:spacing w:line="360" w:lineRule="auto"/>
        <w:rPr>
          <w:sz w:val="24"/>
          <w:szCs w:val="24"/>
        </w:rPr>
      </w:pPr>
      <w:r>
        <w:tab/>
      </w:r>
      <w:r>
        <w:rPr>
          <w:rFonts w:hint="eastAsia"/>
          <w:sz w:val="24"/>
          <w:szCs w:val="24"/>
        </w:rPr>
        <w:t>暂无</w:t>
      </w:r>
    </w:p>
    <w:p w14:paraId="494F9620" w14:textId="77777777" w:rsidR="008E7C49" w:rsidRDefault="00E53FE3">
      <w:pPr>
        <w:pStyle w:val="1"/>
        <w:spacing w:line="360" w:lineRule="auto"/>
        <w:rPr>
          <w:rFonts w:asciiTheme="majorEastAsia" w:hAnsiTheme="majorEastAsia"/>
        </w:rPr>
      </w:pPr>
      <w:bookmarkStart w:id="749" w:name="_Toc529483113"/>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749"/>
    </w:p>
    <w:p w14:paraId="0D3F3167" w14:textId="77777777" w:rsidR="008E7C49" w:rsidRDefault="00E53FE3">
      <w:pPr>
        <w:pStyle w:val="2"/>
        <w:spacing w:line="360" w:lineRule="auto"/>
      </w:pPr>
      <w:bookmarkStart w:id="750" w:name="_Toc529483114"/>
      <w:bookmarkEnd w:id="748"/>
      <w:r>
        <w:rPr>
          <w:rFonts w:hint="eastAsia"/>
        </w:rPr>
        <w:t>4.1</w:t>
      </w:r>
      <w:r>
        <w:t xml:space="preserve"> </w:t>
      </w:r>
      <w:r>
        <w:rPr>
          <w:rFonts w:hint="eastAsia"/>
        </w:rPr>
        <w:t>计算机系统</w:t>
      </w:r>
      <w:r>
        <w:t>支持</w:t>
      </w:r>
      <w:bookmarkEnd w:id="750"/>
    </w:p>
    <w:p w14:paraId="4C5705D9" w14:textId="77777777" w:rsidR="008E7C49" w:rsidRDefault="00E53FE3">
      <w:pPr>
        <w:spacing w:line="360" w:lineRule="auto"/>
        <w:ind w:firstLineChars="180" w:firstLine="378"/>
        <w:rPr>
          <w:szCs w:val="21"/>
        </w:rPr>
      </w:pPr>
      <w:r>
        <w:rPr>
          <w:szCs w:val="21"/>
        </w:rPr>
        <w:t>WIN7/10</w:t>
      </w:r>
      <w:r>
        <w:rPr>
          <w:rFonts w:hint="eastAsia"/>
          <w:szCs w:val="21"/>
        </w:rPr>
        <w:t>操作系统电脑（已配置）</w:t>
      </w:r>
    </w:p>
    <w:p w14:paraId="41882FF9" w14:textId="77777777"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20A52AA4" w14:textId="77777777" w:rsidR="008E7C49" w:rsidRDefault="00E53FE3">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7B619E7B" w14:textId="77777777" w:rsidR="008E7C49" w:rsidRDefault="00E53FE3">
      <w:pPr>
        <w:spacing w:line="360" w:lineRule="auto"/>
        <w:ind w:firstLineChars="180" w:firstLine="378"/>
        <w:rPr>
          <w:szCs w:val="21"/>
        </w:rPr>
      </w:pPr>
      <w:r>
        <w:rPr>
          <w:szCs w:val="21"/>
        </w:rPr>
        <w:t>G</w:t>
      </w:r>
      <w:r>
        <w:rPr>
          <w:rFonts w:hint="eastAsia"/>
          <w:szCs w:val="21"/>
        </w:rPr>
        <w:t>it</w:t>
      </w:r>
      <w:r>
        <w:rPr>
          <w:szCs w:val="21"/>
        </w:rPr>
        <w:t xml:space="preserve"> B</w:t>
      </w:r>
      <w:r>
        <w:rPr>
          <w:rFonts w:hint="eastAsia"/>
          <w:szCs w:val="21"/>
        </w:rPr>
        <w:t>ash</w:t>
      </w:r>
      <w:r>
        <w:rPr>
          <w:szCs w:val="21"/>
        </w:rPr>
        <w:t xml:space="preserve"> </w:t>
      </w:r>
      <w:r>
        <w:rPr>
          <w:rFonts w:hint="eastAsia"/>
          <w:szCs w:val="21"/>
        </w:rPr>
        <w:t>配置管理工具（已配置）</w:t>
      </w:r>
    </w:p>
    <w:p w14:paraId="6B09CAC5"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71B4CB98"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FF372F1" w14:textId="77777777" w:rsidR="008E7C49" w:rsidRDefault="00E53FE3">
      <w:pPr>
        <w:spacing w:line="360" w:lineRule="auto"/>
        <w:ind w:firstLineChars="180" w:firstLine="378"/>
        <w:rPr>
          <w:szCs w:val="21"/>
        </w:rPr>
      </w:pPr>
      <w:r>
        <w:rPr>
          <w:szCs w:val="21"/>
        </w:rPr>
        <w:t>StarUML</w:t>
      </w:r>
      <w:r>
        <w:rPr>
          <w:rFonts w:hint="eastAsia"/>
          <w:szCs w:val="21"/>
        </w:rPr>
        <w:t>分析与建模工具（已配置）</w:t>
      </w:r>
    </w:p>
    <w:p w14:paraId="798D509A" w14:textId="77777777"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3D5A27F8" w14:textId="77777777" w:rsidR="008E7C49" w:rsidRDefault="008E7C49">
      <w:pPr>
        <w:spacing w:line="360" w:lineRule="auto"/>
      </w:pPr>
    </w:p>
    <w:p w14:paraId="46BC3108" w14:textId="77777777" w:rsidR="008E7C49" w:rsidRDefault="00E53FE3">
      <w:pPr>
        <w:pStyle w:val="2"/>
        <w:spacing w:line="360" w:lineRule="auto"/>
      </w:pPr>
      <w:bookmarkStart w:id="751" w:name="_Toc529483115"/>
      <w:r>
        <w:rPr>
          <w:rFonts w:hint="eastAsia"/>
        </w:rPr>
        <w:t>4.2</w:t>
      </w:r>
      <w:r>
        <w:t xml:space="preserve"> </w:t>
      </w:r>
      <w:r>
        <w:rPr>
          <w:rFonts w:hint="eastAsia"/>
        </w:rPr>
        <w:t>需由</w:t>
      </w:r>
      <w:r>
        <w:t>用户承担的工作</w:t>
      </w:r>
      <w:bookmarkEnd w:id="751"/>
    </w:p>
    <w:p w14:paraId="3CB1D4E0" w14:textId="77777777" w:rsidR="008E7C49" w:rsidRDefault="00E53FE3">
      <w:pPr>
        <w:spacing w:line="360" w:lineRule="auto"/>
        <w:ind w:firstLineChars="180" w:firstLine="378"/>
        <w:rPr>
          <w:szCs w:val="21"/>
        </w:rPr>
      </w:pPr>
      <w:r>
        <w:rPr>
          <w:rFonts w:hint="eastAsia"/>
          <w:szCs w:val="21"/>
        </w:rPr>
        <w:t>用户需要与开发人员进行多次的需求访谈（进行中）</w:t>
      </w:r>
    </w:p>
    <w:p w14:paraId="0D406E78" w14:textId="77777777" w:rsidR="008E7C49" w:rsidRDefault="00E53FE3">
      <w:pPr>
        <w:spacing w:line="360" w:lineRule="auto"/>
        <w:ind w:firstLineChars="180" w:firstLine="378"/>
        <w:rPr>
          <w:szCs w:val="21"/>
        </w:rPr>
      </w:pPr>
      <w:r>
        <w:rPr>
          <w:rFonts w:hint="eastAsia"/>
          <w:szCs w:val="21"/>
        </w:rPr>
        <w:t>用户需要提供软件开发所需要经费（暂由小组内部承担）</w:t>
      </w:r>
    </w:p>
    <w:p w14:paraId="7BDAA3F1" w14:textId="77777777" w:rsidR="008E7C49" w:rsidRDefault="00E53FE3">
      <w:pPr>
        <w:spacing w:line="360" w:lineRule="auto"/>
        <w:ind w:firstLineChars="180" w:firstLine="378"/>
        <w:rPr>
          <w:szCs w:val="21"/>
        </w:rPr>
      </w:pPr>
      <w:r>
        <w:rPr>
          <w:rFonts w:hint="eastAsia"/>
          <w:szCs w:val="21"/>
        </w:rPr>
        <w:t>用户需积极配合开发人员的工作，保持联系</w:t>
      </w:r>
    </w:p>
    <w:p w14:paraId="0DD05727" w14:textId="77777777" w:rsidR="008E7C49" w:rsidRDefault="00E53FE3">
      <w:pPr>
        <w:spacing w:line="360" w:lineRule="auto"/>
        <w:ind w:firstLineChars="180" w:firstLine="378"/>
        <w:rPr>
          <w:szCs w:val="21"/>
        </w:rPr>
      </w:pPr>
      <w:r>
        <w:rPr>
          <w:rFonts w:hint="eastAsia"/>
          <w:szCs w:val="21"/>
        </w:rPr>
        <w:t>当用户需求发生变更应及时通知开发人员</w:t>
      </w:r>
    </w:p>
    <w:p w14:paraId="0CAC3DBA" w14:textId="77777777" w:rsidR="008E7C49" w:rsidRDefault="00E53FE3">
      <w:pPr>
        <w:pStyle w:val="2"/>
        <w:spacing w:line="360" w:lineRule="auto"/>
      </w:pPr>
      <w:bookmarkStart w:id="752" w:name="_Toc529483116"/>
      <w:r>
        <w:rPr>
          <w:rFonts w:hint="eastAsia"/>
        </w:rPr>
        <w:lastRenderedPageBreak/>
        <w:t>4.3</w:t>
      </w:r>
      <w:r>
        <w:t xml:space="preserve"> </w:t>
      </w:r>
      <w:r>
        <w:rPr>
          <w:rFonts w:hint="eastAsia"/>
        </w:rPr>
        <w:t>外界提供条件</w:t>
      </w:r>
      <w:bookmarkStart w:id="753" w:name="_Toc525938485"/>
      <w:bookmarkEnd w:id="752"/>
    </w:p>
    <w:p w14:paraId="46C8B1C8" w14:textId="77777777" w:rsidR="008E7C49" w:rsidRDefault="00E53FE3">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1C591BC0" w14:textId="77777777" w:rsidR="008E7C49" w:rsidRDefault="00E53FE3">
      <w:pPr>
        <w:pStyle w:val="1"/>
        <w:spacing w:line="360" w:lineRule="auto"/>
        <w:rPr>
          <w:rFonts w:asciiTheme="majorEastAsia" w:hAnsiTheme="majorEastAsia"/>
        </w:rPr>
      </w:pPr>
      <w:bookmarkStart w:id="754" w:name="_Toc529483117"/>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754"/>
    </w:p>
    <w:p w14:paraId="218A6347" w14:textId="77777777" w:rsidR="008E7C49" w:rsidRDefault="00E53FE3">
      <w:pPr>
        <w:pStyle w:val="2"/>
        <w:spacing w:line="360" w:lineRule="auto"/>
      </w:pPr>
      <w:bookmarkStart w:id="755" w:name="_Toc529483118"/>
      <w:r>
        <w:t xml:space="preserve">5.1 </w:t>
      </w:r>
      <w:r>
        <w:rPr>
          <w:rFonts w:hint="eastAsia"/>
        </w:rPr>
        <w:t>角色</w:t>
      </w:r>
      <w:r>
        <w:t>和职责</w:t>
      </w:r>
      <w:bookmarkEnd w:id="755"/>
    </w:p>
    <w:p w14:paraId="550F5C0E" w14:textId="77777777" w:rsidR="008E7C49" w:rsidRDefault="00E53FE3">
      <w:pPr>
        <w:pStyle w:val="3"/>
        <w:spacing w:line="360" w:lineRule="auto"/>
      </w:pPr>
      <w:bookmarkStart w:id="756" w:name="_Toc529483119"/>
      <w:r>
        <w:rPr>
          <w:rFonts w:hint="eastAsia"/>
        </w:rPr>
        <w:t>5.1.1</w:t>
      </w:r>
      <w:r>
        <w:t xml:space="preserve"> </w:t>
      </w:r>
      <w:r>
        <w:rPr>
          <w:rFonts w:hint="eastAsia"/>
        </w:rPr>
        <w:t>项目经理</w:t>
      </w:r>
      <w:bookmarkEnd w:id="756"/>
    </w:p>
    <w:p w14:paraId="494B66F1" w14:textId="77777777" w:rsidR="008E7C49" w:rsidRDefault="00E53FE3">
      <w:pPr>
        <w:spacing w:line="360" w:lineRule="auto"/>
        <w:ind w:firstLineChars="180" w:firstLine="378"/>
        <w:rPr>
          <w:szCs w:val="21"/>
        </w:rPr>
      </w:pPr>
      <w:r>
        <w:rPr>
          <w:rFonts w:hint="eastAsia"/>
          <w:szCs w:val="21"/>
        </w:rPr>
        <w:t>职位描述</w:t>
      </w:r>
      <w:r>
        <w:rPr>
          <w:szCs w:val="21"/>
        </w:rPr>
        <w:t>：</w:t>
      </w:r>
    </w:p>
    <w:p w14:paraId="6CB90DEE" w14:textId="77777777"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015DD45" w14:textId="77777777">
        <w:tc>
          <w:tcPr>
            <w:tcW w:w="616" w:type="dxa"/>
          </w:tcPr>
          <w:p w14:paraId="1258504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610BC3EC"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1B682DAC"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06ACD96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301D2DE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A77609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00C27BD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13973D6" w14:textId="77777777">
        <w:tc>
          <w:tcPr>
            <w:tcW w:w="616" w:type="dxa"/>
          </w:tcPr>
          <w:p w14:paraId="21D664B4" w14:textId="77777777" w:rsidR="008E7C49" w:rsidRDefault="00E53FE3">
            <w:pPr>
              <w:spacing w:line="360" w:lineRule="auto"/>
              <w:rPr>
                <w:szCs w:val="21"/>
              </w:rPr>
            </w:pPr>
            <w:r>
              <w:rPr>
                <w:rFonts w:hint="eastAsia"/>
                <w:szCs w:val="21"/>
              </w:rPr>
              <w:t>项目经理</w:t>
            </w:r>
          </w:p>
        </w:tc>
        <w:tc>
          <w:tcPr>
            <w:tcW w:w="616" w:type="dxa"/>
          </w:tcPr>
          <w:p w14:paraId="38E21B04" w14:textId="77777777" w:rsidR="008E7C49" w:rsidRDefault="00E53FE3">
            <w:pPr>
              <w:spacing w:line="360" w:lineRule="auto"/>
              <w:rPr>
                <w:szCs w:val="21"/>
              </w:rPr>
            </w:pPr>
            <w:r>
              <w:rPr>
                <w:rFonts w:hint="eastAsia"/>
                <w:szCs w:val="21"/>
              </w:rPr>
              <w:t>沈启航</w:t>
            </w:r>
          </w:p>
        </w:tc>
        <w:tc>
          <w:tcPr>
            <w:tcW w:w="799" w:type="dxa"/>
          </w:tcPr>
          <w:p w14:paraId="5533492F"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B8B7D06" w14:textId="77777777" w:rsidR="008E7C49" w:rsidRDefault="00E53FE3">
            <w:pPr>
              <w:spacing w:line="360" w:lineRule="auto"/>
              <w:rPr>
                <w:szCs w:val="21"/>
              </w:rPr>
            </w:pPr>
            <w:r>
              <w:rPr>
                <w:rFonts w:hint="eastAsia"/>
                <w:szCs w:val="21"/>
              </w:rPr>
              <w:t>31601404</w:t>
            </w:r>
          </w:p>
        </w:tc>
        <w:tc>
          <w:tcPr>
            <w:tcW w:w="1429" w:type="dxa"/>
          </w:tcPr>
          <w:p w14:paraId="214806B4" w14:textId="77777777" w:rsidR="008E7C49" w:rsidRDefault="00E53FE3">
            <w:pPr>
              <w:spacing w:line="360" w:lineRule="auto"/>
              <w:rPr>
                <w:szCs w:val="21"/>
              </w:rPr>
            </w:pPr>
            <w:r>
              <w:rPr>
                <w:rFonts w:hint="eastAsia"/>
                <w:szCs w:val="21"/>
              </w:rPr>
              <w:t>15988122404</w:t>
            </w:r>
          </w:p>
        </w:tc>
        <w:tc>
          <w:tcPr>
            <w:tcW w:w="2570" w:type="dxa"/>
          </w:tcPr>
          <w:p w14:paraId="6335F1B8" w14:textId="77777777" w:rsidR="008E7C49" w:rsidRDefault="00E53FE3">
            <w:pPr>
              <w:spacing w:line="360" w:lineRule="auto"/>
              <w:rPr>
                <w:szCs w:val="21"/>
              </w:rPr>
            </w:pPr>
            <w:r>
              <w:rPr>
                <w:rFonts w:hint="eastAsia"/>
                <w:szCs w:val="21"/>
              </w:rPr>
              <w:t>31601404</w:t>
            </w:r>
            <w:r>
              <w:rPr>
                <w:szCs w:val="21"/>
              </w:rPr>
              <w:t>@stu.zucc.edu.cn</w:t>
            </w:r>
          </w:p>
        </w:tc>
        <w:tc>
          <w:tcPr>
            <w:tcW w:w="1107" w:type="dxa"/>
          </w:tcPr>
          <w:p w14:paraId="278700E1" w14:textId="77777777" w:rsidR="008E7C49" w:rsidRDefault="00E53FE3">
            <w:pPr>
              <w:spacing w:line="360" w:lineRule="auto"/>
              <w:rPr>
                <w:szCs w:val="21"/>
              </w:rPr>
            </w:pPr>
            <w:r>
              <w:rPr>
                <w:rFonts w:hint="eastAsia"/>
                <w:szCs w:val="21"/>
              </w:rPr>
              <w:t>弘毅</w:t>
            </w:r>
            <w:r>
              <w:rPr>
                <w:szCs w:val="21"/>
              </w:rPr>
              <w:t>B1-614</w:t>
            </w:r>
          </w:p>
        </w:tc>
      </w:tr>
    </w:tbl>
    <w:p w14:paraId="141D7FC8" w14:textId="77777777" w:rsidR="008E7C49" w:rsidRDefault="00E53FE3">
      <w:pPr>
        <w:pStyle w:val="3"/>
        <w:spacing w:line="360" w:lineRule="auto"/>
      </w:pPr>
      <w:bookmarkStart w:id="757" w:name="_Toc529483120"/>
      <w:r>
        <w:rPr>
          <w:rFonts w:hint="eastAsia"/>
        </w:rPr>
        <w:t>5.1.2</w:t>
      </w:r>
      <w:r>
        <w:t xml:space="preserve"> </w:t>
      </w:r>
      <w:r>
        <w:rPr>
          <w:rFonts w:hint="eastAsia"/>
        </w:rPr>
        <w:t>任务审核员</w:t>
      </w:r>
      <w:bookmarkEnd w:id="757"/>
    </w:p>
    <w:p w14:paraId="4ABBE77C" w14:textId="77777777" w:rsidR="008E7C49" w:rsidRDefault="00E53FE3">
      <w:pPr>
        <w:pStyle w:val="afe"/>
        <w:spacing w:line="360" w:lineRule="auto"/>
      </w:pPr>
      <w:r>
        <w:rPr>
          <w:rFonts w:hint="eastAsia"/>
        </w:rPr>
        <w:t>职位描述</w:t>
      </w:r>
      <w:r>
        <w:t>：</w:t>
      </w:r>
    </w:p>
    <w:p w14:paraId="25AC5E7F" w14:textId="77777777" w:rsidR="008E7C49" w:rsidRDefault="00E53FE3">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E7C49" w14:paraId="080DBF17" w14:textId="77777777">
        <w:tc>
          <w:tcPr>
            <w:tcW w:w="595" w:type="dxa"/>
          </w:tcPr>
          <w:p w14:paraId="60B1F338"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594" w:type="dxa"/>
          </w:tcPr>
          <w:p w14:paraId="25CC9751"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14:paraId="34D5CE73"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14:paraId="095DEB5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14:paraId="73195E96"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14:paraId="2F4E8A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14:paraId="731F04F2"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10381A3C" w14:textId="77777777">
        <w:tc>
          <w:tcPr>
            <w:tcW w:w="595" w:type="dxa"/>
          </w:tcPr>
          <w:p w14:paraId="12687C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D7EBA4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11BC670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03C9EE83" w14:textId="77777777"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74CFBF13"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0E2318A" w14:textId="77777777"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0935BD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bl>
    <w:p w14:paraId="53532751" w14:textId="77777777" w:rsidR="008E7C49" w:rsidRDefault="008E7C49">
      <w:pPr>
        <w:spacing w:line="360" w:lineRule="auto"/>
      </w:pPr>
    </w:p>
    <w:p w14:paraId="38183F1E" w14:textId="77777777" w:rsidR="008E7C49" w:rsidRDefault="00E53FE3">
      <w:pPr>
        <w:pStyle w:val="3"/>
        <w:spacing w:line="360" w:lineRule="auto"/>
      </w:pPr>
      <w:bookmarkStart w:id="758" w:name="_Toc529483121"/>
      <w:r>
        <w:rPr>
          <w:rFonts w:hint="eastAsia"/>
        </w:rPr>
        <w:t>5.1.3</w:t>
      </w:r>
      <w:r>
        <w:t xml:space="preserve"> </w:t>
      </w:r>
      <w:r>
        <w:rPr>
          <w:rFonts w:hint="eastAsia"/>
        </w:rPr>
        <w:t>文档编写员</w:t>
      </w:r>
      <w:bookmarkEnd w:id="758"/>
    </w:p>
    <w:p w14:paraId="153A42EF" w14:textId="77777777" w:rsidR="008E7C49" w:rsidRDefault="00E53FE3">
      <w:pPr>
        <w:pStyle w:val="afe"/>
        <w:spacing w:line="360" w:lineRule="auto"/>
      </w:pPr>
      <w:r>
        <w:rPr>
          <w:rFonts w:hint="eastAsia"/>
        </w:rPr>
        <w:t>职位描述</w:t>
      </w:r>
      <w:r>
        <w:t>：</w:t>
      </w:r>
    </w:p>
    <w:p w14:paraId="772686EA" w14:textId="77777777" w:rsidR="008E7C49" w:rsidRDefault="00E53FE3">
      <w:pPr>
        <w:pStyle w:val="afe"/>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1F8DFD8" w14:textId="77777777">
        <w:tc>
          <w:tcPr>
            <w:tcW w:w="616" w:type="dxa"/>
          </w:tcPr>
          <w:p w14:paraId="1C12B2C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146121D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6D5BC24A"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4398FE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F51CCCE"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02AF6D7"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4C878B"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9CDF794" w14:textId="77777777">
        <w:tc>
          <w:tcPr>
            <w:tcW w:w="616" w:type="dxa"/>
          </w:tcPr>
          <w:p w14:paraId="73B06783" w14:textId="77777777" w:rsidR="008E7C49" w:rsidRDefault="00E53FE3">
            <w:pPr>
              <w:spacing w:line="360" w:lineRule="auto"/>
              <w:rPr>
                <w:szCs w:val="21"/>
              </w:rPr>
            </w:pPr>
            <w:r>
              <w:rPr>
                <w:rFonts w:hint="eastAsia"/>
                <w:szCs w:val="21"/>
              </w:rPr>
              <w:t>文档编写员</w:t>
            </w:r>
          </w:p>
        </w:tc>
        <w:tc>
          <w:tcPr>
            <w:tcW w:w="616" w:type="dxa"/>
          </w:tcPr>
          <w:p w14:paraId="51800B25" w14:textId="77777777" w:rsidR="008E7C49" w:rsidRDefault="00E53FE3">
            <w:pPr>
              <w:spacing w:line="360" w:lineRule="auto"/>
              <w:rPr>
                <w:szCs w:val="21"/>
              </w:rPr>
            </w:pPr>
            <w:r>
              <w:rPr>
                <w:rFonts w:hint="eastAsia"/>
                <w:szCs w:val="21"/>
              </w:rPr>
              <w:t>沈启航</w:t>
            </w:r>
          </w:p>
        </w:tc>
        <w:tc>
          <w:tcPr>
            <w:tcW w:w="799" w:type="dxa"/>
          </w:tcPr>
          <w:p w14:paraId="38385C57"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653B3D89" w14:textId="77777777" w:rsidR="008E7C49" w:rsidRDefault="00E53FE3">
            <w:pPr>
              <w:spacing w:line="360" w:lineRule="auto"/>
              <w:rPr>
                <w:szCs w:val="21"/>
              </w:rPr>
            </w:pPr>
            <w:r>
              <w:rPr>
                <w:rFonts w:hint="eastAsia"/>
                <w:szCs w:val="21"/>
              </w:rPr>
              <w:t>31601404</w:t>
            </w:r>
          </w:p>
        </w:tc>
        <w:tc>
          <w:tcPr>
            <w:tcW w:w="1429" w:type="dxa"/>
          </w:tcPr>
          <w:p w14:paraId="2CB498FF" w14:textId="77777777" w:rsidR="008E7C49" w:rsidRDefault="00E53FE3">
            <w:pPr>
              <w:spacing w:line="360" w:lineRule="auto"/>
              <w:rPr>
                <w:szCs w:val="21"/>
              </w:rPr>
            </w:pPr>
            <w:r>
              <w:rPr>
                <w:rFonts w:hint="eastAsia"/>
                <w:szCs w:val="21"/>
              </w:rPr>
              <w:t>15988122404</w:t>
            </w:r>
          </w:p>
        </w:tc>
        <w:tc>
          <w:tcPr>
            <w:tcW w:w="2570" w:type="dxa"/>
          </w:tcPr>
          <w:p w14:paraId="275E3B84"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651DF85D" w14:textId="77777777" w:rsidR="008E7C49" w:rsidRDefault="00E53FE3">
            <w:pPr>
              <w:spacing w:line="360" w:lineRule="auto"/>
              <w:rPr>
                <w:szCs w:val="21"/>
              </w:rPr>
            </w:pPr>
            <w:r>
              <w:rPr>
                <w:rFonts w:hint="eastAsia"/>
                <w:szCs w:val="21"/>
              </w:rPr>
              <w:t>弘毅</w:t>
            </w:r>
            <w:r>
              <w:rPr>
                <w:szCs w:val="21"/>
              </w:rPr>
              <w:t>B1-614</w:t>
            </w:r>
          </w:p>
        </w:tc>
      </w:tr>
      <w:tr w:rsidR="008E7C49" w14:paraId="594509FE" w14:textId="77777777">
        <w:tc>
          <w:tcPr>
            <w:tcW w:w="616" w:type="dxa"/>
          </w:tcPr>
          <w:p w14:paraId="7D9FC2E7" w14:textId="77777777" w:rsidR="008E7C49" w:rsidRDefault="00E53FE3">
            <w:pPr>
              <w:spacing w:line="360" w:lineRule="auto"/>
              <w:rPr>
                <w:szCs w:val="21"/>
              </w:rPr>
            </w:pPr>
            <w:r>
              <w:rPr>
                <w:rFonts w:hint="eastAsia"/>
                <w:szCs w:val="21"/>
              </w:rPr>
              <w:t>文档编写员</w:t>
            </w:r>
          </w:p>
        </w:tc>
        <w:tc>
          <w:tcPr>
            <w:tcW w:w="616" w:type="dxa"/>
          </w:tcPr>
          <w:p w14:paraId="75050576" w14:textId="77777777" w:rsidR="008E7C49" w:rsidRDefault="00E53FE3">
            <w:pPr>
              <w:spacing w:line="360" w:lineRule="auto"/>
              <w:rPr>
                <w:szCs w:val="21"/>
              </w:rPr>
            </w:pPr>
            <w:r>
              <w:rPr>
                <w:rFonts w:hint="eastAsia"/>
                <w:szCs w:val="21"/>
              </w:rPr>
              <w:t>叶柏成</w:t>
            </w:r>
          </w:p>
        </w:tc>
        <w:tc>
          <w:tcPr>
            <w:tcW w:w="799" w:type="dxa"/>
          </w:tcPr>
          <w:p w14:paraId="5CAF6F49"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14D2141" w14:textId="77777777" w:rsidR="008E7C49" w:rsidRDefault="00E53FE3">
            <w:pPr>
              <w:spacing w:line="360" w:lineRule="auto"/>
              <w:rPr>
                <w:szCs w:val="21"/>
              </w:rPr>
            </w:pPr>
            <w:r>
              <w:rPr>
                <w:szCs w:val="21"/>
              </w:rPr>
              <w:t>31601411</w:t>
            </w:r>
          </w:p>
        </w:tc>
        <w:tc>
          <w:tcPr>
            <w:tcW w:w="1429" w:type="dxa"/>
          </w:tcPr>
          <w:p w14:paraId="17019D5F" w14:textId="77777777" w:rsidR="008E7C49" w:rsidRDefault="00E53FE3">
            <w:pPr>
              <w:spacing w:line="360" w:lineRule="auto"/>
              <w:rPr>
                <w:szCs w:val="21"/>
              </w:rPr>
            </w:pPr>
            <w:r>
              <w:rPr>
                <w:szCs w:val="21"/>
              </w:rPr>
              <w:t>13588025779</w:t>
            </w:r>
          </w:p>
        </w:tc>
        <w:tc>
          <w:tcPr>
            <w:tcW w:w="2570" w:type="dxa"/>
          </w:tcPr>
          <w:p w14:paraId="33FF086C" w14:textId="77777777" w:rsidR="008E7C49" w:rsidRDefault="00E53FE3">
            <w:pPr>
              <w:spacing w:line="360" w:lineRule="auto"/>
              <w:rPr>
                <w:szCs w:val="21"/>
              </w:rPr>
            </w:pPr>
            <w:r>
              <w:rPr>
                <w:szCs w:val="21"/>
              </w:rPr>
              <w:t>31601411@stu.zucc.edu.cn</w:t>
            </w:r>
          </w:p>
        </w:tc>
        <w:tc>
          <w:tcPr>
            <w:tcW w:w="1107" w:type="dxa"/>
          </w:tcPr>
          <w:p w14:paraId="59F2F8F1"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4ABEAF6" w14:textId="77777777">
        <w:tc>
          <w:tcPr>
            <w:tcW w:w="616" w:type="dxa"/>
          </w:tcPr>
          <w:p w14:paraId="489D4A50" w14:textId="77777777" w:rsidR="008E7C49" w:rsidRDefault="00E53FE3">
            <w:pPr>
              <w:spacing w:line="360" w:lineRule="auto"/>
              <w:rPr>
                <w:szCs w:val="21"/>
              </w:rPr>
            </w:pPr>
            <w:r>
              <w:rPr>
                <w:rFonts w:hint="eastAsia"/>
                <w:szCs w:val="21"/>
              </w:rPr>
              <w:t>文档</w:t>
            </w:r>
            <w:r>
              <w:rPr>
                <w:rFonts w:hint="eastAsia"/>
                <w:szCs w:val="21"/>
              </w:rPr>
              <w:lastRenderedPageBreak/>
              <w:t>编写员</w:t>
            </w:r>
          </w:p>
        </w:tc>
        <w:tc>
          <w:tcPr>
            <w:tcW w:w="616" w:type="dxa"/>
          </w:tcPr>
          <w:p w14:paraId="5538AE43" w14:textId="77777777" w:rsidR="008E7C49" w:rsidRDefault="00E53FE3">
            <w:pPr>
              <w:spacing w:line="360" w:lineRule="auto"/>
              <w:rPr>
                <w:szCs w:val="21"/>
              </w:rPr>
            </w:pPr>
            <w:r>
              <w:rPr>
                <w:rFonts w:hint="eastAsia"/>
                <w:szCs w:val="21"/>
              </w:rPr>
              <w:lastRenderedPageBreak/>
              <w:t>杨以</w:t>
            </w:r>
            <w:r>
              <w:rPr>
                <w:rFonts w:hint="eastAsia"/>
                <w:szCs w:val="21"/>
              </w:rPr>
              <w:lastRenderedPageBreak/>
              <w:t>恒</w:t>
            </w:r>
          </w:p>
        </w:tc>
        <w:tc>
          <w:tcPr>
            <w:tcW w:w="799" w:type="dxa"/>
          </w:tcPr>
          <w:p w14:paraId="7A8219F3" w14:textId="77777777"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6C2A88C5" w14:textId="77777777" w:rsidR="008E7C49" w:rsidRDefault="00E53FE3">
            <w:pPr>
              <w:spacing w:line="360" w:lineRule="auto"/>
              <w:rPr>
                <w:szCs w:val="21"/>
              </w:rPr>
            </w:pPr>
            <w:r>
              <w:rPr>
                <w:szCs w:val="21"/>
              </w:rPr>
              <w:lastRenderedPageBreak/>
              <w:t>31601410</w:t>
            </w:r>
          </w:p>
        </w:tc>
        <w:tc>
          <w:tcPr>
            <w:tcW w:w="1429" w:type="dxa"/>
          </w:tcPr>
          <w:p w14:paraId="36CDD365" w14:textId="77777777" w:rsidR="008E7C49" w:rsidRDefault="00E53FE3">
            <w:pPr>
              <w:spacing w:line="360" w:lineRule="auto"/>
              <w:rPr>
                <w:szCs w:val="21"/>
              </w:rPr>
            </w:pPr>
            <w:r>
              <w:rPr>
                <w:szCs w:val="21"/>
              </w:rPr>
              <w:t>18989678901</w:t>
            </w:r>
          </w:p>
        </w:tc>
        <w:tc>
          <w:tcPr>
            <w:tcW w:w="2570" w:type="dxa"/>
          </w:tcPr>
          <w:p w14:paraId="11339DD7" w14:textId="77777777" w:rsidR="008E7C49" w:rsidRDefault="00E53FE3">
            <w:pPr>
              <w:spacing w:line="360" w:lineRule="auto"/>
              <w:rPr>
                <w:szCs w:val="21"/>
              </w:rPr>
            </w:pPr>
            <w:r>
              <w:rPr>
                <w:szCs w:val="21"/>
              </w:rPr>
              <w:t>31601410@stu.zucc.edu.cn</w:t>
            </w:r>
          </w:p>
        </w:tc>
        <w:tc>
          <w:tcPr>
            <w:tcW w:w="1107" w:type="dxa"/>
          </w:tcPr>
          <w:p w14:paraId="043AF3E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9D197C3" w14:textId="77777777">
        <w:tc>
          <w:tcPr>
            <w:tcW w:w="616" w:type="dxa"/>
          </w:tcPr>
          <w:p w14:paraId="3261DDD9" w14:textId="77777777" w:rsidR="008E7C49" w:rsidRDefault="00E53FE3">
            <w:pPr>
              <w:spacing w:line="360" w:lineRule="auto"/>
              <w:rPr>
                <w:szCs w:val="21"/>
              </w:rPr>
            </w:pPr>
            <w:r>
              <w:rPr>
                <w:rFonts w:hint="eastAsia"/>
                <w:szCs w:val="21"/>
              </w:rPr>
              <w:t>文档编写员</w:t>
            </w:r>
          </w:p>
        </w:tc>
        <w:tc>
          <w:tcPr>
            <w:tcW w:w="616" w:type="dxa"/>
          </w:tcPr>
          <w:p w14:paraId="6F8898AF" w14:textId="77777777" w:rsidR="008E7C49" w:rsidRDefault="00E53FE3">
            <w:pPr>
              <w:spacing w:line="360" w:lineRule="auto"/>
              <w:rPr>
                <w:szCs w:val="21"/>
              </w:rPr>
            </w:pPr>
            <w:r>
              <w:rPr>
                <w:rFonts w:hint="eastAsia"/>
                <w:szCs w:val="21"/>
              </w:rPr>
              <w:t>徐哲远</w:t>
            </w:r>
          </w:p>
        </w:tc>
        <w:tc>
          <w:tcPr>
            <w:tcW w:w="799" w:type="dxa"/>
          </w:tcPr>
          <w:p w14:paraId="66565D05"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1A3B74F1" w14:textId="77777777" w:rsidR="008E7C49" w:rsidRDefault="00E53FE3">
            <w:pPr>
              <w:spacing w:line="360" w:lineRule="auto"/>
              <w:rPr>
                <w:szCs w:val="21"/>
              </w:rPr>
            </w:pPr>
            <w:r>
              <w:rPr>
                <w:szCs w:val="21"/>
              </w:rPr>
              <w:t>31601409</w:t>
            </w:r>
          </w:p>
        </w:tc>
        <w:tc>
          <w:tcPr>
            <w:tcW w:w="1429" w:type="dxa"/>
          </w:tcPr>
          <w:p w14:paraId="7601F925" w14:textId="77777777" w:rsidR="008E7C49" w:rsidRDefault="00E53FE3">
            <w:pPr>
              <w:spacing w:line="360" w:lineRule="auto"/>
              <w:rPr>
                <w:szCs w:val="21"/>
              </w:rPr>
            </w:pPr>
            <w:r>
              <w:rPr>
                <w:szCs w:val="21"/>
              </w:rPr>
              <w:t>15968805302</w:t>
            </w:r>
          </w:p>
        </w:tc>
        <w:tc>
          <w:tcPr>
            <w:tcW w:w="2570" w:type="dxa"/>
          </w:tcPr>
          <w:p w14:paraId="44BFF81A" w14:textId="77777777" w:rsidR="008E7C49" w:rsidRDefault="00E53FE3">
            <w:pPr>
              <w:spacing w:line="360" w:lineRule="auto"/>
              <w:rPr>
                <w:szCs w:val="21"/>
              </w:rPr>
            </w:pPr>
            <w:r>
              <w:rPr>
                <w:szCs w:val="21"/>
              </w:rPr>
              <w:t>31601409@stu.zucc.edu.cn</w:t>
            </w:r>
          </w:p>
        </w:tc>
        <w:tc>
          <w:tcPr>
            <w:tcW w:w="1107" w:type="dxa"/>
          </w:tcPr>
          <w:p w14:paraId="139DDA6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A972EA8" w14:textId="77777777">
        <w:tc>
          <w:tcPr>
            <w:tcW w:w="616" w:type="dxa"/>
          </w:tcPr>
          <w:p w14:paraId="68B7D999" w14:textId="77777777" w:rsidR="008E7C49" w:rsidRDefault="00E53FE3">
            <w:pPr>
              <w:spacing w:line="360" w:lineRule="auto"/>
              <w:rPr>
                <w:szCs w:val="21"/>
              </w:rPr>
            </w:pPr>
            <w:r>
              <w:rPr>
                <w:rFonts w:hint="eastAsia"/>
                <w:szCs w:val="21"/>
              </w:rPr>
              <w:t>文档编写</w:t>
            </w:r>
            <w:r>
              <w:rPr>
                <w:szCs w:val="21"/>
              </w:rPr>
              <w:t>员</w:t>
            </w:r>
          </w:p>
        </w:tc>
        <w:tc>
          <w:tcPr>
            <w:tcW w:w="616" w:type="dxa"/>
          </w:tcPr>
          <w:p w14:paraId="7023A08A" w14:textId="77777777" w:rsidR="008E7C49" w:rsidRDefault="00E53FE3">
            <w:pPr>
              <w:spacing w:line="360" w:lineRule="auto"/>
              <w:rPr>
                <w:szCs w:val="21"/>
              </w:rPr>
            </w:pPr>
            <w:r>
              <w:rPr>
                <w:rFonts w:hint="eastAsia"/>
                <w:szCs w:val="21"/>
              </w:rPr>
              <w:t>骆佳俊</w:t>
            </w:r>
          </w:p>
        </w:tc>
        <w:tc>
          <w:tcPr>
            <w:tcW w:w="799" w:type="dxa"/>
          </w:tcPr>
          <w:p w14:paraId="21D2C5CC"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FAD9BC" w14:textId="77777777" w:rsidR="008E7C49" w:rsidRDefault="00E53FE3">
            <w:pPr>
              <w:spacing w:line="360" w:lineRule="auto"/>
              <w:rPr>
                <w:szCs w:val="21"/>
              </w:rPr>
            </w:pPr>
            <w:r>
              <w:rPr>
                <w:szCs w:val="21"/>
              </w:rPr>
              <w:t>31601215</w:t>
            </w:r>
          </w:p>
        </w:tc>
        <w:tc>
          <w:tcPr>
            <w:tcW w:w="1429" w:type="dxa"/>
          </w:tcPr>
          <w:p w14:paraId="0B7FC4BC" w14:textId="77777777" w:rsidR="008E7C49" w:rsidRDefault="00E53FE3">
            <w:pPr>
              <w:spacing w:line="360" w:lineRule="auto"/>
              <w:rPr>
                <w:szCs w:val="21"/>
              </w:rPr>
            </w:pPr>
            <w:r>
              <w:rPr>
                <w:szCs w:val="21"/>
              </w:rPr>
              <w:t>18058735546</w:t>
            </w:r>
          </w:p>
        </w:tc>
        <w:tc>
          <w:tcPr>
            <w:tcW w:w="2570" w:type="dxa"/>
          </w:tcPr>
          <w:p w14:paraId="3FAB260E" w14:textId="77777777" w:rsidR="008E7C49" w:rsidRDefault="00E53FE3">
            <w:pPr>
              <w:spacing w:line="360" w:lineRule="auto"/>
              <w:rPr>
                <w:szCs w:val="21"/>
              </w:rPr>
            </w:pPr>
            <w:r>
              <w:rPr>
                <w:szCs w:val="21"/>
              </w:rPr>
              <w:t>31601215@stu.zucc.edu.cn</w:t>
            </w:r>
          </w:p>
        </w:tc>
        <w:tc>
          <w:tcPr>
            <w:tcW w:w="1107" w:type="dxa"/>
          </w:tcPr>
          <w:p w14:paraId="23DFC50C" w14:textId="77777777" w:rsidR="008E7C49" w:rsidRDefault="00E53FE3">
            <w:pPr>
              <w:spacing w:line="360" w:lineRule="auto"/>
              <w:rPr>
                <w:szCs w:val="21"/>
              </w:rPr>
            </w:pPr>
            <w:r>
              <w:rPr>
                <w:rFonts w:hint="eastAsia"/>
                <w:szCs w:val="21"/>
              </w:rPr>
              <w:t>弘毅</w:t>
            </w:r>
            <w:r>
              <w:rPr>
                <w:rFonts w:hint="eastAsia"/>
                <w:szCs w:val="21"/>
              </w:rPr>
              <w:t>B2-206</w:t>
            </w:r>
          </w:p>
        </w:tc>
      </w:tr>
    </w:tbl>
    <w:p w14:paraId="74E5BFF0" w14:textId="77777777" w:rsidR="008E7C49" w:rsidRDefault="008E7C49">
      <w:pPr>
        <w:spacing w:line="360" w:lineRule="auto"/>
        <w:rPr>
          <w:szCs w:val="21"/>
        </w:rPr>
      </w:pPr>
    </w:p>
    <w:p w14:paraId="2D016362" w14:textId="77777777" w:rsidR="008E7C49" w:rsidRDefault="008E7C49">
      <w:pPr>
        <w:spacing w:line="360" w:lineRule="auto"/>
      </w:pPr>
    </w:p>
    <w:p w14:paraId="294E708F" w14:textId="77777777" w:rsidR="008E7C49" w:rsidRDefault="00E53FE3">
      <w:pPr>
        <w:pStyle w:val="3"/>
        <w:spacing w:line="360" w:lineRule="auto"/>
      </w:pPr>
      <w:bookmarkStart w:id="759" w:name="_Toc529483122"/>
      <w:r>
        <w:rPr>
          <w:rFonts w:hint="eastAsia"/>
        </w:rPr>
        <w:t>5.1.4</w:t>
      </w:r>
      <w:r>
        <w:t xml:space="preserve"> </w:t>
      </w:r>
      <w:r>
        <w:rPr>
          <w:rFonts w:hint="eastAsia"/>
        </w:rPr>
        <w:t>文档整合员</w:t>
      </w:r>
      <w:bookmarkEnd w:id="759"/>
    </w:p>
    <w:p w14:paraId="4140DC24" w14:textId="77777777" w:rsidR="008E7C49" w:rsidRDefault="00E53FE3">
      <w:pPr>
        <w:pStyle w:val="afe"/>
        <w:spacing w:line="360" w:lineRule="auto"/>
      </w:pPr>
      <w:r>
        <w:rPr>
          <w:rFonts w:hint="eastAsia"/>
        </w:rPr>
        <w:t>职位描述</w:t>
      </w:r>
      <w:r>
        <w:t>：</w:t>
      </w:r>
    </w:p>
    <w:p w14:paraId="704A21C6" w14:textId="77777777" w:rsidR="008E7C49" w:rsidRDefault="00E53FE3">
      <w:pPr>
        <w:pStyle w:val="afe"/>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55386E1" w14:textId="77777777">
        <w:tc>
          <w:tcPr>
            <w:tcW w:w="616" w:type="dxa"/>
          </w:tcPr>
          <w:p w14:paraId="66FE9A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508647B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A7A7174"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565F4289"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1F8861F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E23965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64BCF11"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574C24DD" w14:textId="77777777">
        <w:tc>
          <w:tcPr>
            <w:tcW w:w="616" w:type="dxa"/>
          </w:tcPr>
          <w:p w14:paraId="506A5F6C" w14:textId="77777777" w:rsidR="008E7C49" w:rsidRDefault="00E53FE3">
            <w:pPr>
              <w:spacing w:line="360" w:lineRule="auto"/>
              <w:rPr>
                <w:szCs w:val="21"/>
              </w:rPr>
            </w:pPr>
            <w:r>
              <w:rPr>
                <w:rFonts w:hint="eastAsia"/>
                <w:szCs w:val="21"/>
              </w:rPr>
              <w:t>文档整合员</w:t>
            </w:r>
          </w:p>
        </w:tc>
        <w:tc>
          <w:tcPr>
            <w:tcW w:w="616" w:type="dxa"/>
          </w:tcPr>
          <w:p w14:paraId="1BDB8B7A" w14:textId="77777777" w:rsidR="008E7C49" w:rsidRDefault="00E53FE3">
            <w:pPr>
              <w:spacing w:line="360" w:lineRule="auto"/>
              <w:rPr>
                <w:szCs w:val="21"/>
              </w:rPr>
            </w:pPr>
            <w:r>
              <w:rPr>
                <w:rFonts w:hint="eastAsia"/>
                <w:szCs w:val="21"/>
              </w:rPr>
              <w:t>叶柏成</w:t>
            </w:r>
          </w:p>
        </w:tc>
        <w:tc>
          <w:tcPr>
            <w:tcW w:w="799" w:type="dxa"/>
          </w:tcPr>
          <w:p w14:paraId="5082879C"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A993FAB" w14:textId="77777777" w:rsidR="008E7C49" w:rsidRDefault="00E53FE3">
            <w:pPr>
              <w:spacing w:line="360" w:lineRule="auto"/>
              <w:rPr>
                <w:szCs w:val="21"/>
              </w:rPr>
            </w:pPr>
            <w:r>
              <w:rPr>
                <w:szCs w:val="21"/>
              </w:rPr>
              <w:t>31601411</w:t>
            </w:r>
          </w:p>
        </w:tc>
        <w:tc>
          <w:tcPr>
            <w:tcW w:w="1429" w:type="dxa"/>
          </w:tcPr>
          <w:p w14:paraId="242C4E5A" w14:textId="77777777" w:rsidR="008E7C49" w:rsidRDefault="00E53FE3">
            <w:pPr>
              <w:spacing w:line="360" w:lineRule="auto"/>
              <w:rPr>
                <w:szCs w:val="21"/>
              </w:rPr>
            </w:pPr>
            <w:r>
              <w:rPr>
                <w:szCs w:val="21"/>
              </w:rPr>
              <w:t>13588025779</w:t>
            </w:r>
          </w:p>
        </w:tc>
        <w:tc>
          <w:tcPr>
            <w:tcW w:w="2570" w:type="dxa"/>
          </w:tcPr>
          <w:p w14:paraId="52C69442" w14:textId="77777777" w:rsidR="008E7C49" w:rsidRDefault="00E53FE3">
            <w:pPr>
              <w:spacing w:line="360" w:lineRule="auto"/>
              <w:rPr>
                <w:szCs w:val="21"/>
              </w:rPr>
            </w:pPr>
            <w:r>
              <w:rPr>
                <w:szCs w:val="21"/>
              </w:rPr>
              <w:t>31601411@stu.zucc.edu.cn</w:t>
            </w:r>
          </w:p>
        </w:tc>
        <w:tc>
          <w:tcPr>
            <w:tcW w:w="1107" w:type="dxa"/>
          </w:tcPr>
          <w:p w14:paraId="27327F58"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368322C7" w14:textId="77777777">
        <w:tc>
          <w:tcPr>
            <w:tcW w:w="616" w:type="dxa"/>
          </w:tcPr>
          <w:p w14:paraId="1F2F2095" w14:textId="77777777" w:rsidR="008E7C49" w:rsidRDefault="00E53FE3">
            <w:pPr>
              <w:spacing w:line="360" w:lineRule="auto"/>
              <w:rPr>
                <w:szCs w:val="21"/>
              </w:rPr>
            </w:pPr>
            <w:r>
              <w:rPr>
                <w:rFonts w:hint="eastAsia"/>
                <w:szCs w:val="21"/>
              </w:rPr>
              <w:t>文</w:t>
            </w:r>
            <w:r>
              <w:rPr>
                <w:rFonts w:hint="eastAsia"/>
                <w:szCs w:val="21"/>
              </w:rPr>
              <w:lastRenderedPageBreak/>
              <w:t>档整合员</w:t>
            </w:r>
          </w:p>
        </w:tc>
        <w:tc>
          <w:tcPr>
            <w:tcW w:w="616" w:type="dxa"/>
          </w:tcPr>
          <w:p w14:paraId="6E01B5FD" w14:textId="77777777"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52AF9E26" w14:textId="77777777" w:rsidR="008E7C49" w:rsidRDefault="00E53FE3" w:rsidP="00211256">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w:t>
            </w:r>
            <w:r w:rsidR="00211256">
              <w:rPr>
                <w:szCs w:val="21"/>
              </w:rPr>
              <w:t>1</w:t>
            </w:r>
          </w:p>
        </w:tc>
        <w:tc>
          <w:tcPr>
            <w:tcW w:w="1159" w:type="dxa"/>
          </w:tcPr>
          <w:p w14:paraId="3652FFBB" w14:textId="77777777" w:rsidR="008E7C49" w:rsidRDefault="00E53FE3">
            <w:pPr>
              <w:spacing w:line="360" w:lineRule="auto"/>
              <w:rPr>
                <w:szCs w:val="21"/>
              </w:rPr>
            </w:pPr>
            <w:r>
              <w:rPr>
                <w:rFonts w:hint="eastAsia"/>
                <w:szCs w:val="21"/>
              </w:rPr>
              <w:lastRenderedPageBreak/>
              <w:t>31601404</w:t>
            </w:r>
          </w:p>
        </w:tc>
        <w:tc>
          <w:tcPr>
            <w:tcW w:w="1429" w:type="dxa"/>
          </w:tcPr>
          <w:p w14:paraId="2929804D" w14:textId="77777777" w:rsidR="008E7C49" w:rsidRDefault="00E53FE3">
            <w:pPr>
              <w:spacing w:line="360" w:lineRule="auto"/>
              <w:rPr>
                <w:szCs w:val="21"/>
              </w:rPr>
            </w:pPr>
            <w:r>
              <w:rPr>
                <w:rFonts w:hint="eastAsia"/>
                <w:szCs w:val="21"/>
              </w:rPr>
              <w:t>15988122404</w:t>
            </w:r>
          </w:p>
        </w:tc>
        <w:tc>
          <w:tcPr>
            <w:tcW w:w="2570" w:type="dxa"/>
          </w:tcPr>
          <w:p w14:paraId="382BDBD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059EC1F2" w14:textId="77777777" w:rsidR="008E7C49" w:rsidRDefault="00E53FE3">
            <w:pPr>
              <w:spacing w:line="360" w:lineRule="auto"/>
              <w:rPr>
                <w:szCs w:val="21"/>
              </w:rPr>
            </w:pPr>
            <w:r>
              <w:rPr>
                <w:rFonts w:hint="eastAsia"/>
                <w:szCs w:val="21"/>
              </w:rPr>
              <w:t>弘毅</w:t>
            </w:r>
            <w:r>
              <w:rPr>
                <w:szCs w:val="21"/>
              </w:rPr>
              <w:lastRenderedPageBreak/>
              <w:t>B1-614</w:t>
            </w:r>
          </w:p>
        </w:tc>
      </w:tr>
    </w:tbl>
    <w:p w14:paraId="5FD9F92B" w14:textId="77777777" w:rsidR="008E7C49" w:rsidRDefault="008E7C49">
      <w:pPr>
        <w:spacing w:line="360" w:lineRule="auto"/>
      </w:pPr>
    </w:p>
    <w:p w14:paraId="4838CE66" w14:textId="77777777" w:rsidR="008E7C49" w:rsidRDefault="008E7C49">
      <w:pPr>
        <w:spacing w:line="360" w:lineRule="auto"/>
      </w:pPr>
    </w:p>
    <w:p w14:paraId="4652E87C" w14:textId="77777777" w:rsidR="008E7C49" w:rsidRDefault="00E53FE3">
      <w:pPr>
        <w:pStyle w:val="3"/>
        <w:spacing w:line="360" w:lineRule="auto"/>
      </w:pPr>
      <w:bookmarkStart w:id="760" w:name="_Toc529483123"/>
      <w:r>
        <w:rPr>
          <w:rFonts w:hint="eastAsia"/>
        </w:rPr>
        <w:t>5.1.</w:t>
      </w:r>
      <w:r>
        <w:t>5 PPT</w:t>
      </w:r>
      <w:r>
        <w:rPr>
          <w:rFonts w:hint="eastAsia"/>
        </w:rPr>
        <w:t>编写员</w:t>
      </w:r>
      <w:bookmarkEnd w:id="760"/>
    </w:p>
    <w:p w14:paraId="75ADB72F" w14:textId="77777777" w:rsidR="008E7C49" w:rsidRDefault="00E53FE3">
      <w:pPr>
        <w:pStyle w:val="afe"/>
        <w:spacing w:line="360" w:lineRule="auto"/>
        <w:rPr>
          <w:rFonts w:asciiTheme="minorEastAsia" w:hAnsiTheme="minorEastAsia"/>
        </w:rPr>
      </w:pPr>
      <w:r>
        <w:rPr>
          <w:rFonts w:asciiTheme="minorEastAsia" w:hAnsiTheme="minorEastAsia" w:hint="eastAsia"/>
        </w:rPr>
        <w:t>职位描述:</w:t>
      </w:r>
    </w:p>
    <w:p w14:paraId="2459739F" w14:textId="77777777" w:rsidR="008E7C49" w:rsidRDefault="00E53FE3">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D5D5F27" w14:textId="77777777">
        <w:tc>
          <w:tcPr>
            <w:tcW w:w="616" w:type="dxa"/>
          </w:tcPr>
          <w:p w14:paraId="16B563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7C3269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24AC2448"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AF8A52F"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2FE603C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62B749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C25488E"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86220B9" w14:textId="77777777">
        <w:tc>
          <w:tcPr>
            <w:tcW w:w="616" w:type="dxa"/>
          </w:tcPr>
          <w:p w14:paraId="321846D7"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86280B1" w14:textId="77777777" w:rsidR="008E7C49" w:rsidRDefault="00E53FE3">
            <w:pPr>
              <w:spacing w:line="360" w:lineRule="auto"/>
              <w:rPr>
                <w:szCs w:val="21"/>
              </w:rPr>
            </w:pPr>
            <w:r>
              <w:rPr>
                <w:rFonts w:hint="eastAsia"/>
                <w:szCs w:val="21"/>
              </w:rPr>
              <w:t>沈启航</w:t>
            </w:r>
          </w:p>
        </w:tc>
        <w:tc>
          <w:tcPr>
            <w:tcW w:w="799" w:type="dxa"/>
          </w:tcPr>
          <w:p w14:paraId="25EFF74B"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1EECECB" w14:textId="77777777" w:rsidR="008E7C49" w:rsidRDefault="00E53FE3">
            <w:pPr>
              <w:spacing w:line="360" w:lineRule="auto"/>
              <w:rPr>
                <w:szCs w:val="21"/>
              </w:rPr>
            </w:pPr>
            <w:r>
              <w:rPr>
                <w:rFonts w:hint="eastAsia"/>
                <w:szCs w:val="21"/>
              </w:rPr>
              <w:t>31601404</w:t>
            </w:r>
          </w:p>
        </w:tc>
        <w:tc>
          <w:tcPr>
            <w:tcW w:w="1429" w:type="dxa"/>
          </w:tcPr>
          <w:p w14:paraId="417FED5B" w14:textId="77777777" w:rsidR="008E7C49" w:rsidRDefault="00E53FE3">
            <w:pPr>
              <w:spacing w:line="360" w:lineRule="auto"/>
              <w:rPr>
                <w:szCs w:val="21"/>
              </w:rPr>
            </w:pPr>
            <w:r>
              <w:rPr>
                <w:rFonts w:hint="eastAsia"/>
                <w:szCs w:val="21"/>
              </w:rPr>
              <w:t>15988122404</w:t>
            </w:r>
          </w:p>
        </w:tc>
        <w:tc>
          <w:tcPr>
            <w:tcW w:w="2570" w:type="dxa"/>
          </w:tcPr>
          <w:p w14:paraId="63C18AF5"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2FCD41D" w14:textId="77777777" w:rsidR="008E7C49" w:rsidRDefault="00E53FE3">
            <w:pPr>
              <w:spacing w:line="360" w:lineRule="auto"/>
              <w:rPr>
                <w:szCs w:val="21"/>
              </w:rPr>
            </w:pPr>
            <w:r>
              <w:rPr>
                <w:rFonts w:hint="eastAsia"/>
                <w:szCs w:val="21"/>
              </w:rPr>
              <w:t>弘毅</w:t>
            </w:r>
            <w:r>
              <w:rPr>
                <w:szCs w:val="21"/>
              </w:rPr>
              <w:t>B1-614</w:t>
            </w:r>
          </w:p>
        </w:tc>
      </w:tr>
      <w:tr w:rsidR="008E7C49" w14:paraId="0676F51F" w14:textId="77777777">
        <w:tc>
          <w:tcPr>
            <w:tcW w:w="616" w:type="dxa"/>
          </w:tcPr>
          <w:p w14:paraId="378E17EC"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13893D8" w14:textId="77777777" w:rsidR="008E7C49" w:rsidRDefault="00E53FE3">
            <w:pPr>
              <w:spacing w:line="360" w:lineRule="auto"/>
              <w:rPr>
                <w:szCs w:val="21"/>
              </w:rPr>
            </w:pPr>
            <w:r>
              <w:rPr>
                <w:rFonts w:hint="eastAsia"/>
                <w:szCs w:val="21"/>
              </w:rPr>
              <w:t>叶柏成</w:t>
            </w:r>
          </w:p>
        </w:tc>
        <w:tc>
          <w:tcPr>
            <w:tcW w:w="799" w:type="dxa"/>
          </w:tcPr>
          <w:p w14:paraId="528CC0E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7CD0316E" w14:textId="77777777" w:rsidR="008E7C49" w:rsidRDefault="00E53FE3">
            <w:pPr>
              <w:spacing w:line="360" w:lineRule="auto"/>
              <w:rPr>
                <w:szCs w:val="21"/>
              </w:rPr>
            </w:pPr>
            <w:r>
              <w:rPr>
                <w:szCs w:val="21"/>
              </w:rPr>
              <w:t>31601411</w:t>
            </w:r>
          </w:p>
        </w:tc>
        <w:tc>
          <w:tcPr>
            <w:tcW w:w="1429" w:type="dxa"/>
          </w:tcPr>
          <w:p w14:paraId="5A0543EB" w14:textId="77777777" w:rsidR="008E7C49" w:rsidRDefault="00E53FE3">
            <w:pPr>
              <w:spacing w:line="360" w:lineRule="auto"/>
              <w:rPr>
                <w:szCs w:val="21"/>
              </w:rPr>
            </w:pPr>
            <w:r>
              <w:rPr>
                <w:szCs w:val="21"/>
              </w:rPr>
              <w:t>13588025779</w:t>
            </w:r>
          </w:p>
        </w:tc>
        <w:tc>
          <w:tcPr>
            <w:tcW w:w="2570" w:type="dxa"/>
          </w:tcPr>
          <w:p w14:paraId="170B6B0F" w14:textId="77777777" w:rsidR="008E7C49" w:rsidRDefault="00E53FE3">
            <w:pPr>
              <w:spacing w:line="360" w:lineRule="auto"/>
              <w:rPr>
                <w:szCs w:val="21"/>
              </w:rPr>
            </w:pPr>
            <w:r>
              <w:rPr>
                <w:szCs w:val="21"/>
              </w:rPr>
              <w:t>31601411@stu.zucc.edu.cn</w:t>
            </w:r>
          </w:p>
        </w:tc>
        <w:tc>
          <w:tcPr>
            <w:tcW w:w="1107" w:type="dxa"/>
          </w:tcPr>
          <w:p w14:paraId="2C16EC60"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FEB8137" w14:textId="77777777">
        <w:tc>
          <w:tcPr>
            <w:tcW w:w="616" w:type="dxa"/>
          </w:tcPr>
          <w:p w14:paraId="1CA65C5D"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353214CE" w14:textId="77777777" w:rsidR="008E7C49" w:rsidRDefault="00E53FE3">
            <w:pPr>
              <w:spacing w:line="360" w:lineRule="auto"/>
              <w:rPr>
                <w:szCs w:val="21"/>
              </w:rPr>
            </w:pPr>
            <w:r>
              <w:rPr>
                <w:rFonts w:hint="eastAsia"/>
                <w:szCs w:val="21"/>
              </w:rPr>
              <w:t>杨以恒</w:t>
            </w:r>
          </w:p>
        </w:tc>
        <w:tc>
          <w:tcPr>
            <w:tcW w:w="799" w:type="dxa"/>
          </w:tcPr>
          <w:p w14:paraId="5D55057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1BE9B64" w14:textId="77777777" w:rsidR="008E7C49" w:rsidRDefault="00E53FE3">
            <w:pPr>
              <w:spacing w:line="360" w:lineRule="auto"/>
              <w:rPr>
                <w:szCs w:val="21"/>
              </w:rPr>
            </w:pPr>
            <w:r>
              <w:rPr>
                <w:szCs w:val="21"/>
              </w:rPr>
              <w:t>31601410</w:t>
            </w:r>
          </w:p>
        </w:tc>
        <w:tc>
          <w:tcPr>
            <w:tcW w:w="1429" w:type="dxa"/>
          </w:tcPr>
          <w:p w14:paraId="285C0EEA" w14:textId="77777777" w:rsidR="008E7C49" w:rsidRDefault="00E53FE3">
            <w:pPr>
              <w:spacing w:line="360" w:lineRule="auto"/>
              <w:rPr>
                <w:szCs w:val="21"/>
              </w:rPr>
            </w:pPr>
            <w:r>
              <w:rPr>
                <w:szCs w:val="21"/>
              </w:rPr>
              <w:t>18989678901</w:t>
            </w:r>
          </w:p>
        </w:tc>
        <w:tc>
          <w:tcPr>
            <w:tcW w:w="2570" w:type="dxa"/>
          </w:tcPr>
          <w:p w14:paraId="6EB4FAB3" w14:textId="77777777" w:rsidR="008E7C49" w:rsidRDefault="00E53FE3">
            <w:pPr>
              <w:spacing w:line="360" w:lineRule="auto"/>
              <w:rPr>
                <w:szCs w:val="21"/>
              </w:rPr>
            </w:pPr>
            <w:r>
              <w:rPr>
                <w:szCs w:val="21"/>
              </w:rPr>
              <w:t>31601410@stu.zucc.edu.cn</w:t>
            </w:r>
          </w:p>
        </w:tc>
        <w:tc>
          <w:tcPr>
            <w:tcW w:w="1107" w:type="dxa"/>
          </w:tcPr>
          <w:p w14:paraId="3002A11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C407C85" w14:textId="77777777">
        <w:tc>
          <w:tcPr>
            <w:tcW w:w="616" w:type="dxa"/>
          </w:tcPr>
          <w:p w14:paraId="38C91736" w14:textId="77777777" w:rsidR="008E7C49" w:rsidRDefault="00E53FE3">
            <w:pPr>
              <w:spacing w:line="360" w:lineRule="auto"/>
              <w:rPr>
                <w:szCs w:val="21"/>
              </w:rPr>
            </w:pPr>
            <w:r>
              <w:rPr>
                <w:rFonts w:hint="eastAsia"/>
                <w:szCs w:val="21"/>
              </w:rPr>
              <w:t>PPT</w:t>
            </w:r>
            <w:r>
              <w:rPr>
                <w:rFonts w:hint="eastAsia"/>
                <w:szCs w:val="21"/>
              </w:rPr>
              <w:t>编写</w:t>
            </w:r>
            <w:r>
              <w:rPr>
                <w:rFonts w:hint="eastAsia"/>
                <w:szCs w:val="21"/>
              </w:rPr>
              <w:lastRenderedPageBreak/>
              <w:t>员</w:t>
            </w:r>
          </w:p>
        </w:tc>
        <w:tc>
          <w:tcPr>
            <w:tcW w:w="616" w:type="dxa"/>
          </w:tcPr>
          <w:p w14:paraId="158C52C1" w14:textId="77777777" w:rsidR="008E7C49" w:rsidRDefault="00E53FE3">
            <w:pPr>
              <w:spacing w:line="360" w:lineRule="auto"/>
              <w:rPr>
                <w:szCs w:val="21"/>
              </w:rPr>
            </w:pPr>
            <w:r>
              <w:rPr>
                <w:rFonts w:hint="eastAsia"/>
                <w:szCs w:val="21"/>
              </w:rPr>
              <w:lastRenderedPageBreak/>
              <w:t>徐哲远</w:t>
            </w:r>
          </w:p>
        </w:tc>
        <w:tc>
          <w:tcPr>
            <w:tcW w:w="799" w:type="dxa"/>
          </w:tcPr>
          <w:p w14:paraId="434F6B5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8D4B48D" w14:textId="77777777" w:rsidR="008E7C49" w:rsidRDefault="00E53FE3">
            <w:pPr>
              <w:spacing w:line="360" w:lineRule="auto"/>
              <w:rPr>
                <w:szCs w:val="21"/>
              </w:rPr>
            </w:pPr>
            <w:r>
              <w:rPr>
                <w:szCs w:val="21"/>
              </w:rPr>
              <w:t>31601409</w:t>
            </w:r>
          </w:p>
        </w:tc>
        <w:tc>
          <w:tcPr>
            <w:tcW w:w="1429" w:type="dxa"/>
          </w:tcPr>
          <w:p w14:paraId="731F72EA" w14:textId="77777777" w:rsidR="008E7C49" w:rsidRDefault="00E53FE3">
            <w:pPr>
              <w:spacing w:line="360" w:lineRule="auto"/>
              <w:rPr>
                <w:szCs w:val="21"/>
              </w:rPr>
            </w:pPr>
            <w:r>
              <w:rPr>
                <w:szCs w:val="21"/>
              </w:rPr>
              <w:t>15968805302</w:t>
            </w:r>
          </w:p>
        </w:tc>
        <w:tc>
          <w:tcPr>
            <w:tcW w:w="2570" w:type="dxa"/>
          </w:tcPr>
          <w:p w14:paraId="18887837" w14:textId="77777777" w:rsidR="008E7C49" w:rsidRDefault="00E53FE3">
            <w:pPr>
              <w:spacing w:line="360" w:lineRule="auto"/>
              <w:rPr>
                <w:szCs w:val="21"/>
              </w:rPr>
            </w:pPr>
            <w:r>
              <w:rPr>
                <w:szCs w:val="21"/>
              </w:rPr>
              <w:t>31601409@stu.zucc.edu.cn</w:t>
            </w:r>
          </w:p>
        </w:tc>
        <w:tc>
          <w:tcPr>
            <w:tcW w:w="1107" w:type="dxa"/>
          </w:tcPr>
          <w:p w14:paraId="46789D8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46165A5D" w14:textId="77777777">
        <w:tc>
          <w:tcPr>
            <w:tcW w:w="616" w:type="dxa"/>
          </w:tcPr>
          <w:p w14:paraId="70F5B56F"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1D3E493B" w14:textId="77777777" w:rsidR="008E7C49" w:rsidRDefault="00E53FE3">
            <w:pPr>
              <w:spacing w:line="360" w:lineRule="auto"/>
              <w:rPr>
                <w:szCs w:val="21"/>
              </w:rPr>
            </w:pPr>
            <w:r>
              <w:rPr>
                <w:rFonts w:hint="eastAsia"/>
                <w:szCs w:val="21"/>
              </w:rPr>
              <w:t>骆佳俊</w:t>
            </w:r>
          </w:p>
        </w:tc>
        <w:tc>
          <w:tcPr>
            <w:tcW w:w="799" w:type="dxa"/>
          </w:tcPr>
          <w:p w14:paraId="798C111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0D792D40" w14:textId="77777777" w:rsidR="008E7C49" w:rsidRDefault="00E53FE3">
            <w:pPr>
              <w:spacing w:line="360" w:lineRule="auto"/>
              <w:rPr>
                <w:szCs w:val="21"/>
              </w:rPr>
            </w:pPr>
            <w:r>
              <w:rPr>
                <w:szCs w:val="21"/>
              </w:rPr>
              <w:t>31601215</w:t>
            </w:r>
          </w:p>
        </w:tc>
        <w:tc>
          <w:tcPr>
            <w:tcW w:w="1429" w:type="dxa"/>
          </w:tcPr>
          <w:p w14:paraId="7CC9AE36" w14:textId="77777777" w:rsidR="008E7C49" w:rsidRDefault="00E53FE3">
            <w:pPr>
              <w:spacing w:line="360" w:lineRule="auto"/>
              <w:rPr>
                <w:szCs w:val="21"/>
              </w:rPr>
            </w:pPr>
            <w:r>
              <w:rPr>
                <w:szCs w:val="21"/>
              </w:rPr>
              <w:t>18058735546</w:t>
            </w:r>
          </w:p>
        </w:tc>
        <w:tc>
          <w:tcPr>
            <w:tcW w:w="2570" w:type="dxa"/>
          </w:tcPr>
          <w:p w14:paraId="602D5623" w14:textId="77777777" w:rsidR="008E7C49" w:rsidRDefault="00E53FE3">
            <w:pPr>
              <w:spacing w:line="360" w:lineRule="auto"/>
              <w:rPr>
                <w:szCs w:val="21"/>
              </w:rPr>
            </w:pPr>
            <w:r>
              <w:rPr>
                <w:szCs w:val="21"/>
              </w:rPr>
              <w:t>31601215@stu.zucc.edu.cn</w:t>
            </w:r>
          </w:p>
        </w:tc>
        <w:tc>
          <w:tcPr>
            <w:tcW w:w="1107" w:type="dxa"/>
          </w:tcPr>
          <w:p w14:paraId="464E54C1" w14:textId="77777777" w:rsidR="008E7C49" w:rsidRDefault="00E53FE3">
            <w:pPr>
              <w:spacing w:line="360" w:lineRule="auto"/>
              <w:rPr>
                <w:szCs w:val="21"/>
              </w:rPr>
            </w:pPr>
            <w:r>
              <w:rPr>
                <w:rFonts w:hint="eastAsia"/>
                <w:szCs w:val="21"/>
              </w:rPr>
              <w:t>弘毅</w:t>
            </w:r>
            <w:r>
              <w:rPr>
                <w:rFonts w:hint="eastAsia"/>
                <w:szCs w:val="21"/>
              </w:rPr>
              <w:t>B2-206</w:t>
            </w:r>
          </w:p>
        </w:tc>
      </w:tr>
    </w:tbl>
    <w:p w14:paraId="62956AFD" w14:textId="77777777" w:rsidR="008E7C49" w:rsidRDefault="00E53FE3">
      <w:pPr>
        <w:pStyle w:val="3"/>
        <w:spacing w:line="360" w:lineRule="auto"/>
      </w:pPr>
      <w:bookmarkStart w:id="761" w:name="_Toc529483124"/>
      <w:r>
        <w:rPr>
          <w:rFonts w:hint="eastAsia"/>
        </w:rPr>
        <w:t>5.1.</w:t>
      </w:r>
      <w:r>
        <w:t>6 PPT</w:t>
      </w:r>
      <w:r>
        <w:rPr>
          <w:rFonts w:hint="eastAsia"/>
        </w:rPr>
        <w:t>整合员</w:t>
      </w:r>
      <w:bookmarkEnd w:id="761"/>
    </w:p>
    <w:p w14:paraId="19365783" w14:textId="77777777" w:rsidR="008E7C49" w:rsidRDefault="00E53FE3">
      <w:pPr>
        <w:pStyle w:val="afe"/>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14:paraId="54C7E9C5" w14:textId="77777777" w:rsidR="008E7C49" w:rsidRDefault="00E53FE3">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并与各版块负责人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审核员和项目经理审核，上传至Git工作目录。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上传至GIt</w:t>
      </w:r>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8C4B018" w14:textId="77777777">
        <w:tc>
          <w:tcPr>
            <w:tcW w:w="616" w:type="dxa"/>
          </w:tcPr>
          <w:p w14:paraId="146018B7"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5A0D868"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69AE2E6"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3EFF7895"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69C1BC9A"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86D3CE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21C76043"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23AC3B8" w14:textId="77777777">
        <w:tc>
          <w:tcPr>
            <w:tcW w:w="616" w:type="dxa"/>
          </w:tcPr>
          <w:p w14:paraId="2CA48D0B"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FC3B072" w14:textId="77777777" w:rsidR="008E7C49" w:rsidRDefault="00E53FE3">
            <w:pPr>
              <w:spacing w:line="360" w:lineRule="auto"/>
              <w:rPr>
                <w:szCs w:val="21"/>
              </w:rPr>
            </w:pPr>
            <w:r>
              <w:rPr>
                <w:rFonts w:hint="eastAsia"/>
                <w:szCs w:val="21"/>
              </w:rPr>
              <w:t>叶柏成</w:t>
            </w:r>
          </w:p>
        </w:tc>
        <w:tc>
          <w:tcPr>
            <w:tcW w:w="799" w:type="dxa"/>
          </w:tcPr>
          <w:p w14:paraId="5154C9E6"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CD25725" w14:textId="77777777" w:rsidR="008E7C49" w:rsidRDefault="00E53FE3">
            <w:pPr>
              <w:spacing w:line="360" w:lineRule="auto"/>
              <w:rPr>
                <w:szCs w:val="21"/>
              </w:rPr>
            </w:pPr>
            <w:r>
              <w:rPr>
                <w:szCs w:val="21"/>
              </w:rPr>
              <w:t>31601411</w:t>
            </w:r>
          </w:p>
        </w:tc>
        <w:tc>
          <w:tcPr>
            <w:tcW w:w="1429" w:type="dxa"/>
          </w:tcPr>
          <w:p w14:paraId="6C65F111" w14:textId="77777777" w:rsidR="008E7C49" w:rsidRDefault="00E53FE3">
            <w:pPr>
              <w:spacing w:line="360" w:lineRule="auto"/>
              <w:rPr>
                <w:szCs w:val="21"/>
              </w:rPr>
            </w:pPr>
            <w:r>
              <w:rPr>
                <w:szCs w:val="21"/>
              </w:rPr>
              <w:t>13588025779</w:t>
            </w:r>
          </w:p>
        </w:tc>
        <w:tc>
          <w:tcPr>
            <w:tcW w:w="2570" w:type="dxa"/>
          </w:tcPr>
          <w:p w14:paraId="1DDE1615" w14:textId="77777777" w:rsidR="008E7C49" w:rsidRDefault="00E53FE3">
            <w:pPr>
              <w:spacing w:line="360" w:lineRule="auto"/>
              <w:rPr>
                <w:szCs w:val="21"/>
              </w:rPr>
            </w:pPr>
            <w:r>
              <w:rPr>
                <w:szCs w:val="21"/>
              </w:rPr>
              <w:t>31601411@stu.zucc.edu.cn</w:t>
            </w:r>
          </w:p>
        </w:tc>
        <w:tc>
          <w:tcPr>
            <w:tcW w:w="1107" w:type="dxa"/>
          </w:tcPr>
          <w:p w14:paraId="6C01F5A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492A0AC" w14:textId="77777777">
        <w:tc>
          <w:tcPr>
            <w:tcW w:w="616" w:type="dxa"/>
          </w:tcPr>
          <w:p w14:paraId="4373239D"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32A1999" w14:textId="77777777" w:rsidR="008E7C49" w:rsidRDefault="00E53FE3">
            <w:pPr>
              <w:spacing w:line="360" w:lineRule="auto"/>
              <w:rPr>
                <w:szCs w:val="21"/>
              </w:rPr>
            </w:pPr>
            <w:r>
              <w:rPr>
                <w:rFonts w:hint="eastAsia"/>
                <w:szCs w:val="21"/>
              </w:rPr>
              <w:t>沈启航</w:t>
            </w:r>
          </w:p>
        </w:tc>
        <w:tc>
          <w:tcPr>
            <w:tcW w:w="799" w:type="dxa"/>
          </w:tcPr>
          <w:p w14:paraId="7124DB12"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DF52F3C" w14:textId="77777777" w:rsidR="008E7C49" w:rsidRDefault="00E53FE3">
            <w:pPr>
              <w:spacing w:line="360" w:lineRule="auto"/>
              <w:rPr>
                <w:szCs w:val="21"/>
              </w:rPr>
            </w:pPr>
            <w:r>
              <w:rPr>
                <w:rFonts w:hint="eastAsia"/>
                <w:szCs w:val="21"/>
              </w:rPr>
              <w:t>31601404</w:t>
            </w:r>
          </w:p>
        </w:tc>
        <w:tc>
          <w:tcPr>
            <w:tcW w:w="1429" w:type="dxa"/>
          </w:tcPr>
          <w:p w14:paraId="3221E7A4" w14:textId="77777777" w:rsidR="008E7C49" w:rsidRDefault="00E53FE3">
            <w:pPr>
              <w:spacing w:line="360" w:lineRule="auto"/>
              <w:rPr>
                <w:szCs w:val="21"/>
              </w:rPr>
            </w:pPr>
            <w:r>
              <w:rPr>
                <w:rFonts w:hint="eastAsia"/>
                <w:szCs w:val="21"/>
              </w:rPr>
              <w:t>15988122404</w:t>
            </w:r>
          </w:p>
        </w:tc>
        <w:tc>
          <w:tcPr>
            <w:tcW w:w="2570" w:type="dxa"/>
          </w:tcPr>
          <w:p w14:paraId="59C0460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04C923A" w14:textId="77777777" w:rsidR="008E7C49" w:rsidRDefault="00E53FE3">
            <w:pPr>
              <w:spacing w:line="360" w:lineRule="auto"/>
              <w:rPr>
                <w:szCs w:val="21"/>
              </w:rPr>
            </w:pPr>
            <w:r>
              <w:rPr>
                <w:rFonts w:hint="eastAsia"/>
                <w:szCs w:val="21"/>
              </w:rPr>
              <w:t>弘毅</w:t>
            </w:r>
            <w:r>
              <w:rPr>
                <w:szCs w:val="21"/>
              </w:rPr>
              <w:t>B1-614</w:t>
            </w:r>
          </w:p>
        </w:tc>
      </w:tr>
    </w:tbl>
    <w:p w14:paraId="182ACC04" w14:textId="77777777" w:rsidR="008E7C49" w:rsidRDefault="008E7C49">
      <w:pPr>
        <w:spacing w:line="360" w:lineRule="auto"/>
        <w:rPr>
          <w:szCs w:val="21"/>
        </w:rPr>
      </w:pPr>
    </w:p>
    <w:p w14:paraId="3CE16DA6" w14:textId="77777777" w:rsidR="008E7C49" w:rsidRDefault="00E53FE3">
      <w:pPr>
        <w:pStyle w:val="3"/>
        <w:spacing w:line="360" w:lineRule="auto"/>
      </w:pPr>
      <w:bookmarkStart w:id="762" w:name="_Toc529483125"/>
      <w:r>
        <w:rPr>
          <w:rFonts w:hint="eastAsia"/>
        </w:rPr>
        <w:t>5.1.</w:t>
      </w:r>
      <w:r>
        <w:t xml:space="preserve">7 </w:t>
      </w:r>
      <w:r>
        <w:rPr>
          <w:rFonts w:hint="eastAsia"/>
        </w:rPr>
        <w:t>会议记录员</w:t>
      </w:r>
      <w:bookmarkEnd w:id="762"/>
    </w:p>
    <w:p w14:paraId="2F385BFD" w14:textId="77777777" w:rsidR="008E7C49" w:rsidRDefault="00E53FE3">
      <w:pPr>
        <w:pStyle w:val="afe"/>
        <w:spacing w:line="360" w:lineRule="auto"/>
      </w:pPr>
      <w:r>
        <w:rPr>
          <w:rFonts w:hint="eastAsia"/>
        </w:rPr>
        <w:t>职位描述</w:t>
      </w:r>
      <w:r>
        <w:t>：</w:t>
      </w:r>
    </w:p>
    <w:p w14:paraId="202DB4DB" w14:textId="77777777" w:rsidR="008E7C49" w:rsidRDefault="00E53FE3">
      <w:pPr>
        <w:pStyle w:val="afe"/>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0A9E595" w14:textId="77777777">
        <w:tc>
          <w:tcPr>
            <w:tcW w:w="616" w:type="dxa"/>
          </w:tcPr>
          <w:p w14:paraId="147FF507" w14:textId="77777777" w:rsidR="008E7C49" w:rsidRDefault="00E53FE3">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0BE7BB41"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54075872"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8D8F13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75AAC91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33F11F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44D32FD"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1B57237" w14:textId="77777777">
        <w:tc>
          <w:tcPr>
            <w:tcW w:w="616" w:type="dxa"/>
          </w:tcPr>
          <w:p w14:paraId="70D95E84" w14:textId="77777777" w:rsidR="008E7C49" w:rsidRDefault="00E53FE3">
            <w:pPr>
              <w:spacing w:line="360" w:lineRule="auto"/>
              <w:rPr>
                <w:szCs w:val="21"/>
              </w:rPr>
            </w:pPr>
            <w:r>
              <w:rPr>
                <w:rFonts w:hint="eastAsia"/>
                <w:szCs w:val="21"/>
              </w:rPr>
              <w:t>会议记录员</w:t>
            </w:r>
          </w:p>
        </w:tc>
        <w:tc>
          <w:tcPr>
            <w:tcW w:w="616" w:type="dxa"/>
          </w:tcPr>
          <w:p w14:paraId="5E0BE28A" w14:textId="77777777" w:rsidR="008E7C49" w:rsidRDefault="00E53FE3">
            <w:pPr>
              <w:spacing w:line="360" w:lineRule="auto"/>
              <w:rPr>
                <w:szCs w:val="21"/>
              </w:rPr>
            </w:pPr>
            <w:r>
              <w:rPr>
                <w:rFonts w:hint="eastAsia"/>
                <w:szCs w:val="21"/>
              </w:rPr>
              <w:t>徐哲远</w:t>
            </w:r>
          </w:p>
        </w:tc>
        <w:tc>
          <w:tcPr>
            <w:tcW w:w="799" w:type="dxa"/>
          </w:tcPr>
          <w:p w14:paraId="08FEBA4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F3BF53B" w14:textId="77777777" w:rsidR="008E7C49" w:rsidRDefault="00E53FE3">
            <w:pPr>
              <w:spacing w:line="360" w:lineRule="auto"/>
              <w:rPr>
                <w:szCs w:val="21"/>
              </w:rPr>
            </w:pPr>
            <w:r>
              <w:rPr>
                <w:szCs w:val="21"/>
              </w:rPr>
              <w:t>31601409</w:t>
            </w:r>
          </w:p>
        </w:tc>
        <w:tc>
          <w:tcPr>
            <w:tcW w:w="1429" w:type="dxa"/>
          </w:tcPr>
          <w:p w14:paraId="2A3B92F4" w14:textId="77777777" w:rsidR="008E7C49" w:rsidRDefault="00E53FE3">
            <w:pPr>
              <w:spacing w:line="360" w:lineRule="auto"/>
              <w:rPr>
                <w:szCs w:val="21"/>
              </w:rPr>
            </w:pPr>
            <w:r>
              <w:rPr>
                <w:szCs w:val="21"/>
              </w:rPr>
              <w:t>15968805302</w:t>
            </w:r>
          </w:p>
        </w:tc>
        <w:tc>
          <w:tcPr>
            <w:tcW w:w="2570" w:type="dxa"/>
          </w:tcPr>
          <w:p w14:paraId="4A816F29" w14:textId="77777777" w:rsidR="008E7C49" w:rsidRDefault="00E53FE3">
            <w:pPr>
              <w:spacing w:line="360" w:lineRule="auto"/>
              <w:rPr>
                <w:szCs w:val="21"/>
              </w:rPr>
            </w:pPr>
            <w:r>
              <w:rPr>
                <w:szCs w:val="21"/>
              </w:rPr>
              <w:t>31601409@stu.zucc.edu.cn</w:t>
            </w:r>
          </w:p>
        </w:tc>
        <w:tc>
          <w:tcPr>
            <w:tcW w:w="1107" w:type="dxa"/>
          </w:tcPr>
          <w:p w14:paraId="62924D89" w14:textId="77777777" w:rsidR="008E7C49" w:rsidRDefault="00E53FE3">
            <w:pPr>
              <w:spacing w:line="360" w:lineRule="auto"/>
              <w:rPr>
                <w:szCs w:val="21"/>
              </w:rPr>
            </w:pPr>
            <w:r>
              <w:rPr>
                <w:rFonts w:hint="eastAsia"/>
                <w:szCs w:val="21"/>
              </w:rPr>
              <w:t>弘毅</w:t>
            </w:r>
            <w:r>
              <w:rPr>
                <w:rFonts w:hint="eastAsia"/>
                <w:szCs w:val="21"/>
              </w:rPr>
              <w:t>B1-615</w:t>
            </w:r>
          </w:p>
        </w:tc>
      </w:tr>
    </w:tbl>
    <w:p w14:paraId="48EB5B9B" w14:textId="77777777" w:rsidR="008E7C49" w:rsidRDefault="008E7C49">
      <w:pPr>
        <w:spacing w:line="360" w:lineRule="auto"/>
      </w:pPr>
    </w:p>
    <w:p w14:paraId="082628EC" w14:textId="77777777" w:rsidR="008E7C49" w:rsidRDefault="00E53FE3">
      <w:pPr>
        <w:pStyle w:val="3"/>
        <w:spacing w:line="360" w:lineRule="auto"/>
      </w:pPr>
      <w:bookmarkStart w:id="763" w:name="_Toc529483126"/>
      <w:r>
        <w:rPr>
          <w:rFonts w:hint="eastAsia"/>
        </w:rPr>
        <w:t>5.1.</w:t>
      </w:r>
      <w:r>
        <w:t xml:space="preserve">8 </w:t>
      </w:r>
      <w:r>
        <w:rPr>
          <w:rFonts w:hint="eastAsia"/>
        </w:rPr>
        <w:t>设备及配置管理员</w:t>
      </w:r>
      <w:bookmarkEnd w:id="763"/>
    </w:p>
    <w:p w14:paraId="3AFC9085" w14:textId="77777777" w:rsidR="008E7C49" w:rsidRDefault="00E53FE3">
      <w:pPr>
        <w:pStyle w:val="afe"/>
        <w:spacing w:line="360" w:lineRule="auto"/>
      </w:pPr>
      <w:r>
        <w:rPr>
          <w:rFonts w:hint="eastAsia"/>
        </w:rPr>
        <w:t>职位描述</w:t>
      </w:r>
      <w:r>
        <w:t>：</w:t>
      </w:r>
    </w:p>
    <w:p w14:paraId="06410D4B" w14:textId="77777777" w:rsidR="008E7C49" w:rsidRDefault="00E53FE3">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E7C49" w14:paraId="3AA68CE5" w14:textId="77777777">
        <w:tc>
          <w:tcPr>
            <w:tcW w:w="988" w:type="dxa"/>
          </w:tcPr>
          <w:p w14:paraId="08A7BAF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708" w:type="dxa"/>
          </w:tcPr>
          <w:p w14:paraId="25BC1223"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3B1086FB"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14:paraId="041722DB"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14:paraId="06A0CC9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14:paraId="61D60DC1"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DA8ED6"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6170B7D1" w14:textId="77777777">
        <w:tc>
          <w:tcPr>
            <w:tcW w:w="988" w:type="dxa"/>
          </w:tcPr>
          <w:p w14:paraId="22780F6D" w14:textId="77777777" w:rsidR="008E7C49" w:rsidRDefault="00E53FE3">
            <w:pPr>
              <w:spacing w:line="360" w:lineRule="auto"/>
              <w:rPr>
                <w:szCs w:val="21"/>
              </w:rPr>
            </w:pPr>
            <w:r>
              <w:rPr>
                <w:rFonts w:hint="eastAsia"/>
                <w:szCs w:val="21"/>
              </w:rPr>
              <w:t>设备及</w:t>
            </w:r>
            <w:r>
              <w:rPr>
                <w:szCs w:val="21"/>
              </w:rPr>
              <w:t>配置管理员</w:t>
            </w:r>
          </w:p>
        </w:tc>
        <w:tc>
          <w:tcPr>
            <w:tcW w:w="708" w:type="dxa"/>
          </w:tcPr>
          <w:p w14:paraId="72F48117" w14:textId="77777777" w:rsidR="008E7C49" w:rsidRDefault="00E53FE3">
            <w:pPr>
              <w:spacing w:line="360" w:lineRule="auto"/>
              <w:rPr>
                <w:szCs w:val="21"/>
              </w:rPr>
            </w:pPr>
            <w:r>
              <w:rPr>
                <w:rFonts w:hint="eastAsia"/>
                <w:szCs w:val="21"/>
              </w:rPr>
              <w:t>叶柏成</w:t>
            </w:r>
          </w:p>
        </w:tc>
        <w:tc>
          <w:tcPr>
            <w:tcW w:w="1134" w:type="dxa"/>
          </w:tcPr>
          <w:p w14:paraId="29094DE9" w14:textId="77777777" w:rsidR="008E7C49" w:rsidRDefault="00E53FE3">
            <w:pPr>
              <w:spacing w:line="360" w:lineRule="auto"/>
              <w:rPr>
                <w:szCs w:val="21"/>
              </w:rPr>
            </w:pPr>
            <w:r>
              <w:rPr>
                <w:rFonts w:hint="eastAsia"/>
                <w:szCs w:val="21"/>
              </w:rPr>
              <w:t>软件工程</w:t>
            </w:r>
            <w:r>
              <w:rPr>
                <w:rFonts w:hint="eastAsia"/>
                <w:szCs w:val="21"/>
              </w:rPr>
              <w:t>1602</w:t>
            </w:r>
          </w:p>
        </w:tc>
        <w:tc>
          <w:tcPr>
            <w:tcW w:w="1276" w:type="dxa"/>
          </w:tcPr>
          <w:p w14:paraId="64FEB58A" w14:textId="77777777" w:rsidR="008E7C49" w:rsidRDefault="00E53FE3">
            <w:pPr>
              <w:spacing w:line="360" w:lineRule="auto"/>
              <w:rPr>
                <w:szCs w:val="21"/>
              </w:rPr>
            </w:pPr>
            <w:r>
              <w:rPr>
                <w:szCs w:val="21"/>
              </w:rPr>
              <w:t>31601411</w:t>
            </w:r>
          </w:p>
        </w:tc>
        <w:tc>
          <w:tcPr>
            <w:tcW w:w="1418" w:type="dxa"/>
          </w:tcPr>
          <w:p w14:paraId="1A875D6E" w14:textId="77777777" w:rsidR="008E7C49" w:rsidRDefault="00E53FE3">
            <w:pPr>
              <w:spacing w:line="360" w:lineRule="auto"/>
              <w:rPr>
                <w:szCs w:val="21"/>
              </w:rPr>
            </w:pPr>
            <w:r>
              <w:rPr>
                <w:szCs w:val="21"/>
              </w:rPr>
              <w:t>13588025779</w:t>
            </w:r>
          </w:p>
        </w:tc>
        <w:tc>
          <w:tcPr>
            <w:tcW w:w="1665" w:type="dxa"/>
          </w:tcPr>
          <w:p w14:paraId="561806D2" w14:textId="77777777" w:rsidR="008E7C49" w:rsidRDefault="00E53FE3">
            <w:pPr>
              <w:spacing w:line="360" w:lineRule="auto"/>
              <w:rPr>
                <w:szCs w:val="21"/>
              </w:rPr>
            </w:pPr>
            <w:r>
              <w:rPr>
                <w:szCs w:val="21"/>
              </w:rPr>
              <w:t>31601411@stu.zucc.edu.cn</w:t>
            </w:r>
          </w:p>
        </w:tc>
        <w:tc>
          <w:tcPr>
            <w:tcW w:w="1107" w:type="dxa"/>
          </w:tcPr>
          <w:p w14:paraId="72CA9987" w14:textId="77777777" w:rsidR="008E7C49" w:rsidRDefault="00E53FE3">
            <w:pPr>
              <w:spacing w:line="360" w:lineRule="auto"/>
              <w:rPr>
                <w:szCs w:val="21"/>
              </w:rPr>
            </w:pPr>
            <w:r>
              <w:rPr>
                <w:rFonts w:hint="eastAsia"/>
                <w:szCs w:val="21"/>
              </w:rPr>
              <w:t>弘毅</w:t>
            </w:r>
            <w:r>
              <w:rPr>
                <w:rFonts w:hint="eastAsia"/>
                <w:szCs w:val="21"/>
              </w:rPr>
              <w:t>B1-615</w:t>
            </w:r>
          </w:p>
        </w:tc>
      </w:tr>
    </w:tbl>
    <w:p w14:paraId="3C48BCCB" w14:textId="77777777" w:rsidR="008E7C49" w:rsidRDefault="008E7C49">
      <w:pPr>
        <w:spacing w:line="360" w:lineRule="auto"/>
      </w:pPr>
    </w:p>
    <w:p w14:paraId="4D7F98DA" w14:textId="77777777" w:rsidR="008E7C49" w:rsidRDefault="00E53FE3">
      <w:pPr>
        <w:pStyle w:val="3"/>
        <w:spacing w:line="360" w:lineRule="auto"/>
      </w:pPr>
      <w:bookmarkStart w:id="764" w:name="_Toc529483127"/>
      <w:r>
        <w:rPr>
          <w:rFonts w:hint="eastAsia"/>
        </w:rPr>
        <w:t>5.1.</w:t>
      </w:r>
      <w:r>
        <w:t xml:space="preserve">9 </w:t>
      </w:r>
      <w:r>
        <w:rPr>
          <w:rFonts w:hint="eastAsia"/>
        </w:rPr>
        <w:t>原型设计员</w:t>
      </w:r>
      <w:bookmarkEnd w:id="764"/>
    </w:p>
    <w:p w14:paraId="3317CC9F" w14:textId="77777777" w:rsidR="008E7C49" w:rsidRDefault="00E53FE3">
      <w:pPr>
        <w:pStyle w:val="afe"/>
        <w:spacing w:line="360" w:lineRule="auto"/>
      </w:pPr>
      <w:r>
        <w:rPr>
          <w:rFonts w:hint="eastAsia"/>
        </w:rPr>
        <w:t>职位描述</w:t>
      </w:r>
      <w:r>
        <w:t>：</w:t>
      </w:r>
    </w:p>
    <w:p w14:paraId="3311B90B" w14:textId="77777777" w:rsidR="008E7C49" w:rsidRDefault="00E53FE3">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2AC1CF5" w14:textId="77777777">
        <w:tc>
          <w:tcPr>
            <w:tcW w:w="616" w:type="dxa"/>
          </w:tcPr>
          <w:p w14:paraId="49F4A73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9BF1EF3" w14:textId="77777777"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44133ECC"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15CEEE1"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544EE4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5074F626"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3213F50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E4F260E" w14:textId="77777777">
        <w:tc>
          <w:tcPr>
            <w:tcW w:w="616" w:type="dxa"/>
          </w:tcPr>
          <w:p w14:paraId="5FDFAFCE" w14:textId="77777777" w:rsidR="008E7C49" w:rsidRDefault="00E53FE3">
            <w:pPr>
              <w:spacing w:line="360" w:lineRule="auto"/>
              <w:rPr>
                <w:szCs w:val="21"/>
              </w:rPr>
            </w:pPr>
            <w:r>
              <w:rPr>
                <w:rFonts w:hint="eastAsia"/>
                <w:szCs w:val="21"/>
              </w:rPr>
              <w:t>原型设计</w:t>
            </w:r>
            <w:r w:rsidR="00130E8A">
              <w:rPr>
                <w:rFonts w:hint="eastAsia"/>
                <w:szCs w:val="21"/>
              </w:rPr>
              <w:t>组长</w:t>
            </w:r>
          </w:p>
        </w:tc>
        <w:tc>
          <w:tcPr>
            <w:tcW w:w="616" w:type="dxa"/>
          </w:tcPr>
          <w:p w14:paraId="236852A5" w14:textId="77777777" w:rsidR="008E7C49" w:rsidRDefault="00E53FE3">
            <w:pPr>
              <w:spacing w:line="360" w:lineRule="auto"/>
              <w:rPr>
                <w:szCs w:val="21"/>
              </w:rPr>
            </w:pPr>
            <w:r>
              <w:rPr>
                <w:rFonts w:hint="eastAsia"/>
                <w:szCs w:val="21"/>
              </w:rPr>
              <w:t>杨以恒</w:t>
            </w:r>
          </w:p>
        </w:tc>
        <w:tc>
          <w:tcPr>
            <w:tcW w:w="799" w:type="dxa"/>
          </w:tcPr>
          <w:p w14:paraId="7437517D"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93E288B" w14:textId="77777777" w:rsidR="008E7C49" w:rsidRDefault="00E53FE3">
            <w:pPr>
              <w:spacing w:line="360" w:lineRule="auto"/>
              <w:rPr>
                <w:szCs w:val="21"/>
              </w:rPr>
            </w:pPr>
            <w:r>
              <w:rPr>
                <w:szCs w:val="21"/>
              </w:rPr>
              <w:t>31601410</w:t>
            </w:r>
          </w:p>
        </w:tc>
        <w:tc>
          <w:tcPr>
            <w:tcW w:w="1429" w:type="dxa"/>
          </w:tcPr>
          <w:p w14:paraId="30A600FD" w14:textId="77777777" w:rsidR="008E7C49" w:rsidRDefault="00E53FE3">
            <w:pPr>
              <w:spacing w:line="360" w:lineRule="auto"/>
              <w:rPr>
                <w:szCs w:val="21"/>
              </w:rPr>
            </w:pPr>
            <w:r>
              <w:rPr>
                <w:szCs w:val="21"/>
              </w:rPr>
              <w:t>18989678901</w:t>
            </w:r>
          </w:p>
        </w:tc>
        <w:tc>
          <w:tcPr>
            <w:tcW w:w="2570" w:type="dxa"/>
          </w:tcPr>
          <w:p w14:paraId="6B80AEFE" w14:textId="77777777" w:rsidR="008E7C49" w:rsidRDefault="00E53FE3">
            <w:pPr>
              <w:spacing w:line="360" w:lineRule="auto"/>
              <w:rPr>
                <w:szCs w:val="21"/>
              </w:rPr>
            </w:pPr>
            <w:r>
              <w:rPr>
                <w:szCs w:val="21"/>
              </w:rPr>
              <w:t>31601410@stu.zucc.edu.cn</w:t>
            </w:r>
          </w:p>
        </w:tc>
        <w:tc>
          <w:tcPr>
            <w:tcW w:w="1107" w:type="dxa"/>
          </w:tcPr>
          <w:p w14:paraId="42C6323F" w14:textId="77777777" w:rsidR="008E7C49" w:rsidRDefault="00E53FE3">
            <w:pPr>
              <w:spacing w:line="360" w:lineRule="auto"/>
              <w:rPr>
                <w:szCs w:val="21"/>
              </w:rPr>
            </w:pPr>
            <w:r>
              <w:rPr>
                <w:rFonts w:hint="eastAsia"/>
                <w:szCs w:val="21"/>
              </w:rPr>
              <w:t>弘毅</w:t>
            </w:r>
            <w:r>
              <w:rPr>
                <w:rFonts w:hint="eastAsia"/>
                <w:szCs w:val="21"/>
              </w:rPr>
              <w:t>B1-615</w:t>
            </w:r>
          </w:p>
          <w:p w14:paraId="48826AFC" w14:textId="77777777" w:rsidR="00130E8A" w:rsidRDefault="00130E8A">
            <w:pPr>
              <w:spacing w:line="360" w:lineRule="auto"/>
              <w:rPr>
                <w:szCs w:val="21"/>
              </w:rPr>
            </w:pPr>
          </w:p>
        </w:tc>
      </w:tr>
      <w:tr w:rsidR="00130E8A" w14:paraId="55A0C510" w14:textId="77777777">
        <w:tc>
          <w:tcPr>
            <w:tcW w:w="616" w:type="dxa"/>
          </w:tcPr>
          <w:p w14:paraId="4D73BF20" w14:textId="77777777" w:rsidR="00130E8A" w:rsidRDefault="00130E8A">
            <w:pPr>
              <w:spacing w:line="360" w:lineRule="auto"/>
              <w:rPr>
                <w:szCs w:val="21"/>
              </w:rPr>
            </w:pPr>
            <w:r>
              <w:rPr>
                <w:rFonts w:hint="eastAsia"/>
                <w:szCs w:val="21"/>
              </w:rPr>
              <w:t>原型设计员</w:t>
            </w:r>
          </w:p>
        </w:tc>
        <w:tc>
          <w:tcPr>
            <w:tcW w:w="616" w:type="dxa"/>
          </w:tcPr>
          <w:p w14:paraId="6C7818DF" w14:textId="77777777" w:rsidR="00130E8A" w:rsidRDefault="00130E8A" w:rsidP="000432C9">
            <w:pPr>
              <w:spacing w:line="360" w:lineRule="auto"/>
              <w:rPr>
                <w:szCs w:val="21"/>
              </w:rPr>
            </w:pPr>
            <w:r>
              <w:rPr>
                <w:rFonts w:hint="eastAsia"/>
                <w:szCs w:val="21"/>
              </w:rPr>
              <w:t>沈启航</w:t>
            </w:r>
          </w:p>
        </w:tc>
        <w:tc>
          <w:tcPr>
            <w:tcW w:w="799" w:type="dxa"/>
          </w:tcPr>
          <w:p w14:paraId="565F1294"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1858A371" w14:textId="77777777" w:rsidR="00130E8A" w:rsidRDefault="00130E8A" w:rsidP="000432C9">
            <w:pPr>
              <w:spacing w:line="360" w:lineRule="auto"/>
              <w:rPr>
                <w:szCs w:val="21"/>
              </w:rPr>
            </w:pPr>
            <w:r>
              <w:rPr>
                <w:rFonts w:hint="eastAsia"/>
                <w:szCs w:val="21"/>
              </w:rPr>
              <w:t>31601404</w:t>
            </w:r>
          </w:p>
        </w:tc>
        <w:tc>
          <w:tcPr>
            <w:tcW w:w="1429" w:type="dxa"/>
          </w:tcPr>
          <w:p w14:paraId="1B82DA34" w14:textId="77777777" w:rsidR="00130E8A" w:rsidRDefault="00130E8A" w:rsidP="000432C9">
            <w:pPr>
              <w:spacing w:line="360" w:lineRule="auto"/>
              <w:rPr>
                <w:szCs w:val="21"/>
              </w:rPr>
            </w:pPr>
            <w:r>
              <w:rPr>
                <w:rFonts w:hint="eastAsia"/>
                <w:szCs w:val="21"/>
              </w:rPr>
              <w:t>15988122404</w:t>
            </w:r>
          </w:p>
        </w:tc>
        <w:tc>
          <w:tcPr>
            <w:tcW w:w="2570" w:type="dxa"/>
          </w:tcPr>
          <w:p w14:paraId="05F9C08E" w14:textId="77777777" w:rsidR="00130E8A" w:rsidRDefault="00130E8A" w:rsidP="000432C9">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CBBE2" w14:textId="77777777" w:rsidR="00130E8A" w:rsidRDefault="00130E8A" w:rsidP="000432C9">
            <w:pPr>
              <w:spacing w:line="360" w:lineRule="auto"/>
              <w:rPr>
                <w:szCs w:val="21"/>
              </w:rPr>
            </w:pPr>
            <w:r>
              <w:rPr>
                <w:rFonts w:hint="eastAsia"/>
                <w:szCs w:val="21"/>
              </w:rPr>
              <w:t>弘毅</w:t>
            </w:r>
            <w:r>
              <w:rPr>
                <w:szCs w:val="21"/>
              </w:rPr>
              <w:t>B1-614</w:t>
            </w:r>
          </w:p>
        </w:tc>
      </w:tr>
      <w:tr w:rsidR="00130E8A" w14:paraId="530B6D04" w14:textId="77777777">
        <w:tc>
          <w:tcPr>
            <w:tcW w:w="616" w:type="dxa"/>
          </w:tcPr>
          <w:p w14:paraId="13B4C93D" w14:textId="77777777" w:rsidR="00130E8A" w:rsidRDefault="00130E8A">
            <w:pPr>
              <w:spacing w:line="360" w:lineRule="auto"/>
              <w:rPr>
                <w:szCs w:val="21"/>
              </w:rPr>
            </w:pPr>
            <w:r>
              <w:rPr>
                <w:rFonts w:hint="eastAsia"/>
                <w:szCs w:val="21"/>
              </w:rPr>
              <w:t>原型设计员</w:t>
            </w:r>
          </w:p>
        </w:tc>
        <w:tc>
          <w:tcPr>
            <w:tcW w:w="616" w:type="dxa"/>
          </w:tcPr>
          <w:p w14:paraId="1998D525" w14:textId="77777777" w:rsidR="00130E8A" w:rsidRDefault="00130E8A" w:rsidP="000432C9">
            <w:pPr>
              <w:spacing w:line="360" w:lineRule="auto"/>
              <w:rPr>
                <w:szCs w:val="21"/>
              </w:rPr>
            </w:pPr>
            <w:r>
              <w:rPr>
                <w:rFonts w:hint="eastAsia"/>
                <w:szCs w:val="21"/>
              </w:rPr>
              <w:t>叶柏成</w:t>
            </w:r>
          </w:p>
        </w:tc>
        <w:tc>
          <w:tcPr>
            <w:tcW w:w="799" w:type="dxa"/>
          </w:tcPr>
          <w:p w14:paraId="1735B7D2"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02D9C2CB" w14:textId="77777777" w:rsidR="00130E8A" w:rsidRDefault="00130E8A" w:rsidP="000432C9">
            <w:pPr>
              <w:spacing w:line="360" w:lineRule="auto"/>
              <w:rPr>
                <w:szCs w:val="21"/>
              </w:rPr>
            </w:pPr>
            <w:r>
              <w:rPr>
                <w:szCs w:val="21"/>
              </w:rPr>
              <w:t>31601411</w:t>
            </w:r>
          </w:p>
        </w:tc>
        <w:tc>
          <w:tcPr>
            <w:tcW w:w="1429" w:type="dxa"/>
          </w:tcPr>
          <w:p w14:paraId="77128E81" w14:textId="77777777" w:rsidR="00130E8A" w:rsidRDefault="00130E8A" w:rsidP="000432C9">
            <w:pPr>
              <w:spacing w:line="360" w:lineRule="auto"/>
              <w:rPr>
                <w:szCs w:val="21"/>
              </w:rPr>
            </w:pPr>
            <w:r>
              <w:rPr>
                <w:szCs w:val="21"/>
              </w:rPr>
              <w:t>13588025779</w:t>
            </w:r>
          </w:p>
        </w:tc>
        <w:tc>
          <w:tcPr>
            <w:tcW w:w="2570" w:type="dxa"/>
          </w:tcPr>
          <w:p w14:paraId="1DF1E3E1" w14:textId="77777777" w:rsidR="00130E8A" w:rsidRDefault="00130E8A" w:rsidP="000432C9">
            <w:pPr>
              <w:spacing w:line="360" w:lineRule="auto"/>
              <w:rPr>
                <w:szCs w:val="21"/>
              </w:rPr>
            </w:pPr>
            <w:r>
              <w:rPr>
                <w:szCs w:val="21"/>
              </w:rPr>
              <w:t>31601411@stu.zucc.edu.cn</w:t>
            </w:r>
          </w:p>
        </w:tc>
        <w:tc>
          <w:tcPr>
            <w:tcW w:w="1107" w:type="dxa"/>
          </w:tcPr>
          <w:p w14:paraId="63BFE044"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C7D9CE0" w14:textId="77777777">
        <w:tc>
          <w:tcPr>
            <w:tcW w:w="616" w:type="dxa"/>
          </w:tcPr>
          <w:p w14:paraId="786203E6" w14:textId="77777777" w:rsidR="00130E8A" w:rsidRDefault="00130E8A">
            <w:pPr>
              <w:spacing w:line="360" w:lineRule="auto"/>
              <w:rPr>
                <w:szCs w:val="21"/>
              </w:rPr>
            </w:pPr>
            <w:r>
              <w:rPr>
                <w:rFonts w:hint="eastAsia"/>
                <w:szCs w:val="21"/>
              </w:rPr>
              <w:t>原型设计员</w:t>
            </w:r>
          </w:p>
        </w:tc>
        <w:tc>
          <w:tcPr>
            <w:tcW w:w="616" w:type="dxa"/>
          </w:tcPr>
          <w:p w14:paraId="633C7967" w14:textId="77777777" w:rsidR="00130E8A" w:rsidRDefault="00130E8A" w:rsidP="000432C9">
            <w:pPr>
              <w:spacing w:line="360" w:lineRule="auto"/>
              <w:rPr>
                <w:szCs w:val="21"/>
              </w:rPr>
            </w:pPr>
            <w:r>
              <w:rPr>
                <w:rFonts w:hint="eastAsia"/>
                <w:szCs w:val="21"/>
              </w:rPr>
              <w:t>徐哲远</w:t>
            </w:r>
          </w:p>
        </w:tc>
        <w:tc>
          <w:tcPr>
            <w:tcW w:w="799" w:type="dxa"/>
          </w:tcPr>
          <w:p w14:paraId="220A3F29"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7E25BA18" w14:textId="77777777" w:rsidR="00130E8A" w:rsidRDefault="00130E8A" w:rsidP="000432C9">
            <w:pPr>
              <w:spacing w:line="360" w:lineRule="auto"/>
              <w:rPr>
                <w:szCs w:val="21"/>
              </w:rPr>
            </w:pPr>
            <w:r>
              <w:rPr>
                <w:szCs w:val="21"/>
              </w:rPr>
              <w:t>31601409</w:t>
            </w:r>
          </w:p>
        </w:tc>
        <w:tc>
          <w:tcPr>
            <w:tcW w:w="1429" w:type="dxa"/>
          </w:tcPr>
          <w:p w14:paraId="08611F63" w14:textId="77777777" w:rsidR="00130E8A" w:rsidRDefault="00130E8A" w:rsidP="000432C9">
            <w:pPr>
              <w:spacing w:line="360" w:lineRule="auto"/>
              <w:rPr>
                <w:szCs w:val="21"/>
              </w:rPr>
            </w:pPr>
            <w:r>
              <w:rPr>
                <w:szCs w:val="21"/>
              </w:rPr>
              <w:t>15968805302</w:t>
            </w:r>
          </w:p>
        </w:tc>
        <w:tc>
          <w:tcPr>
            <w:tcW w:w="2570" w:type="dxa"/>
          </w:tcPr>
          <w:p w14:paraId="10FDC567" w14:textId="77777777" w:rsidR="00130E8A" w:rsidRDefault="00130E8A" w:rsidP="000432C9">
            <w:pPr>
              <w:spacing w:line="360" w:lineRule="auto"/>
              <w:rPr>
                <w:szCs w:val="21"/>
              </w:rPr>
            </w:pPr>
            <w:r>
              <w:rPr>
                <w:szCs w:val="21"/>
              </w:rPr>
              <w:t>31601409@stu.zucc.edu.cn</w:t>
            </w:r>
          </w:p>
        </w:tc>
        <w:tc>
          <w:tcPr>
            <w:tcW w:w="1107" w:type="dxa"/>
          </w:tcPr>
          <w:p w14:paraId="728AA8E0"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E186688" w14:textId="77777777">
        <w:tc>
          <w:tcPr>
            <w:tcW w:w="616" w:type="dxa"/>
          </w:tcPr>
          <w:p w14:paraId="09F80ED3" w14:textId="77777777" w:rsidR="00130E8A" w:rsidRDefault="00130E8A" w:rsidP="000432C9">
            <w:pPr>
              <w:spacing w:line="360" w:lineRule="auto"/>
              <w:rPr>
                <w:szCs w:val="21"/>
              </w:rPr>
            </w:pPr>
            <w:r>
              <w:rPr>
                <w:rFonts w:hint="eastAsia"/>
                <w:szCs w:val="21"/>
              </w:rPr>
              <w:t>原型设计员</w:t>
            </w:r>
          </w:p>
        </w:tc>
        <w:tc>
          <w:tcPr>
            <w:tcW w:w="616" w:type="dxa"/>
          </w:tcPr>
          <w:p w14:paraId="0C5D7924" w14:textId="77777777" w:rsidR="00130E8A" w:rsidRDefault="00130E8A" w:rsidP="000432C9">
            <w:pPr>
              <w:spacing w:line="360" w:lineRule="auto"/>
              <w:rPr>
                <w:szCs w:val="21"/>
              </w:rPr>
            </w:pPr>
            <w:r>
              <w:rPr>
                <w:rFonts w:hint="eastAsia"/>
                <w:szCs w:val="21"/>
              </w:rPr>
              <w:t>骆佳俊</w:t>
            </w:r>
          </w:p>
        </w:tc>
        <w:tc>
          <w:tcPr>
            <w:tcW w:w="799" w:type="dxa"/>
          </w:tcPr>
          <w:p w14:paraId="78FD0E4D"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1F1A90F8" w14:textId="77777777" w:rsidR="00130E8A" w:rsidRDefault="00130E8A" w:rsidP="000432C9">
            <w:pPr>
              <w:spacing w:line="360" w:lineRule="auto"/>
              <w:rPr>
                <w:szCs w:val="21"/>
              </w:rPr>
            </w:pPr>
            <w:r>
              <w:rPr>
                <w:szCs w:val="21"/>
              </w:rPr>
              <w:t>31601215</w:t>
            </w:r>
          </w:p>
        </w:tc>
        <w:tc>
          <w:tcPr>
            <w:tcW w:w="1429" w:type="dxa"/>
          </w:tcPr>
          <w:p w14:paraId="59382A45" w14:textId="77777777" w:rsidR="00130E8A" w:rsidRDefault="00130E8A" w:rsidP="000432C9">
            <w:pPr>
              <w:spacing w:line="360" w:lineRule="auto"/>
              <w:rPr>
                <w:szCs w:val="21"/>
              </w:rPr>
            </w:pPr>
            <w:r>
              <w:rPr>
                <w:szCs w:val="21"/>
              </w:rPr>
              <w:t>18058735546</w:t>
            </w:r>
          </w:p>
        </w:tc>
        <w:tc>
          <w:tcPr>
            <w:tcW w:w="2570" w:type="dxa"/>
          </w:tcPr>
          <w:p w14:paraId="5ABA9166" w14:textId="77777777" w:rsidR="00130E8A" w:rsidRDefault="00130E8A" w:rsidP="000432C9">
            <w:pPr>
              <w:spacing w:line="360" w:lineRule="auto"/>
              <w:rPr>
                <w:szCs w:val="21"/>
              </w:rPr>
            </w:pPr>
            <w:r>
              <w:rPr>
                <w:szCs w:val="21"/>
              </w:rPr>
              <w:t>31601215@stu.zucc.edu.cn</w:t>
            </w:r>
          </w:p>
        </w:tc>
        <w:tc>
          <w:tcPr>
            <w:tcW w:w="1107" w:type="dxa"/>
          </w:tcPr>
          <w:p w14:paraId="4268EB51"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9223CA9" w14:textId="77777777" w:rsidR="008E7C49" w:rsidRDefault="00E53FE3">
      <w:pPr>
        <w:pStyle w:val="3"/>
        <w:spacing w:line="360" w:lineRule="auto"/>
      </w:pPr>
      <w:bookmarkStart w:id="765" w:name="_Toc529483128"/>
      <w:r>
        <w:rPr>
          <w:rFonts w:hint="eastAsia"/>
        </w:rPr>
        <w:lastRenderedPageBreak/>
        <w:t>5.1.11</w:t>
      </w:r>
      <w:r>
        <w:t xml:space="preserve"> </w:t>
      </w:r>
      <w:r>
        <w:rPr>
          <w:rFonts w:hint="eastAsia"/>
        </w:rPr>
        <w:t>用户访谈员</w:t>
      </w:r>
      <w:bookmarkEnd w:id="765"/>
    </w:p>
    <w:p w14:paraId="517DDD49" w14:textId="77777777" w:rsidR="008E7C49" w:rsidRDefault="00E53FE3">
      <w:pPr>
        <w:pStyle w:val="afe"/>
        <w:spacing w:line="360" w:lineRule="auto"/>
      </w:pPr>
      <w:r>
        <w:rPr>
          <w:rFonts w:hint="eastAsia"/>
        </w:rPr>
        <w:t>职位描述：</w:t>
      </w:r>
    </w:p>
    <w:p w14:paraId="649F14B5" w14:textId="77777777" w:rsidR="008E7C49" w:rsidRDefault="00E53FE3">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E7C49" w14:paraId="03F29985" w14:textId="77777777">
        <w:tc>
          <w:tcPr>
            <w:tcW w:w="846" w:type="dxa"/>
          </w:tcPr>
          <w:p w14:paraId="45EA3FC4"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14:paraId="469D1E24"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149A200D"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14:paraId="77CC457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14:paraId="7291257D"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5582F03"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31050A4"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2A58AE7" w14:textId="77777777">
        <w:tc>
          <w:tcPr>
            <w:tcW w:w="846" w:type="dxa"/>
          </w:tcPr>
          <w:p w14:paraId="0CF8330D" w14:textId="77777777" w:rsidR="008E7C49" w:rsidRDefault="00E53FE3">
            <w:pPr>
              <w:spacing w:line="360" w:lineRule="auto"/>
              <w:rPr>
                <w:szCs w:val="21"/>
              </w:rPr>
            </w:pPr>
            <w:r>
              <w:rPr>
                <w:rFonts w:hint="eastAsia"/>
                <w:szCs w:val="21"/>
              </w:rPr>
              <w:t>用户访谈员</w:t>
            </w:r>
          </w:p>
        </w:tc>
        <w:tc>
          <w:tcPr>
            <w:tcW w:w="992" w:type="dxa"/>
          </w:tcPr>
          <w:p w14:paraId="28CB21E3" w14:textId="77777777" w:rsidR="008E7C49" w:rsidRDefault="00E53FE3">
            <w:pPr>
              <w:spacing w:line="360" w:lineRule="auto"/>
              <w:rPr>
                <w:szCs w:val="21"/>
              </w:rPr>
            </w:pPr>
            <w:r>
              <w:rPr>
                <w:rFonts w:hint="eastAsia"/>
                <w:szCs w:val="21"/>
              </w:rPr>
              <w:t>沈启航</w:t>
            </w:r>
          </w:p>
        </w:tc>
        <w:tc>
          <w:tcPr>
            <w:tcW w:w="1134" w:type="dxa"/>
          </w:tcPr>
          <w:p w14:paraId="13DFC2BB"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0A3E3B6E" w14:textId="77777777" w:rsidR="008E7C49" w:rsidRDefault="00E53FE3">
            <w:pPr>
              <w:spacing w:line="360" w:lineRule="auto"/>
              <w:rPr>
                <w:szCs w:val="21"/>
              </w:rPr>
            </w:pPr>
            <w:r>
              <w:rPr>
                <w:rFonts w:hint="eastAsia"/>
                <w:szCs w:val="21"/>
              </w:rPr>
              <w:t>31601404</w:t>
            </w:r>
          </w:p>
        </w:tc>
        <w:tc>
          <w:tcPr>
            <w:tcW w:w="1559" w:type="dxa"/>
          </w:tcPr>
          <w:p w14:paraId="107AA6FB" w14:textId="77777777" w:rsidR="008E7C49" w:rsidRDefault="00E53FE3">
            <w:pPr>
              <w:spacing w:line="360" w:lineRule="auto"/>
              <w:rPr>
                <w:szCs w:val="21"/>
              </w:rPr>
            </w:pPr>
            <w:r>
              <w:rPr>
                <w:rFonts w:hint="eastAsia"/>
                <w:szCs w:val="21"/>
              </w:rPr>
              <w:t>15988122404</w:t>
            </w:r>
          </w:p>
        </w:tc>
        <w:tc>
          <w:tcPr>
            <w:tcW w:w="1524" w:type="dxa"/>
          </w:tcPr>
          <w:p w14:paraId="4C64B19E"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FECA59" w14:textId="77777777" w:rsidR="008E7C49" w:rsidRDefault="00E53FE3">
            <w:pPr>
              <w:spacing w:line="360" w:lineRule="auto"/>
              <w:rPr>
                <w:szCs w:val="21"/>
              </w:rPr>
            </w:pPr>
            <w:r>
              <w:rPr>
                <w:rFonts w:hint="eastAsia"/>
                <w:szCs w:val="21"/>
              </w:rPr>
              <w:t>弘毅</w:t>
            </w:r>
            <w:r>
              <w:rPr>
                <w:szCs w:val="21"/>
              </w:rPr>
              <w:t>B1-614</w:t>
            </w:r>
          </w:p>
        </w:tc>
      </w:tr>
      <w:tr w:rsidR="008E7C49" w14:paraId="7599BFB4" w14:textId="77777777">
        <w:tc>
          <w:tcPr>
            <w:tcW w:w="846" w:type="dxa"/>
          </w:tcPr>
          <w:p w14:paraId="63CEA033" w14:textId="77777777" w:rsidR="008E7C49" w:rsidRDefault="00E53FE3">
            <w:pPr>
              <w:spacing w:line="360" w:lineRule="auto"/>
              <w:rPr>
                <w:szCs w:val="21"/>
              </w:rPr>
            </w:pPr>
            <w:r>
              <w:rPr>
                <w:rFonts w:hint="eastAsia"/>
                <w:szCs w:val="21"/>
              </w:rPr>
              <w:t>用户访谈员</w:t>
            </w:r>
          </w:p>
        </w:tc>
        <w:tc>
          <w:tcPr>
            <w:tcW w:w="992" w:type="dxa"/>
          </w:tcPr>
          <w:p w14:paraId="08E4AE08" w14:textId="77777777" w:rsidR="008E7C49" w:rsidRDefault="00E53FE3">
            <w:pPr>
              <w:spacing w:line="360" w:lineRule="auto"/>
              <w:rPr>
                <w:szCs w:val="21"/>
              </w:rPr>
            </w:pPr>
            <w:r>
              <w:rPr>
                <w:rFonts w:hint="eastAsia"/>
                <w:szCs w:val="21"/>
              </w:rPr>
              <w:t>叶柏成</w:t>
            </w:r>
          </w:p>
        </w:tc>
        <w:tc>
          <w:tcPr>
            <w:tcW w:w="1134" w:type="dxa"/>
          </w:tcPr>
          <w:p w14:paraId="47F512CA"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1FDEBDD4" w14:textId="77777777" w:rsidR="008E7C49" w:rsidRDefault="00E53FE3">
            <w:pPr>
              <w:spacing w:line="360" w:lineRule="auto"/>
              <w:rPr>
                <w:szCs w:val="21"/>
              </w:rPr>
            </w:pPr>
            <w:r>
              <w:rPr>
                <w:szCs w:val="21"/>
              </w:rPr>
              <w:t>31601411</w:t>
            </w:r>
          </w:p>
        </w:tc>
        <w:tc>
          <w:tcPr>
            <w:tcW w:w="1559" w:type="dxa"/>
          </w:tcPr>
          <w:p w14:paraId="3F253DD1" w14:textId="77777777" w:rsidR="008E7C49" w:rsidRDefault="00E53FE3">
            <w:pPr>
              <w:spacing w:line="360" w:lineRule="auto"/>
              <w:rPr>
                <w:szCs w:val="21"/>
              </w:rPr>
            </w:pPr>
            <w:r>
              <w:rPr>
                <w:szCs w:val="21"/>
              </w:rPr>
              <w:t>13588025779</w:t>
            </w:r>
          </w:p>
        </w:tc>
        <w:tc>
          <w:tcPr>
            <w:tcW w:w="1524" w:type="dxa"/>
          </w:tcPr>
          <w:p w14:paraId="12C13F90" w14:textId="77777777" w:rsidR="008E7C49" w:rsidRDefault="00E53FE3">
            <w:pPr>
              <w:spacing w:line="360" w:lineRule="auto"/>
              <w:rPr>
                <w:szCs w:val="21"/>
              </w:rPr>
            </w:pPr>
            <w:r>
              <w:rPr>
                <w:szCs w:val="21"/>
              </w:rPr>
              <w:t>31601411@stu.zucc.edu.cn</w:t>
            </w:r>
          </w:p>
        </w:tc>
        <w:tc>
          <w:tcPr>
            <w:tcW w:w="1107" w:type="dxa"/>
          </w:tcPr>
          <w:p w14:paraId="1AB0397A"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71676A5" w14:textId="77777777">
        <w:tc>
          <w:tcPr>
            <w:tcW w:w="846" w:type="dxa"/>
          </w:tcPr>
          <w:p w14:paraId="265C5A0C" w14:textId="77777777" w:rsidR="008E7C49" w:rsidRDefault="00E53FE3">
            <w:pPr>
              <w:spacing w:line="360" w:lineRule="auto"/>
              <w:rPr>
                <w:szCs w:val="21"/>
              </w:rPr>
            </w:pPr>
            <w:r>
              <w:rPr>
                <w:rFonts w:hint="eastAsia"/>
                <w:szCs w:val="21"/>
              </w:rPr>
              <w:t>用户访谈员</w:t>
            </w:r>
          </w:p>
        </w:tc>
        <w:tc>
          <w:tcPr>
            <w:tcW w:w="992" w:type="dxa"/>
          </w:tcPr>
          <w:p w14:paraId="3FF7495D" w14:textId="77777777" w:rsidR="008E7C49" w:rsidRDefault="00E53FE3">
            <w:pPr>
              <w:spacing w:line="360" w:lineRule="auto"/>
              <w:rPr>
                <w:szCs w:val="21"/>
              </w:rPr>
            </w:pPr>
            <w:r>
              <w:rPr>
                <w:rFonts w:hint="eastAsia"/>
                <w:szCs w:val="21"/>
              </w:rPr>
              <w:t>杨以恒</w:t>
            </w:r>
          </w:p>
        </w:tc>
        <w:tc>
          <w:tcPr>
            <w:tcW w:w="1134" w:type="dxa"/>
          </w:tcPr>
          <w:p w14:paraId="0CC647CF"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2DBD8D91" w14:textId="77777777" w:rsidR="008E7C49" w:rsidRDefault="00E53FE3">
            <w:pPr>
              <w:spacing w:line="360" w:lineRule="auto"/>
              <w:rPr>
                <w:szCs w:val="21"/>
              </w:rPr>
            </w:pPr>
            <w:r>
              <w:rPr>
                <w:szCs w:val="21"/>
              </w:rPr>
              <w:t>31601410</w:t>
            </w:r>
          </w:p>
        </w:tc>
        <w:tc>
          <w:tcPr>
            <w:tcW w:w="1559" w:type="dxa"/>
          </w:tcPr>
          <w:p w14:paraId="5BECC472" w14:textId="77777777" w:rsidR="008E7C49" w:rsidRDefault="00E53FE3">
            <w:pPr>
              <w:spacing w:line="360" w:lineRule="auto"/>
              <w:rPr>
                <w:szCs w:val="21"/>
              </w:rPr>
            </w:pPr>
            <w:r>
              <w:rPr>
                <w:szCs w:val="21"/>
              </w:rPr>
              <w:t>18989678901</w:t>
            </w:r>
          </w:p>
        </w:tc>
        <w:tc>
          <w:tcPr>
            <w:tcW w:w="1524" w:type="dxa"/>
          </w:tcPr>
          <w:p w14:paraId="25394246" w14:textId="77777777" w:rsidR="008E7C49" w:rsidRDefault="00E53FE3">
            <w:pPr>
              <w:spacing w:line="360" w:lineRule="auto"/>
              <w:rPr>
                <w:szCs w:val="21"/>
              </w:rPr>
            </w:pPr>
            <w:r>
              <w:rPr>
                <w:szCs w:val="21"/>
              </w:rPr>
              <w:t>31601410@stu.zucc.edu.cn</w:t>
            </w:r>
          </w:p>
        </w:tc>
        <w:tc>
          <w:tcPr>
            <w:tcW w:w="1107" w:type="dxa"/>
          </w:tcPr>
          <w:p w14:paraId="20B050B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82E43E9" w14:textId="77777777">
        <w:tc>
          <w:tcPr>
            <w:tcW w:w="846" w:type="dxa"/>
          </w:tcPr>
          <w:p w14:paraId="23D267D1" w14:textId="77777777" w:rsidR="008E7C49" w:rsidRDefault="00E53FE3">
            <w:pPr>
              <w:spacing w:line="360" w:lineRule="auto"/>
              <w:rPr>
                <w:szCs w:val="21"/>
              </w:rPr>
            </w:pPr>
            <w:r>
              <w:rPr>
                <w:rFonts w:hint="eastAsia"/>
                <w:szCs w:val="21"/>
              </w:rPr>
              <w:t>用户访谈员</w:t>
            </w:r>
          </w:p>
        </w:tc>
        <w:tc>
          <w:tcPr>
            <w:tcW w:w="992" w:type="dxa"/>
          </w:tcPr>
          <w:p w14:paraId="59E58887" w14:textId="77777777" w:rsidR="008E7C49" w:rsidRDefault="00E53FE3">
            <w:pPr>
              <w:spacing w:line="360" w:lineRule="auto"/>
              <w:rPr>
                <w:szCs w:val="21"/>
              </w:rPr>
            </w:pPr>
            <w:r>
              <w:rPr>
                <w:rFonts w:hint="eastAsia"/>
                <w:szCs w:val="21"/>
              </w:rPr>
              <w:t>徐哲远</w:t>
            </w:r>
          </w:p>
        </w:tc>
        <w:tc>
          <w:tcPr>
            <w:tcW w:w="1134" w:type="dxa"/>
          </w:tcPr>
          <w:p w14:paraId="55B38772"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63600989" w14:textId="77777777" w:rsidR="008E7C49" w:rsidRDefault="00E53FE3">
            <w:pPr>
              <w:spacing w:line="360" w:lineRule="auto"/>
              <w:rPr>
                <w:szCs w:val="21"/>
              </w:rPr>
            </w:pPr>
            <w:r>
              <w:rPr>
                <w:szCs w:val="21"/>
              </w:rPr>
              <w:t>31601409</w:t>
            </w:r>
          </w:p>
        </w:tc>
        <w:tc>
          <w:tcPr>
            <w:tcW w:w="1559" w:type="dxa"/>
          </w:tcPr>
          <w:p w14:paraId="765AC6E6" w14:textId="77777777" w:rsidR="008E7C49" w:rsidRDefault="00E53FE3">
            <w:pPr>
              <w:spacing w:line="360" w:lineRule="auto"/>
              <w:rPr>
                <w:szCs w:val="21"/>
              </w:rPr>
            </w:pPr>
            <w:r>
              <w:rPr>
                <w:szCs w:val="21"/>
              </w:rPr>
              <w:t>15968805302</w:t>
            </w:r>
          </w:p>
        </w:tc>
        <w:tc>
          <w:tcPr>
            <w:tcW w:w="1524" w:type="dxa"/>
          </w:tcPr>
          <w:p w14:paraId="138D689B" w14:textId="77777777" w:rsidR="008E7C49" w:rsidRDefault="00E53FE3">
            <w:pPr>
              <w:spacing w:line="360" w:lineRule="auto"/>
              <w:rPr>
                <w:szCs w:val="21"/>
              </w:rPr>
            </w:pPr>
            <w:r>
              <w:rPr>
                <w:szCs w:val="21"/>
              </w:rPr>
              <w:t>31601409@stu.zucc.edu.cn</w:t>
            </w:r>
          </w:p>
        </w:tc>
        <w:tc>
          <w:tcPr>
            <w:tcW w:w="1107" w:type="dxa"/>
          </w:tcPr>
          <w:p w14:paraId="32F2D04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62A9A02" w14:textId="77777777">
        <w:tc>
          <w:tcPr>
            <w:tcW w:w="846" w:type="dxa"/>
          </w:tcPr>
          <w:p w14:paraId="11F019FD" w14:textId="77777777" w:rsidR="008E7C49" w:rsidRDefault="00E53FE3">
            <w:pPr>
              <w:spacing w:line="360" w:lineRule="auto"/>
              <w:rPr>
                <w:szCs w:val="21"/>
              </w:rPr>
            </w:pPr>
            <w:r>
              <w:rPr>
                <w:rFonts w:hint="eastAsia"/>
                <w:szCs w:val="21"/>
              </w:rPr>
              <w:t>用户访谈员</w:t>
            </w:r>
          </w:p>
        </w:tc>
        <w:tc>
          <w:tcPr>
            <w:tcW w:w="992" w:type="dxa"/>
          </w:tcPr>
          <w:p w14:paraId="4321B84E" w14:textId="77777777" w:rsidR="008E7C49" w:rsidRDefault="00E53FE3">
            <w:pPr>
              <w:spacing w:line="360" w:lineRule="auto"/>
              <w:rPr>
                <w:szCs w:val="21"/>
              </w:rPr>
            </w:pPr>
            <w:r>
              <w:rPr>
                <w:rFonts w:hint="eastAsia"/>
                <w:szCs w:val="21"/>
              </w:rPr>
              <w:t>骆佳俊</w:t>
            </w:r>
          </w:p>
        </w:tc>
        <w:tc>
          <w:tcPr>
            <w:tcW w:w="1134" w:type="dxa"/>
          </w:tcPr>
          <w:p w14:paraId="7FA8676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34" w:type="dxa"/>
          </w:tcPr>
          <w:p w14:paraId="7A9460F7" w14:textId="77777777" w:rsidR="008E7C49" w:rsidRDefault="00E53FE3">
            <w:pPr>
              <w:spacing w:line="360" w:lineRule="auto"/>
              <w:rPr>
                <w:szCs w:val="21"/>
              </w:rPr>
            </w:pPr>
            <w:r>
              <w:rPr>
                <w:szCs w:val="21"/>
              </w:rPr>
              <w:t>31601215</w:t>
            </w:r>
          </w:p>
        </w:tc>
        <w:tc>
          <w:tcPr>
            <w:tcW w:w="1559" w:type="dxa"/>
          </w:tcPr>
          <w:p w14:paraId="2958CF8E" w14:textId="77777777" w:rsidR="008E7C49" w:rsidRDefault="00E53FE3">
            <w:pPr>
              <w:spacing w:line="360" w:lineRule="auto"/>
              <w:rPr>
                <w:szCs w:val="21"/>
              </w:rPr>
            </w:pPr>
            <w:r>
              <w:rPr>
                <w:szCs w:val="21"/>
              </w:rPr>
              <w:t>18058735546</w:t>
            </w:r>
          </w:p>
        </w:tc>
        <w:tc>
          <w:tcPr>
            <w:tcW w:w="1524" w:type="dxa"/>
          </w:tcPr>
          <w:p w14:paraId="4F1F3CBF" w14:textId="77777777" w:rsidR="008E7C49" w:rsidRDefault="00E53FE3">
            <w:pPr>
              <w:spacing w:line="360" w:lineRule="auto"/>
              <w:rPr>
                <w:szCs w:val="21"/>
              </w:rPr>
            </w:pPr>
            <w:r>
              <w:rPr>
                <w:szCs w:val="21"/>
              </w:rPr>
              <w:t>31601215@stu.zucc.edu.cn</w:t>
            </w:r>
          </w:p>
        </w:tc>
        <w:tc>
          <w:tcPr>
            <w:tcW w:w="1107" w:type="dxa"/>
          </w:tcPr>
          <w:p w14:paraId="7C6A5422" w14:textId="77777777" w:rsidR="008E7C49" w:rsidRDefault="00E53FE3">
            <w:pPr>
              <w:spacing w:line="360" w:lineRule="auto"/>
              <w:rPr>
                <w:szCs w:val="21"/>
              </w:rPr>
            </w:pPr>
            <w:r>
              <w:rPr>
                <w:rFonts w:hint="eastAsia"/>
                <w:szCs w:val="21"/>
              </w:rPr>
              <w:t>弘毅</w:t>
            </w:r>
            <w:r>
              <w:rPr>
                <w:rFonts w:hint="eastAsia"/>
                <w:szCs w:val="21"/>
              </w:rPr>
              <w:t>B2-206</w:t>
            </w:r>
          </w:p>
        </w:tc>
      </w:tr>
    </w:tbl>
    <w:p w14:paraId="7B6309BA" w14:textId="77777777" w:rsidR="00130E8A" w:rsidRDefault="00130E8A" w:rsidP="00130E8A">
      <w:pPr>
        <w:pStyle w:val="3"/>
        <w:spacing w:line="360" w:lineRule="auto"/>
      </w:pPr>
      <w:bookmarkStart w:id="766" w:name="_Toc529483129"/>
      <w:r>
        <w:rPr>
          <w:rFonts w:hint="eastAsia"/>
        </w:rPr>
        <w:t>5.1.12</w:t>
      </w:r>
      <w:r>
        <w:rPr>
          <w:rFonts w:hint="eastAsia"/>
        </w:rPr>
        <w:t>工作计划管理员</w:t>
      </w:r>
      <w:bookmarkEnd w:id="766"/>
    </w:p>
    <w:p w14:paraId="21791DF5" w14:textId="77777777" w:rsidR="00130E8A" w:rsidRPr="00130E8A" w:rsidRDefault="00130E8A" w:rsidP="00130E8A">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130E8A" w14:paraId="4C124559" w14:textId="77777777" w:rsidTr="000432C9">
        <w:tc>
          <w:tcPr>
            <w:tcW w:w="616" w:type="dxa"/>
          </w:tcPr>
          <w:p w14:paraId="3E7EFD5F" w14:textId="77777777" w:rsidR="00130E8A" w:rsidRDefault="00130E8A"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28CAF649" w14:textId="77777777" w:rsidR="00130E8A" w:rsidRDefault="00130E8A"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0D572105" w14:textId="77777777" w:rsidR="00130E8A" w:rsidRDefault="00130E8A"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629A6FC4" w14:textId="77777777" w:rsidR="00130E8A" w:rsidRDefault="00130E8A"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59BE9FD2" w14:textId="77777777" w:rsidR="00130E8A" w:rsidRDefault="00130E8A"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1063188" w14:textId="77777777" w:rsidR="00130E8A" w:rsidRDefault="00130E8A"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65A6D3A5" w14:textId="77777777" w:rsidR="00130E8A" w:rsidRDefault="00130E8A" w:rsidP="000432C9">
            <w:pPr>
              <w:spacing w:line="360" w:lineRule="auto"/>
              <w:jc w:val="center"/>
              <w:rPr>
                <w:b/>
                <w:bCs/>
                <w:color w:val="000000"/>
                <w:sz w:val="24"/>
                <w:szCs w:val="21"/>
              </w:rPr>
            </w:pPr>
            <w:r>
              <w:rPr>
                <w:rFonts w:hint="eastAsia"/>
                <w:b/>
                <w:bCs/>
                <w:color w:val="000000"/>
                <w:sz w:val="24"/>
                <w:szCs w:val="21"/>
              </w:rPr>
              <w:t>寝室号</w:t>
            </w:r>
          </w:p>
        </w:tc>
      </w:tr>
      <w:tr w:rsidR="00130E8A" w14:paraId="5E91A9D7" w14:textId="77777777" w:rsidTr="000432C9">
        <w:tc>
          <w:tcPr>
            <w:tcW w:w="616" w:type="dxa"/>
          </w:tcPr>
          <w:p w14:paraId="73FB358E" w14:textId="77777777" w:rsidR="00130E8A" w:rsidRDefault="00130E8A" w:rsidP="000432C9">
            <w:pPr>
              <w:spacing w:line="360" w:lineRule="auto"/>
              <w:rPr>
                <w:szCs w:val="21"/>
              </w:rPr>
            </w:pPr>
            <w:r>
              <w:rPr>
                <w:rFonts w:hint="eastAsia"/>
              </w:rPr>
              <w:t>工作计划管理员</w:t>
            </w:r>
          </w:p>
        </w:tc>
        <w:tc>
          <w:tcPr>
            <w:tcW w:w="616" w:type="dxa"/>
          </w:tcPr>
          <w:p w14:paraId="07427AB5" w14:textId="77777777" w:rsidR="00130E8A" w:rsidRDefault="00130E8A" w:rsidP="000432C9">
            <w:pPr>
              <w:spacing w:line="360" w:lineRule="auto"/>
              <w:rPr>
                <w:szCs w:val="21"/>
              </w:rPr>
            </w:pPr>
            <w:r>
              <w:rPr>
                <w:rFonts w:hint="eastAsia"/>
                <w:szCs w:val="21"/>
              </w:rPr>
              <w:t>骆佳俊</w:t>
            </w:r>
          </w:p>
        </w:tc>
        <w:tc>
          <w:tcPr>
            <w:tcW w:w="799" w:type="dxa"/>
          </w:tcPr>
          <w:p w14:paraId="1C6A1772"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1231E7" w14:textId="77777777" w:rsidR="00130E8A" w:rsidRDefault="00211256" w:rsidP="00211256">
            <w:pPr>
              <w:spacing w:line="360" w:lineRule="auto"/>
              <w:rPr>
                <w:szCs w:val="21"/>
              </w:rPr>
            </w:pPr>
            <w:r>
              <w:rPr>
                <w:szCs w:val="21"/>
              </w:rPr>
              <w:t>31601215</w:t>
            </w:r>
          </w:p>
        </w:tc>
        <w:tc>
          <w:tcPr>
            <w:tcW w:w="1429" w:type="dxa"/>
          </w:tcPr>
          <w:p w14:paraId="2E113B51" w14:textId="77777777" w:rsidR="00130E8A" w:rsidRDefault="00130E8A" w:rsidP="000432C9">
            <w:pPr>
              <w:spacing w:line="360" w:lineRule="auto"/>
              <w:rPr>
                <w:szCs w:val="21"/>
              </w:rPr>
            </w:pPr>
            <w:r>
              <w:rPr>
                <w:szCs w:val="21"/>
              </w:rPr>
              <w:t>18058735546</w:t>
            </w:r>
          </w:p>
        </w:tc>
        <w:tc>
          <w:tcPr>
            <w:tcW w:w="2570" w:type="dxa"/>
          </w:tcPr>
          <w:p w14:paraId="661D6871" w14:textId="77777777" w:rsidR="00130E8A" w:rsidRDefault="00130E8A" w:rsidP="000432C9">
            <w:pPr>
              <w:spacing w:line="360" w:lineRule="auto"/>
              <w:rPr>
                <w:szCs w:val="21"/>
              </w:rPr>
            </w:pPr>
            <w:r>
              <w:rPr>
                <w:szCs w:val="21"/>
              </w:rPr>
              <w:t>31601215@stu.zucc.edu.cn</w:t>
            </w:r>
          </w:p>
        </w:tc>
        <w:tc>
          <w:tcPr>
            <w:tcW w:w="1107" w:type="dxa"/>
          </w:tcPr>
          <w:p w14:paraId="113CA4F9"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52D7E97" w14:textId="77777777" w:rsidR="00130E8A" w:rsidRDefault="00130E8A" w:rsidP="00130E8A"/>
    <w:p w14:paraId="0D5E2666" w14:textId="56B31017" w:rsidR="00211256" w:rsidRDefault="00211256" w:rsidP="00211256">
      <w:pPr>
        <w:pStyle w:val="3"/>
      </w:pPr>
      <w:bookmarkStart w:id="767" w:name="_Toc529483130"/>
      <w:r>
        <w:rPr>
          <w:rFonts w:hint="eastAsia"/>
        </w:rPr>
        <w:lastRenderedPageBreak/>
        <w:t>5.1.13</w:t>
      </w:r>
      <w:r>
        <w:t xml:space="preserve"> </w:t>
      </w:r>
      <w:r>
        <w:rPr>
          <w:rFonts w:hint="eastAsia"/>
        </w:rPr>
        <w:t>后勤辅助</w:t>
      </w:r>
      <w:r w:rsidR="00CC5AE8">
        <w:rPr>
          <w:rFonts w:hint="eastAsia"/>
        </w:rPr>
        <w:t>人员</w:t>
      </w:r>
      <w:bookmarkEnd w:id="767"/>
    </w:p>
    <w:p w14:paraId="6FF3CBBA" w14:textId="77777777" w:rsidR="00211256" w:rsidRDefault="00211256" w:rsidP="00211256">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211256" w14:paraId="357EA458" w14:textId="77777777" w:rsidTr="000432C9">
        <w:tc>
          <w:tcPr>
            <w:tcW w:w="616" w:type="dxa"/>
          </w:tcPr>
          <w:p w14:paraId="76DB9302" w14:textId="77777777" w:rsidR="00211256" w:rsidRDefault="00211256"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60A3980E" w14:textId="77777777" w:rsidR="00211256" w:rsidRDefault="00211256"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7F0D3350" w14:textId="77777777" w:rsidR="00211256" w:rsidRDefault="00211256"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38768949" w14:textId="77777777" w:rsidR="00211256" w:rsidRDefault="00211256"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367D8DDC" w14:textId="77777777" w:rsidR="00211256" w:rsidRDefault="00211256"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9B810AF" w14:textId="77777777" w:rsidR="00211256" w:rsidRDefault="00211256"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7564C24B" w14:textId="77777777" w:rsidR="00211256" w:rsidRDefault="00211256" w:rsidP="000432C9">
            <w:pPr>
              <w:spacing w:line="360" w:lineRule="auto"/>
              <w:jc w:val="center"/>
              <w:rPr>
                <w:b/>
                <w:bCs/>
                <w:color w:val="000000"/>
                <w:sz w:val="24"/>
                <w:szCs w:val="21"/>
              </w:rPr>
            </w:pPr>
            <w:r>
              <w:rPr>
                <w:rFonts w:hint="eastAsia"/>
                <w:b/>
                <w:bCs/>
                <w:color w:val="000000"/>
                <w:sz w:val="24"/>
                <w:szCs w:val="21"/>
              </w:rPr>
              <w:t>寝室号</w:t>
            </w:r>
          </w:p>
        </w:tc>
      </w:tr>
      <w:tr w:rsidR="00211256" w14:paraId="6CF7454D" w14:textId="77777777" w:rsidTr="000432C9">
        <w:tc>
          <w:tcPr>
            <w:tcW w:w="616" w:type="dxa"/>
          </w:tcPr>
          <w:p w14:paraId="22C63D7E" w14:textId="77777777" w:rsidR="00211256" w:rsidRDefault="00211256" w:rsidP="00211256">
            <w:pPr>
              <w:spacing w:line="360" w:lineRule="auto"/>
            </w:pPr>
            <w:r>
              <w:rPr>
                <w:rFonts w:hint="eastAsia"/>
              </w:rPr>
              <w:t>后勤辅助</w:t>
            </w:r>
          </w:p>
          <w:p w14:paraId="5673896D" w14:textId="047F5F1B" w:rsidR="00CC5AE8" w:rsidRDefault="00CC5AE8" w:rsidP="00211256">
            <w:pPr>
              <w:spacing w:line="360" w:lineRule="auto"/>
              <w:rPr>
                <w:szCs w:val="21"/>
              </w:rPr>
            </w:pPr>
            <w:r>
              <w:rPr>
                <w:rFonts w:hint="eastAsia"/>
              </w:rPr>
              <w:t>人员</w:t>
            </w:r>
          </w:p>
        </w:tc>
        <w:tc>
          <w:tcPr>
            <w:tcW w:w="616" w:type="dxa"/>
          </w:tcPr>
          <w:p w14:paraId="296C030D" w14:textId="77777777" w:rsidR="00211256" w:rsidRDefault="00211256" w:rsidP="00211256">
            <w:pPr>
              <w:spacing w:line="360" w:lineRule="auto"/>
              <w:rPr>
                <w:szCs w:val="21"/>
              </w:rPr>
            </w:pPr>
            <w:r>
              <w:rPr>
                <w:rFonts w:hint="eastAsia"/>
                <w:szCs w:val="21"/>
              </w:rPr>
              <w:t>徐哲远</w:t>
            </w:r>
          </w:p>
        </w:tc>
        <w:tc>
          <w:tcPr>
            <w:tcW w:w="799" w:type="dxa"/>
          </w:tcPr>
          <w:p w14:paraId="2FBDC524" w14:textId="77777777" w:rsidR="00211256" w:rsidRDefault="00211256" w:rsidP="00211256">
            <w:pPr>
              <w:spacing w:line="360" w:lineRule="auto"/>
              <w:rPr>
                <w:szCs w:val="21"/>
              </w:rPr>
            </w:pPr>
            <w:r>
              <w:rPr>
                <w:rFonts w:hint="eastAsia"/>
                <w:szCs w:val="21"/>
              </w:rPr>
              <w:t>软件工程</w:t>
            </w:r>
            <w:r>
              <w:rPr>
                <w:rFonts w:hint="eastAsia"/>
                <w:szCs w:val="21"/>
              </w:rPr>
              <w:t>1602</w:t>
            </w:r>
          </w:p>
        </w:tc>
        <w:tc>
          <w:tcPr>
            <w:tcW w:w="1159" w:type="dxa"/>
          </w:tcPr>
          <w:p w14:paraId="1E40D17E" w14:textId="77777777" w:rsidR="00211256" w:rsidRDefault="00211256" w:rsidP="00211256">
            <w:pPr>
              <w:spacing w:line="360" w:lineRule="auto"/>
              <w:rPr>
                <w:szCs w:val="21"/>
              </w:rPr>
            </w:pPr>
            <w:r>
              <w:rPr>
                <w:szCs w:val="21"/>
              </w:rPr>
              <w:t>31601409</w:t>
            </w:r>
          </w:p>
        </w:tc>
        <w:tc>
          <w:tcPr>
            <w:tcW w:w="1429" w:type="dxa"/>
          </w:tcPr>
          <w:p w14:paraId="37B19954" w14:textId="77777777" w:rsidR="00211256" w:rsidRDefault="00211256" w:rsidP="00211256">
            <w:pPr>
              <w:spacing w:line="360" w:lineRule="auto"/>
              <w:rPr>
                <w:szCs w:val="21"/>
              </w:rPr>
            </w:pPr>
            <w:r>
              <w:rPr>
                <w:szCs w:val="21"/>
              </w:rPr>
              <w:t>15968805302</w:t>
            </w:r>
          </w:p>
        </w:tc>
        <w:tc>
          <w:tcPr>
            <w:tcW w:w="2570" w:type="dxa"/>
          </w:tcPr>
          <w:p w14:paraId="3353FB17" w14:textId="77777777" w:rsidR="00211256" w:rsidRDefault="00211256" w:rsidP="00211256">
            <w:pPr>
              <w:spacing w:line="360" w:lineRule="auto"/>
              <w:rPr>
                <w:szCs w:val="21"/>
              </w:rPr>
            </w:pPr>
            <w:r>
              <w:rPr>
                <w:szCs w:val="21"/>
              </w:rPr>
              <w:t>31601409@stu.zucc.edu.cn</w:t>
            </w:r>
          </w:p>
        </w:tc>
        <w:tc>
          <w:tcPr>
            <w:tcW w:w="1107" w:type="dxa"/>
          </w:tcPr>
          <w:p w14:paraId="37D47773" w14:textId="77777777" w:rsidR="00211256" w:rsidRDefault="00211256" w:rsidP="00211256">
            <w:pPr>
              <w:spacing w:line="360" w:lineRule="auto"/>
              <w:rPr>
                <w:szCs w:val="21"/>
              </w:rPr>
            </w:pPr>
            <w:r>
              <w:rPr>
                <w:rFonts w:hint="eastAsia"/>
                <w:szCs w:val="21"/>
              </w:rPr>
              <w:t>弘毅</w:t>
            </w:r>
            <w:r>
              <w:rPr>
                <w:rFonts w:hint="eastAsia"/>
                <w:szCs w:val="21"/>
              </w:rPr>
              <w:t>B1-615</w:t>
            </w:r>
          </w:p>
        </w:tc>
      </w:tr>
    </w:tbl>
    <w:p w14:paraId="652A8299" w14:textId="77777777" w:rsidR="00211256" w:rsidRPr="00211256" w:rsidRDefault="00211256" w:rsidP="00211256"/>
    <w:p w14:paraId="2AE10984" w14:textId="77777777" w:rsidR="008E7C49" w:rsidRDefault="00E53FE3">
      <w:pPr>
        <w:pStyle w:val="2"/>
        <w:spacing w:line="360" w:lineRule="auto"/>
      </w:pPr>
      <w:bookmarkStart w:id="768" w:name="_Toc529483131"/>
      <w:r>
        <w:rPr>
          <w:rFonts w:hint="eastAsia"/>
        </w:rPr>
        <w:t>5.2</w:t>
      </w:r>
      <w:r>
        <w:t xml:space="preserve"> </w:t>
      </w:r>
      <w:r>
        <w:rPr>
          <w:rFonts w:hint="eastAsia"/>
        </w:rPr>
        <w:t>项目组织结构（O</w:t>
      </w:r>
      <w:r>
        <w:t>BS</w:t>
      </w:r>
      <w:r>
        <w:rPr>
          <w:rFonts w:hint="eastAsia"/>
        </w:rPr>
        <w:t>）</w:t>
      </w:r>
      <w:bookmarkEnd w:id="768"/>
    </w:p>
    <w:p w14:paraId="1636CFF1" w14:textId="0860334E" w:rsidR="008E7C49" w:rsidRDefault="00E53FE3">
      <w:pPr>
        <w:spacing w:line="360" w:lineRule="auto"/>
      </w:pPr>
      <w:del w:id="769" w:author="Administrator" w:date="2018-11-04T20:26:00Z">
        <w:r w:rsidDel="001D01ED">
          <w:rPr>
            <w:rFonts w:hint="eastAsia"/>
            <w:noProof/>
          </w:rPr>
          <w:drawing>
            <wp:inline distT="0" distB="0" distL="0" distR="0" wp14:anchorId="07FDB32A" wp14:editId="5A42E428">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del>
      <w:ins w:id="770" w:author="Administrator" w:date="2018-11-04T20:26:00Z">
        <w:r w:rsidR="001D01ED">
          <w:rPr>
            <w:noProof/>
          </w:rPr>
          <w:drawing>
            <wp:inline distT="0" distB="0" distL="0" distR="0" wp14:anchorId="6D9CE950" wp14:editId="147E6F62">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ins>
    </w:p>
    <w:p w14:paraId="4FD412DD" w14:textId="77777777" w:rsidR="008E7C49" w:rsidRDefault="008E7C49">
      <w:pPr>
        <w:spacing w:line="360" w:lineRule="auto"/>
      </w:pPr>
    </w:p>
    <w:p w14:paraId="15E4789C" w14:textId="1E13A538" w:rsidR="008E7C49" w:rsidRDefault="00CC5AE8">
      <w:pPr>
        <w:spacing w:line="360" w:lineRule="auto"/>
      </w:pPr>
      <w:del w:id="771" w:author="Administrator" w:date="2018-11-04T20:31:00Z">
        <w:r w:rsidDel="001D01ED">
          <w:rPr>
            <w:noProof/>
          </w:rPr>
          <w:lastRenderedPageBreak/>
          <w:drawing>
            <wp:inline distT="0" distB="0" distL="0" distR="0" wp14:anchorId="2AD83D75" wp14:editId="49175EF5">
              <wp:extent cx="5274310" cy="2015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组织结构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del>
      <w:r w:rsidR="001D01ED">
        <w:rPr>
          <w:noProof/>
        </w:rPr>
        <w:drawing>
          <wp:inline distT="0" distB="0" distL="0" distR="0" wp14:anchorId="72B61EEC" wp14:editId="34A8C364">
            <wp:extent cx="5274310" cy="2015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项目组织结构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78F3C7B8" w14:textId="77777777" w:rsidR="008E7C49" w:rsidRDefault="008E7C49">
      <w:pPr>
        <w:spacing w:line="360" w:lineRule="auto"/>
      </w:pPr>
    </w:p>
    <w:p w14:paraId="3B41CFE3" w14:textId="77777777" w:rsidR="008E7C49" w:rsidRDefault="00E53FE3">
      <w:pPr>
        <w:pStyle w:val="2"/>
        <w:spacing w:line="360" w:lineRule="auto"/>
      </w:pPr>
      <w:bookmarkStart w:id="772" w:name="_Toc529483132"/>
      <w:r>
        <w:rPr>
          <w:rFonts w:hint="eastAsia"/>
        </w:rPr>
        <w:t>5.3</w:t>
      </w:r>
      <w:r>
        <w:t xml:space="preserve"> </w:t>
      </w:r>
      <w:r>
        <w:rPr>
          <w:rFonts w:hint="eastAsia"/>
        </w:rPr>
        <w:t>人员配备管理计划</w:t>
      </w:r>
      <w:bookmarkEnd w:id="772"/>
    </w:p>
    <w:p w14:paraId="66D0FC9F" w14:textId="77777777" w:rsidR="008E7C49" w:rsidRDefault="00E53FE3">
      <w:pPr>
        <w:pStyle w:val="3"/>
        <w:spacing w:line="360" w:lineRule="auto"/>
      </w:pPr>
      <w:bookmarkStart w:id="773" w:name="_Toc529483133"/>
      <w:r>
        <w:rPr>
          <w:rFonts w:hint="eastAsia"/>
        </w:rPr>
        <w:t>5.3.1</w:t>
      </w:r>
      <w:r>
        <w:t xml:space="preserve"> </w:t>
      </w:r>
      <w:r>
        <w:rPr>
          <w:rFonts w:hint="eastAsia"/>
        </w:rPr>
        <w:t>人员招募</w:t>
      </w:r>
      <w:bookmarkEnd w:id="773"/>
    </w:p>
    <w:p w14:paraId="7A7852B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75098F4A" w14:textId="77777777" w:rsidR="008E7C49" w:rsidRDefault="00E53FE3">
      <w:pPr>
        <w:pStyle w:val="3"/>
        <w:spacing w:line="360" w:lineRule="auto"/>
      </w:pPr>
      <w:bookmarkStart w:id="774" w:name="_Toc529483134"/>
      <w:r>
        <w:rPr>
          <w:rFonts w:hint="eastAsia"/>
        </w:rPr>
        <w:t>5.3.2</w:t>
      </w:r>
      <w:r>
        <w:t xml:space="preserve"> </w:t>
      </w:r>
      <w:r>
        <w:rPr>
          <w:rFonts w:hint="eastAsia"/>
        </w:rPr>
        <w:t>资源日历</w:t>
      </w:r>
      <w:bookmarkEnd w:id="77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8E7C49" w14:paraId="2A547F7B" w14:textId="77777777">
        <w:tc>
          <w:tcPr>
            <w:tcW w:w="8296" w:type="dxa"/>
            <w:gridSpan w:val="8"/>
          </w:tcPr>
          <w:p w14:paraId="0ACB0A3D" w14:textId="77777777" w:rsidR="008E7C49" w:rsidRDefault="00E53FE3">
            <w:pPr>
              <w:spacing w:line="360" w:lineRule="auto"/>
              <w:jc w:val="center"/>
              <w:rPr>
                <w:szCs w:val="21"/>
              </w:rPr>
            </w:pPr>
            <w:r>
              <w:rPr>
                <w:rFonts w:hint="eastAsia"/>
                <w:b/>
                <w:bCs/>
                <w:color w:val="000000"/>
                <w:sz w:val="24"/>
                <w:szCs w:val="21"/>
              </w:rPr>
              <w:t>人力资源</w:t>
            </w:r>
          </w:p>
        </w:tc>
      </w:tr>
      <w:tr w:rsidR="008E7C49" w14:paraId="4534F491" w14:textId="77777777">
        <w:tc>
          <w:tcPr>
            <w:tcW w:w="1037" w:type="dxa"/>
          </w:tcPr>
          <w:p w14:paraId="06AB69CE" w14:textId="77777777" w:rsidR="008E7C49" w:rsidRDefault="008E7C49">
            <w:pPr>
              <w:spacing w:line="360" w:lineRule="auto"/>
              <w:rPr>
                <w:szCs w:val="21"/>
              </w:rPr>
            </w:pPr>
          </w:p>
        </w:tc>
        <w:tc>
          <w:tcPr>
            <w:tcW w:w="1037" w:type="dxa"/>
          </w:tcPr>
          <w:p w14:paraId="7906A853" w14:textId="77777777" w:rsidR="008E7C49" w:rsidRDefault="00E53FE3">
            <w:pPr>
              <w:spacing w:line="360" w:lineRule="auto"/>
              <w:rPr>
                <w:szCs w:val="21"/>
              </w:rPr>
            </w:pPr>
            <w:r>
              <w:rPr>
                <w:rFonts w:hint="eastAsia"/>
                <w:szCs w:val="21"/>
              </w:rPr>
              <w:t>周日</w:t>
            </w:r>
          </w:p>
        </w:tc>
        <w:tc>
          <w:tcPr>
            <w:tcW w:w="1037" w:type="dxa"/>
          </w:tcPr>
          <w:p w14:paraId="0F74639A" w14:textId="77777777" w:rsidR="008E7C49" w:rsidRDefault="00E53FE3">
            <w:pPr>
              <w:spacing w:line="360" w:lineRule="auto"/>
              <w:rPr>
                <w:szCs w:val="21"/>
              </w:rPr>
            </w:pPr>
            <w:r>
              <w:rPr>
                <w:rFonts w:hint="eastAsia"/>
                <w:szCs w:val="21"/>
              </w:rPr>
              <w:t>周一</w:t>
            </w:r>
          </w:p>
        </w:tc>
        <w:tc>
          <w:tcPr>
            <w:tcW w:w="1037" w:type="dxa"/>
          </w:tcPr>
          <w:p w14:paraId="7F1DD0B3" w14:textId="77777777" w:rsidR="008E7C49" w:rsidRDefault="00E53FE3">
            <w:pPr>
              <w:spacing w:line="360" w:lineRule="auto"/>
              <w:rPr>
                <w:szCs w:val="21"/>
              </w:rPr>
            </w:pPr>
            <w:r>
              <w:rPr>
                <w:rFonts w:hint="eastAsia"/>
                <w:szCs w:val="21"/>
              </w:rPr>
              <w:t>周二</w:t>
            </w:r>
          </w:p>
        </w:tc>
        <w:tc>
          <w:tcPr>
            <w:tcW w:w="1037" w:type="dxa"/>
          </w:tcPr>
          <w:p w14:paraId="35DC675A" w14:textId="77777777" w:rsidR="008E7C49" w:rsidRDefault="00E53FE3">
            <w:pPr>
              <w:spacing w:line="360" w:lineRule="auto"/>
              <w:rPr>
                <w:szCs w:val="21"/>
              </w:rPr>
            </w:pPr>
            <w:r>
              <w:rPr>
                <w:rFonts w:hint="eastAsia"/>
                <w:szCs w:val="21"/>
              </w:rPr>
              <w:t>周三</w:t>
            </w:r>
          </w:p>
        </w:tc>
        <w:tc>
          <w:tcPr>
            <w:tcW w:w="1037" w:type="dxa"/>
          </w:tcPr>
          <w:p w14:paraId="6375B924" w14:textId="77777777" w:rsidR="008E7C49" w:rsidRDefault="00E53FE3">
            <w:pPr>
              <w:spacing w:line="360" w:lineRule="auto"/>
              <w:rPr>
                <w:szCs w:val="21"/>
              </w:rPr>
            </w:pPr>
            <w:r>
              <w:rPr>
                <w:rFonts w:hint="eastAsia"/>
                <w:szCs w:val="21"/>
              </w:rPr>
              <w:t>周四</w:t>
            </w:r>
          </w:p>
        </w:tc>
        <w:tc>
          <w:tcPr>
            <w:tcW w:w="1037" w:type="dxa"/>
          </w:tcPr>
          <w:p w14:paraId="364C84ED" w14:textId="77777777" w:rsidR="008E7C49" w:rsidRDefault="00E53FE3">
            <w:pPr>
              <w:spacing w:line="360" w:lineRule="auto"/>
              <w:rPr>
                <w:szCs w:val="21"/>
              </w:rPr>
            </w:pPr>
            <w:r>
              <w:rPr>
                <w:rFonts w:hint="eastAsia"/>
                <w:szCs w:val="21"/>
              </w:rPr>
              <w:t>周五</w:t>
            </w:r>
          </w:p>
        </w:tc>
        <w:tc>
          <w:tcPr>
            <w:tcW w:w="1037" w:type="dxa"/>
          </w:tcPr>
          <w:p w14:paraId="309452B0" w14:textId="77777777" w:rsidR="008E7C49" w:rsidRDefault="00E53FE3">
            <w:pPr>
              <w:spacing w:line="360" w:lineRule="auto"/>
              <w:rPr>
                <w:szCs w:val="21"/>
              </w:rPr>
            </w:pPr>
            <w:r>
              <w:rPr>
                <w:rFonts w:hint="eastAsia"/>
                <w:szCs w:val="21"/>
              </w:rPr>
              <w:t>周六</w:t>
            </w:r>
          </w:p>
        </w:tc>
      </w:tr>
      <w:tr w:rsidR="008E7C49" w14:paraId="51C41035" w14:textId="77777777">
        <w:tc>
          <w:tcPr>
            <w:tcW w:w="1037" w:type="dxa"/>
          </w:tcPr>
          <w:p w14:paraId="1B973538" w14:textId="77777777" w:rsidR="008E7C49" w:rsidRDefault="00E53FE3">
            <w:pPr>
              <w:spacing w:line="360" w:lineRule="auto"/>
              <w:rPr>
                <w:szCs w:val="21"/>
              </w:rPr>
            </w:pPr>
            <w:r>
              <w:rPr>
                <w:rFonts w:hint="eastAsia"/>
                <w:szCs w:val="21"/>
              </w:rPr>
              <w:t>上午</w:t>
            </w:r>
            <w:r>
              <w:rPr>
                <w:rFonts w:hint="eastAsia"/>
                <w:szCs w:val="21"/>
              </w:rPr>
              <w:t>1</w:t>
            </w:r>
          </w:p>
        </w:tc>
        <w:tc>
          <w:tcPr>
            <w:tcW w:w="1037" w:type="dxa"/>
          </w:tcPr>
          <w:p w14:paraId="12E17752" w14:textId="4C1BCE57" w:rsidR="008E7C49" w:rsidRDefault="00302D82">
            <w:pPr>
              <w:spacing w:line="360" w:lineRule="auto"/>
              <w:rPr>
                <w:szCs w:val="21"/>
              </w:rPr>
            </w:pPr>
            <w:ins w:id="775"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6EAB2D53" w14:textId="77777777" w:rsidR="008E7C49" w:rsidRDefault="00E53FE3">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37F6AD42" w14:textId="77777777" w:rsidR="008E7C49" w:rsidRDefault="00E53FE3">
            <w:pPr>
              <w:spacing w:line="360" w:lineRule="auto"/>
              <w:rPr>
                <w:szCs w:val="21"/>
              </w:rPr>
            </w:pPr>
            <w:r>
              <w:rPr>
                <w:rFonts w:hint="eastAsia"/>
                <w:szCs w:val="21"/>
              </w:rPr>
              <w:t>沈、叶、</w:t>
            </w:r>
            <w:r>
              <w:rPr>
                <w:szCs w:val="21"/>
              </w:rPr>
              <w:t>徐</w:t>
            </w:r>
          </w:p>
        </w:tc>
        <w:tc>
          <w:tcPr>
            <w:tcW w:w="1037" w:type="dxa"/>
          </w:tcPr>
          <w:p w14:paraId="0D618A3B" w14:textId="77777777" w:rsidR="008E7C49" w:rsidRDefault="008E7C49">
            <w:pPr>
              <w:spacing w:line="360" w:lineRule="auto"/>
              <w:rPr>
                <w:szCs w:val="21"/>
              </w:rPr>
            </w:pPr>
          </w:p>
        </w:tc>
        <w:tc>
          <w:tcPr>
            <w:tcW w:w="1037" w:type="dxa"/>
          </w:tcPr>
          <w:p w14:paraId="7200B752" w14:textId="77777777" w:rsidR="008E7C49" w:rsidRDefault="00E53FE3">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2085C658" w14:textId="6CD06CA7" w:rsidR="008E7C49" w:rsidRDefault="00E53FE3">
            <w:pPr>
              <w:spacing w:line="360" w:lineRule="auto"/>
              <w:rPr>
                <w:szCs w:val="21"/>
              </w:rPr>
            </w:pPr>
            <w:r>
              <w:rPr>
                <w:rFonts w:hint="eastAsia"/>
                <w:szCs w:val="21"/>
              </w:rPr>
              <w:t>沈</w:t>
            </w:r>
          </w:p>
        </w:tc>
        <w:tc>
          <w:tcPr>
            <w:tcW w:w="1037" w:type="dxa"/>
          </w:tcPr>
          <w:p w14:paraId="4716D3B1" w14:textId="6F3132E1" w:rsidR="008E7C49" w:rsidRDefault="00302D82">
            <w:pPr>
              <w:spacing w:line="360" w:lineRule="auto"/>
              <w:rPr>
                <w:szCs w:val="21"/>
              </w:rPr>
            </w:pPr>
            <w:ins w:id="776" w:author="Administrator" w:date="2018-11-04T20:31:00Z">
              <w:r>
                <w:rPr>
                  <w:rFonts w:hint="eastAsia"/>
                  <w:szCs w:val="21"/>
                </w:rPr>
                <w:t>沈</w:t>
              </w:r>
            </w:ins>
            <w:ins w:id="777" w:author="Administrator" w:date="2018-11-04T20:32:00Z">
              <w:r w:rsidR="0055660F">
                <w:rPr>
                  <w:rFonts w:hint="eastAsia"/>
                  <w:szCs w:val="21"/>
                </w:rPr>
                <w:t>、</w:t>
              </w:r>
              <w:r w:rsidR="0055660F">
                <w:rPr>
                  <w:szCs w:val="21"/>
                </w:rPr>
                <w:t>杨</w:t>
              </w:r>
            </w:ins>
            <w:ins w:id="778" w:author="Administrator" w:date="2018-11-04T20:33:00Z">
              <w:r w:rsidR="0055660F">
                <w:rPr>
                  <w:rFonts w:hint="eastAsia"/>
                  <w:szCs w:val="21"/>
                </w:rPr>
                <w:t>、</w:t>
              </w:r>
              <w:r w:rsidR="0055660F">
                <w:rPr>
                  <w:szCs w:val="21"/>
                </w:rPr>
                <w:t>徐</w:t>
              </w:r>
            </w:ins>
          </w:p>
        </w:tc>
      </w:tr>
      <w:tr w:rsidR="008E7C49" w14:paraId="1F82E52B" w14:textId="77777777">
        <w:tc>
          <w:tcPr>
            <w:tcW w:w="1037" w:type="dxa"/>
          </w:tcPr>
          <w:p w14:paraId="69AE9219" w14:textId="77777777" w:rsidR="008E7C49" w:rsidRDefault="00E53FE3">
            <w:pPr>
              <w:spacing w:line="360" w:lineRule="auto"/>
              <w:rPr>
                <w:szCs w:val="21"/>
              </w:rPr>
            </w:pPr>
            <w:r>
              <w:rPr>
                <w:rFonts w:hint="eastAsia"/>
                <w:szCs w:val="21"/>
              </w:rPr>
              <w:t>上午</w:t>
            </w:r>
            <w:r>
              <w:rPr>
                <w:rFonts w:hint="eastAsia"/>
                <w:szCs w:val="21"/>
              </w:rPr>
              <w:t>2</w:t>
            </w:r>
          </w:p>
        </w:tc>
        <w:tc>
          <w:tcPr>
            <w:tcW w:w="1037" w:type="dxa"/>
          </w:tcPr>
          <w:p w14:paraId="6927C8E8" w14:textId="61C7AAAF" w:rsidR="008E7C49" w:rsidRDefault="00302D82">
            <w:pPr>
              <w:spacing w:line="360" w:lineRule="auto"/>
              <w:rPr>
                <w:szCs w:val="21"/>
              </w:rPr>
            </w:pPr>
            <w:ins w:id="779"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365367D7" w14:textId="77777777" w:rsidR="008E7C49" w:rsidRDefault="008E7C49">
            <w:pPr>
              <w:spacing w:line="360" w:lineRule="auto"/>
              <w:rPr>
                <w:szCs w:val="21"/>
              </w:rPr>
            </w:pPr>
          </w:p>
        </w:tc>
        <w:tc>
          <w:tcPr>
            <w:tcW w:w="1037" w:type="dxa"/>
          </w:tcPr>
          <w:p w14:paraId="38C36ABD" w14:textId="77777777" w:rsidR="008E7C49" w:rsidRDefault="008E7C49">
            <w:pPr>
              <w:spacing w:line="360" w:lineRule="auto"/>
              <w:rPr>
                <w:szCs w:val="21"/>
              </w:rPr>
            </w:pPr>
          </w:p>
        </w:tc>
        <w:tc>
          <w:tcPr>
            <w:tcW w:w="1037" w:type="dxa"/>
          </w:tcPr>
          <w:p w14:paraId="3BE2A103" w14:textId="77777777" w:rsidR="008E7C49" w:rsidRDefault="008E7C49">
            <w:pPr>
              <w:spacing w:line="360" w:lineRule="auto"/>
              <w:rPr>
                <w:szCs w:val="21"/>
              </w:rPr>
            </w:pPr>
          </w:p>
        </w:tc>
        <w:tc>
          <w:tcPr>
            <w:tcW w:w="1037" w:type="dxa"/>
          </w:tcPr>
          <w:p w14:paraId="0047CD74" w14:textId="77777777"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14:paraId="5DA19B0E" w14:textId="77777777" w:rsidR="008E7C49" w:rsidRDefault="008E7C49">
            <w:pPr>
              <w:spacing w:line="360" w:lineRule="auto"/>
              <w:rPr>
                <w:szCs w:val="21"/>
              </w:rPr>
            </w:pPr>
          </w:p>
        </w:tc>
        <w:tc>
          <w:tcPr>
            <w:tcW w:w="1037" w:type="dxa"/>
          </w:tcPr>
          <w:p w14:paraId="1BC63F9B" w14:textId="4D79D713" w:rsidR="008E7C49" w:rsidRDefault="00302D82">
            <w:pPr>
              <w:spacing w:line="360" w:lineRule="auto"/>
              <w:rPr>
                <w:szCs w:val="21"/>
              </w:rPr>
            </w:pPr>
            <w:ins w:id="780" w:author="Administrator" w:date="2018-11-04T20:31:00Z">
              <w:r>
                <w:rPr>
                  <w:rFonts w:hint="eastAsia"/>
                  <w:szCs w:val="21"/>
                </w:rPr>
                <w:t>沈</w:t>
              </w:r>
            </w:ins>
            <w:ins w:id="781" w:author="Administrator" w:date="2018-11-04T20:32:00Z">
              <w:r w:rsidR="0055660F">
                <w:rPr>
                  <w:rFonts w:hint="eastAsia"/>
                  <w:szCs w:val="21"/>
                </w:rPr>
                <w:t>、</w:t>
              </w:r>
              <w:r w:rsidR="0055660F">
                <w:rPr>
                  <w:szCs w:val="21"/>
                </w:rPr>
                <w:t>杨</w:t>
              </w:r>
            </w:ins>
            <w:ins w:id="782" w:author="Administrator" w:date="2018-11-04T20:33:00Z">
              <w:r w:rsidR="0055660F">
                <w:rPr>
                  <w:rFonts w:hint="eastAsia"/>
                  <w:szCs w:val="21"/>
                </w:rPr>
                <w:t>、</w:t>
              </w:r>
              <w:r w:rsidR="0055660F">
                <w:rPr>
                  <w:szCs w:val="21"/>
                </w:rPr>
                <w:t>徐</w:t>
              </w:r>
            </w:ins>
          </w:p>
        </w:tc>
      </w:tr>
      <w:tr w:rsidR="008E7C49" w14:paraId="21F98029" w14:textId="77777777">
        <w:tc>
          <w:tcPr>
            <w:tcW w:w="1037" w:type="dxa"/>
          </w:tcPr>
          <w:p w14:paraId="7B9E5D83" w14:textId="77777777" w:rsidR="008E7C49" w:rsidRDefault="00E53FE3">
            <w:pPr>
              <w:spacing w:line="360" w:lineRule="auto"/>
              <w:rPr>
                <w:szCs w:val="21"/>
              </w:rPr>
            </w:pPr>
            <w:r>
              <w:rPr>
                <w:rFonts w:hint="eastAsia"/>
                <w:szCs w:val="21"/>
              </w:rPr>
              <w:t>下午</w:t>
            </w:r>
            <w:r>
              <w:rPr>
                <w:rFonts w:hint="eastAsia"/>
                <w:szCs w:val="21"/>
              </w:rPr>
              <w:t>1</w:t>
            </w:r>
          </w:p>
        </w:tc>
        <w:tc>
          <w:tcPr>
            <w:tcW w:w="1037" w:type="dxa"/>
          </w:tcPr>
          <w:p w14:paraId="057661F4" w14:textId="43EBD590" w:rsidR="008E7C49" w:rsidRDefault="00302D82">
            <w:pPr>
              <w:spacing w:line="360" w:lineRule="auto"/>
              <w:rPr>
                <w:szCs w:val="21"/>
              </w:rPr>
            </w:pPr>
            <w:ins w:id="783"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29988EC1" w14:textId="77777777" w:rsidR="008E7C49" w:rsidRDefault="00E53FE3">
            <w:pPr>
              <w:spacing w:line="360" w:lineRule="auto"/>
              <w:rPr>
                <w:szCs w:val="21"/>
              </w:rPr>
            </w:pPr>
            <w:r>
              <w:rPr>
                <w:rFonts w:hint="eastAsia"/>
                <w:szCs w:val="21"/>
              </w:rPr>
              <w:t>杨、</w:t>
            </w:r>
            <w:r>
              <w:rPr>
                <w:szCs w:val="21"/>
              </w:rPr>
              <w:t>徐</w:t>
            </w:r>
          </w:p>
        </w:tc>
        <w:tc>
          <w:tcPr>
            <w:tcW w:w="1037" w:type="dxa"/>
          </w:tcPr>
          <w:p w14:paraId="5CA95608" w14:textId="77777777" w:rsidR="008E7C49" w:rsidRDefault="008E7C49">
            <w:pPr>
              <w:spacing w:line="360" w:lineRule="auto"/>
              <w:rPr>
                <w:szCs w:val="21"/>
              </w:rPr>
            </w:pPr>
          </w:p>
        </w:tc>
        <w:tc>
          <w:tcPr>
            <w:tcW w:w="1037" w:type="dxa"/>
          </w:tcPr>
          <w:p w14:paraId="67565B87" w14:textId="77777777" w:rsidR="008E7C49" w:rsidRDefault="00E53FE3">
            <w:pPr>
              <w:spacing w:line="360" w:lineRule="auto"/>
              <w:rPr>
                <w:szCs w:val="21"/>
              </w:rPr>
            </w:pPr>
            <w:r>
              <w:rPr>
                <w:rFonts w:hint="eastAsia"/>
                <w:szCs w:val="21"/>
              </w:rPr>
              <w:t>叶</w:t>
            </w:r>
          </w:p>
        </w:tc>
        <w:tc>
          <w:tcPr>
            <w:tcW w:w="1037" w:type="dxa"/>
          </w:tcPr>
          <w:p w14:paraId="77023616" w14:textId="77777777" w:rsidR="008E7C49" w:rsidRDefault="008E7C49">
            <w:pPr>
              <w:spacing w:line="360" w:lineRule="auto"/>
              <w:rPr>
                <w:szCs w:val="21"/>
              </w:rPr>
            </w:pPr>
          </w:p>
        </w:tc>
        <w:tc>
          <w:tcPr>
            <w:tcW w:w="1037" w:type="dxa"/>
          </w:tcPr>
          <w:p w14:paraId="2AE1E759"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377516D3" w14:textId="563CDF20" w:rsidR="008E7C49" w:rsidRDefault="00302D82">
            <w:pPr>
              <w:spacing w:line="360" w:lineRule="auto"/>
              <w:rPr>
                <w:szCs w:val="21"/>
              </w:rPr>
            </w:pPr>
            <w:ins w:id="784" w:author="Administrator" w:date="2018-11-04T20:31:00Z">
              <w:r>
                <w:rPr>
                  <w:rFonts w:hint="eastAsia"/>
                  <w:szCs w:val="21"/>
                </w:rPr>
                <w:t>沈</w:t>
              </w:r>
            </w:ins>
            <w:ins w:id="785" w:author="Administrator" w:date="2018-11-04T20:32:00Z">
              <w:r w:rsidR="0055660F">
                <w:rPr>
                  <w:rFonts w:hint="eastAsia"/>
                  <w:szCs w:val="21"/>
                </w:rPr>
                <w:t>、</w:t>
              </w:r>
              <w:r w:rsidR="0055660F">
                <w:rPr>
                  <w:szCs w:val="21"/>
                </w:rPr>
                <w:t>杨</w:t>
              </w:r>
            </w:ins>
            <w:ins w:id="786" w:author="Administrator" w:date="2018-11-04T20:33:00Z">
              <w:r w:rsidR="0055660F">
                <w:rPr>
                  <w:rFonts w:hint="eastAsia"/>
                  <w:szCs w:val="21"/>
                </w:rPr>
                <w:t>、</w:t>
              </w:r>
              <w:r w:rsidR="0055660F">
                <w:rPr>
                  <w:szCs w:val="21"/>
                </w:rPr>
                <w:t>徐</w:t>
              </w:r>
            </w:ins>
          </w:p>
        </w:tc>
      </w:tr>
      <w:tr w:rsidR="008E7C49" w14:paraId="7269DA1C" w14:textId="77777777">
        <w:tc>
          <w:tcPr>
            <w:tcW w:w="1037" w:type="dxa"/>
          </w:tcPr>
          <w:p w14:paraId="7BB660C2" w14:textId="77777777" w:rsidR="008E7C49" w:rsidRDefault="00E53FE3">
            <w:pPr>
              <w:spacing w:line="360" w:lineRule="auto"/>
              <w:rPr>
                <w:szCs w:val="21"/>
              </w:rPr>
            </w:pPr>
            <w:r>
              <w:rPr>
                <w:rFonts w:hint="eastAsia"/>
                <w:szCs w:val="21"/>
              </w:rPr>
              <w:t>下午</w:t>
            </w:r>
            <w:r>
              <w:rPr>
                <w:rFonts w:hint="eastAsia"/>
                <w:szCs w:val="21"/>
              </w:rPr>
              <w:t>2</w:t>
            </w:r>
          </w:p>
        </w:tc>
        <w:tc>
          <w:tcPr>
            <w:tcW w:w="1037" w:type="dxa"/>
          </w:tcPr>
          <w:p w14:paraId="1EAAF7B4" w14:textId="496CD4EC" w:rsidR="008E7C49" w:rsidRDefault="00302D82">
            <w:pPr>
              <w:spacing w:line="360" w:lineRule="auto"/>
              <w:rPr>
                <w:szCs w:val="21"/>
              </w:rPr>
            </w:pPr>
            <w:ins w:id="787"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lastRenderedPageBreak/>
                <w:t>徐</w:t>
              </w:r>
            </w:ins>
          </w:p>
        </w:tc>
        <w:tc>
          <w:tcPr>
            <w:tcW w:w="1037" w:type="dxa"/>
          </w:tcPr>
          <w:p w14:paraId="1FED665F" w14:textId="77777777" w:rsidR="008E7C49" w:rsidRDefault="00E53FE3">
            <w:pPr>
              <w:spacing w:line="360" w:lineRule="auto"/>
              <w:rPr>
                <w:szCs w:val="21"/>
              </w:rPr>
            </w:pPr>
            <w:r>
              <w:rPr>
                <w:rFonts w:hint="eastAsia"/>
                <w:szCs w:val="21"/>
              </w:rPr>
              <w:lastRenderedPageBreak/>
              <w:t>杨、</w:t>
            </w:r>
            <w:r>
              <w:rPr>
                <w:szCs w:val="21"/>
              </w:rPr>
              <w:t>徐</w:t>
            </w:r>
          </w:p>
        </w:tc>
        <w:tc>
          <w:tcPr>
            <w:tcW w:w="1037" w:type="dxa"/>
          </w:tcPr>
          <w:p w14:paraId="717D03E7" w14:textId="77777777" w:rsidR="008E7C49" w:rsidRDefault="008E7C49">
            <w:pPr>
              <w:spacing w:line="360" w:lineRule="auto"/>
              <w:rPr>
                <w:szCs w:val="21"/>
              </w:rPr>
            </w:pPr>
          </w:p>
        </w:tc>
        <w:tc>
          <w:tcPr>
            <w:tcW w:w="1037" w:type="dxa"/>
          </w:tcPr>
          <w:p w14:paraId="640BBA5D" w14:textId="77777777" w:rsidR="008E7C49" w:rsidRDefault="00E53FE3">
            <w:pPr>
              <w:spacing w:line="360" w:lineRule="auto"/>
              <w:rPr>
                <w:szCs w:val="21"/>
              </w:rPr>
            </w:pPr>
            <w:r>
              <w:rPr>
                <w:rFonts w:hint="eastAsia"/>
                <w:szCs w:val="21"/>
              </w:rPr>
              <w:t>沈、叶、</w:t>
            </w:r>
            <w:r>
              <w:rPr>
                <w:szCs w:val="21"/>
              </w:rPr>
              <w:lastRenderedPageBreak/>
              <w:t>骆</w:t>
            </w:r>
          </w:p>
        </w:tc>
        <w:tc>
          <w:tcPr>
            <w:tcW w:w="1037" w:type="dxa"/>
          </w:tcPr>
          <w:p w14:paraId="30F96EF5" w14:textId="77777777" w:rsidR="008E7C49" w:rsidRDefault="008E7C49">
            <w:pPr>
              <w:spacing w:line="360" w:lineRule="auto"/>
              <w:rPr>
                <w:szCs w:val="21"/>
              </w:rPr>
            </w:pPr>
          </w:p>
        </w:tc>
        <w:tc>
          <w:tcPr>
            <w:tcW w:w="1037" w:type="dxa"/>
          </w:tcPr>
          <w:p w14:paraId="6C22796E"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lastRenderedPageBreak/>
              <w:t>徐</w:t>
            </w:r>
          </w:p>
        </w:tc>
        <w:tc>
          <w:tcPr>
            <w:tcW w:w="1037" w:type="dxa"/>
          </w:tcPr>
          <w:p w14:paraId="0199554B" w14:textId="7848A5B0" w:rsidR="008E7C49" w:rsidRDefault="00302D82">
            <w:pPr>
              <w:spacing w:line="360" w:lineRule="auto"/>
              <w:rPr>
                <w:szCs w:val="21"/>
              </w:rPr>
            </w:pPr>
            <w:ins w:id="788" w:author="Administrator" w:date="2018-11-04T20:31:00Z">
              <w:r>
                <w:rPr>
                  <w:rFonts w:hint="eastAsia"/>
                  <w:szCs w:val="21"/>
                </w:rPr>
                <w:lastRenderedPageBreak/>
                <w:t>沈</w:t>
              </w:r>
            </w:ins>
            <w:ins w:id="789" w:author="Administrator" w:date="2018-11-04T20:32:00Z">
              <w:r w:rsidR="0055660F">
                <w:rPr>
                  <w:rFonts w:hint="eastAsia"/>
                  <w:szCs w:val="21"/>
                </w:rPr>
                <w:t>、</w:t>
              </w:r>
              <w:r w:rsidR="0055660F">
                <w:rPr>
                  <w:szCs w:val="21"/>
                </w:rPr>
                <w:t>杨</w:t>
              </w:r>
            </w:ins>
            <w:ins w:id="790" w:author="Administrator" w:date="2018-11-04T20:33:00Z">
              <w:r w:rsidR="0055660F">
                <w:rPr>
                  <w:rFonts w:hint="eastAsia"/>
                  <w:szCs w:val="21"/>
                </w:rPr>
                <w:t>、</w:t>
              </w:r>
              <w:r w:rsidR="0055660F">
                <w:rPr>
                  <w:szCs w:val="21"/>
                </w:rPr>
                <w:lastRenderedPageBreak/>
                <w:t>徐</w:t>
              </w:r>
            </w:ins>
          </w:p>
        </w:tc>
      </w:tr>
      <w:tr w:rsidR="0055660F" w14:paraId="369A0F6A" w14:textId="77777777">
        <w:tc>
          <w:tcPr>
            <w:tcW w:w="1037" w:type="dxa"/>
          </w:tcPr>
          <w:p w14:paraId="61E16965" w14:textId="77777777" w:rsidR="0055660F" w:rsidRDefault="0055660F" w:rsidP="0055660F">
            <w:pPr>
              <w:spacing w:line="360" w:lineRule="auto"/>
              <w:rPr>
                <w:szCs w:val="21"/>
              </w:rPr>
            </w:pPr>
            <w:r>
              <w:rPr>
                <w:rFonts w:hint="eastAsia"/>
                <w:szCs w:val="21"/>
              </w:rPr>
              <w:lastRenderedPageBreak/>
              <w:t>晚上</w:t>
            </w:r>
          </w:p>
        </w:tc>
        <w:tc>
          <w:tcPr>
            <w:tcW w:w="1037" w:type="dxa"/>
          </w:tcPr>
          <w:p w14:paraId="1F952B6C" w14:textId="419A2636" w:rsidR="0055660F" w:rsidRDefault="0055660F" w:rsidP="0055660F">
            <w:pPr>
              <w:spacing w:line="360" w:lineRule="auto"/>
              <w:rPr>
                <w:szCs w:val="21"/>
              </w:rPr>
            </w:pPr>
            <w:ins w:id="791" w:author="Administrator" w:date="2018-11-04T20:33:00Z">
              <w:r>
                <w:rPr>
                  <w:rFonts w:hint="eastAsia"/>
                  <w:szCs w:val="21"/>
                </w:rPr>
                <w:t>沈、</w:t>
              </w:r>
              <w:r>
                <w:rPr>
                  <w:szCs w:val="21"/>
                </w:rPr>
                <w:t>杨</w:t>
              </w:r>
              <w:r>
                <w:rPr>
                  <w:rFonts w:hint="eastAsia"/>
                  <w:szCs w:val="21"/>
                </w:rPr>
                <w:t>、</w:t>
              </w:r>
              <w:r>
                <w:rPr>
                  <w:szCs w:val="21"/>
                </w:rPr>
                <w:t>徐</w:t>
              </w:r>
            </w:ins>
          </w:p>
        </w:tc>
        <w:tc>
          <w:tcPr>
            <w:tcW w:w="1037" w:type="dxa"/>
          </w:tcPr>
          <w:p w14:paraId="38AF9F02"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4473E239"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2CBA7E06" w14:textId="77777777" w:rsidR="0055660F" w:rsidRDefault="0055660F" w:rsidP="0055660F">
            <w:pPr>
              <w:spacing w:line="360" w:lineRule="auto"/>
              <w:rPr>
                <w:szCs w:val="21"/>
              </w:rPr>
            </w:pPr>
            <w:r>
              <w:rPr>
                <w:rFonts w:hint="eastAsia"/>
                <w:szCs w:val="21"/>
              </w:rPr>
              <w:t>骆</w:t>
            </w:r>
          </w:p>
        </w:tc>
        <w:tc>
          <w:tcPr>
            <w:tcW w:w="1037" w:type="dxa"/>
          </w:tcPr>
          <w:p w14:paraId="09817371" w14:textId="77777777" w:rsidR="0055660F" w:rsidRDefault="0055660F" w:rsidP="0055660F">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46365F90" w14:textId="77777777" w:rsidR="0055660F" w:rsidRDefault="0055660F" w:rsidP="0055660F">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2EFCE2EB" w14:textId="45DFFE85" w:rsidR="0055660F" w:rsidRDefault="0055660F" w:rsidP="0055660F">
            <w:pPr>
              <w:spacing w:line="360" w:lineRule="auto"/>
              <w:rPr>
                <w:szCs w:val="21"/>
              </w:rPr>
            </w:pPr>
            <w:ins w:id="792" w:author="Administrator" w:date="2018-11-04T20:33:00Z">
              <w:r>
                <w:rPr>
                  <w:rFonts w:hint="eastAsia"/>
                  <w:szCs w:val="21"/>
                </w:rPr>
                <w:t>沈、</w:t>
              </w:r>
              <w:r>
                <w:rPr>
                  <w:szCs w:val="21"/>
                </w:rPr>
                <w:t>杨</w:t>
              </w:r>
              <w:r>
                <w:rPr>
                  <w:rFonts w:hint="eastAsia"/>
                  <w:szCs w:val="21"/>
                </w:rPr>
                <w:t>、</w:t>
              </w:r>
              <w:r>
                <w:rPr>
                  <w:szCs w:val="21"/>
                </w:rPr>
                <w:t>徐</w:t>
              </w:r>
            </w:ins>
          </w:p>
        </w:tc>
      </w:tr>
      <w:tr w:rsidR="0055660F" w14:paraId="0205E2D7" w14:textId="77777777">
        <w:tc>
          <w:tcPr>
            <w:tcW w:w="8296" w:type="dxa"/>
            <w:gridSpan w:val="8"/>
          </w:tcPr>
          <w:p w14:paraId="4F4E1845" w14:textId="77777777" w:rsidR="0055660F" w:rsidRDefault="0055660F" w:rsidP="0055660F">
            <w:pPr>
              <w:spacing w:line="360" w:lineRule="auto"/>
            </w:pPr>
            <w:r>
              <w:rPr>
                <w:rFonts w:hint="eastAsia"/>
              </w:rPr>
              <w:t>场地资源</w:t>
            </w:r>
          </w:p>
        </w:tc>
      </w:tr>
      <w:tr w:rsidR="0055660F" w14:paraId="4A52BEB6" w14:textId="77777777">
        <w:tc>
          <w:tcPr>
            <w:tcW w:w="4148" w:type="dxa"/>
            <w:gridSpan w:val="4"/>
          </w:tcPr>
          <w:p w14:paraId="36DC086E" w14:textId="77777777" w:rsidR="0055660F" w:rsidRDefault="0055660F" w:rsidP="0055660F">
            <w:pPr>
              <w:spacing w:line="360" w:lineRule="auto"/>
            </w:pPr>
            <w:r>
              <w:rPr>
                <w:rFonts w:hint="eastAsia"/>
              </w:rPr>
              <w:t>会议室</w:t>
            </w:r>
          </w:p>
        </w:tc>
        <w:tc>
          <w:tcPr>
            <w:tcW w:w="4148" w:type="dxa"/>
            <w:gridSpan w:val="4"/>
          </w:tcPr>
          <w:p w14:paraId="323C31E4" w14:textId="77777777" w:rsidR="0055660F" w:rsidRDefault="0055660F" w:rsidP="0055660F">
            <w:pPr>
              <w:spacing w:line="360" w:lineRule="auto"/>
            </w:pPr>
            <w:r>
              <w:rPr>
                <w:rFonts w:hint="eastAsia"/>
              </w:rPr>
              <w:t>周二</w:t>
            </w:r>
            <w:r>
              <w:t>晚，周五晚</w:t>
            </w:r>
          </w:p>
        </w:tc>
      </w:tr>
    </w:tbl>
    <w:p w14:paraId="636B1F83" w14:textId="77777777" w:rsidR="008E7C49" w:rsidRDefault="00E53FE3">
      <w:pPr>
        <w:pStyle w:val="3"/>
        <w:spacing w:line="360" w:lineRule="auto"/>
      </w:pPr>
      <w:bookmarkStart w:id="793" w:name="_Toc529483135"/>
      <w:r>
        <w:rPr>
          <w:rFonts w:hint="eastAsia"/>
        </w:rPr>
        <w:t>5.3.3</w:t>
      </w:r>
      <w:r>
        <w:t xml:space="preserve"> </w:t>
      </w:r>
      <w:r>
        <w:rPr>
          <w:rFonts w:hint="eastAsia"/>
        </w:rPr>
        <w:t>人员遣散计划</w:t>
      </w:r>
      <w:bookmarkEnd w:id="793"/>
    </w:p>
    <w:p w14:paraId="1FA4C4CD" w14:textId="77777777" w:rsidR="008E7C49" w:rsidRDefault="00E53FE3">
      <w:pPr>
        <w:spacing w:line="360" w:lineRule="auto"/>
      </w:pPr>
      <w:r>
        <w:rPr>
          <w:rFonts w:hint="eastAsia"/>
        </w:rPr>
        <w:t>TBD</w:t>
      </w:r>
      <w:r>
        <w:rPr>
          <w:rFonts w:hint="eastAsia"/>
        </w:rPr>
        <w:t>（待定）</w:t>
      </w:r>
    </w:p>
    <w:p w14:paraId="0F1EA8A5" w14:textId="77777777" w:rsidR="008E7C49" w:rsidRDefault="00E53FE3">
      <w:pPr>
        <w:pStyle w:val="3"/>
        <w:spacing w:line="360" w:lineRule="auto"/>
      </w:pPr>
      <w:bookmarkStart w:id="794" w:name="_Toc529483136"/>
      <w:r>
        <w:rPr>
          <w:rFonts w:hint="eastAsia"/>
        </w:rPr>
        <w:t>5.3.4</w:t>
      </w:r>
      <w:r>
        <w:t xml:space="preserve"> </w:t>
      </w:r>
      <w:r>
        <w:rPr>
          <w:rFonts w:hint="eastAsia"/>
        </w:rPr>
        <w:t>人员技能</w:t>
      </w:r>
      <w:bookmarkEnd w:id="7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8E7C49" w14:paraId="46998ADE" w14:textId="77777777">
        <w:tc>
          <w:tcPr>
            <w:tcW w:w="1413" w:type="dxa"/>
          </w:tcPr>
          <w:p w14:paraId="26386FF3" w14:textId="77777777"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14:paraId="5E2B84FB" w14:textId="77777777"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14:paraId="59D584CC" w14:textId="77777777">
        <w:tc>
          <w:tcPr>
            <w:tcW w:w="1413" w:type="dxa"/>
          </w:tcPr>
          <w:p w14:paraId="0B713FE4" w14:textId="77777777" w:rsidR="008E7C49" w:rsidRDefault="00E53FE3">
            <w:pPr>
              <w:spacing w:line="360" w:lineRule="auto"/>
            </w:pPr>
            <w:r>
              <w:rPr>
                <w:rFonts w:hint="eastAsia"/>
              </w:rPr>
              <w:t>沈启航</w:t>
            </w:r>
          </w:p>
        </w:tc>
        <w:tc>
          <w:tcPr>
            <w:tcW w:w="6883" w:type="dxa"/>
          </w:tcPr>
          <w:p w14:paraId="12ACCE1F" w14:textId="77777777" w:rsidR="008E7C49" w:rsidRDefault="00E53FE3">
            <w:pPr>
              <w:spacing w:line="360" w:lineRule="auto"/>
            </w:pPr>
            <w:r>
              <w:rPr>
                <w:rFonts w:hint="eastAsia"/>
              </w:rPr>
              <w:t>具有</w:t>
            </w:r>
            <w:r>
              <w:t>良好的沟通能力与组织能力</w:t>
            </w:r>
            <w:r>
              <w:rPr>
                <w:rFonts w:hint="eastAsia"/>
              </w:rPr>
              <w:t>；</w:t>
            </w:r>
          </w:p>
          <w:p w14:paraId="0A6C28E6" w14:textId="77777777" w:rsidR="008E7C49" w:rsidRDefault="00E53FE3">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7269A46B" w14:textId="77777777" w:rsidR="008E7C49" w:rsidRDefault="00E53FE3">
            <w:pPr>
              <w:spacing w:line="360" w:lineRule="auto"/>
            </w:pPr>
            <w:r>
              <w:rPr>
                <w:rFonts w:hint="eastAsia"/>
              </w:rPr>
              <w:t>了解</w:t>
            </w:r>
            <w:r>
              <w:t>瀑布模型</w:t>
            </w:r>
            <w:r>
              <w:rPr>
                <w:rFonts w:hint="eastAsia"/>
              </w:rPr>
              <w:t>的</w:t>
            </w:r>
            <w:r>
              <w:t>开发过程；</w:t>
            </w:r>
          </w:p>
        </w:tc>
      </w:tr>
      <w:tr w:rsidR="008E7C49" w14:paraId="3F23510F" w14:textId="77777777">
        <w:tc>
          <w:tcPr>
            <w:tcW w:w="1413" w:type="dxa"/>
          </w:tcPr>
          <w:p w14:paraId="6F545D8C" w14:textId="77777777" w:rsidR="008E7C49" w:rsidRDefault="00E53FE3">
            <w:pPr>
              <w:spacing w:line="360" w:lineRule="auto"/>
            </w:pPr>
            <w:r>
              <w:rPr>
                <w:rFonts w:hint="eastAsia"/>
              </w:rPr>
              <w:t>叶柏成</w:t>
            </w:r>
          </w:p>
        </w:tc>
        <w:tc>
          <w:tcPr>
            <w:tcW w:w="6883" w:type="dxa"/>
          </w:tcPr>
          <w:p w14:paraId="1295C317" w14:textId="77777777" w:rsidR="008E7C49" w:rsidRDefault="00E53FE3">
            <w:pPr>
              <w:spacing w:line="360" w:lineRule="auto"/>
            </w:pPr>
            <w:r>
              <w:rPr>
                <w:rFonts w:hint="eastAsia"/>
              </w:rPr>
              <w:t>有一定的开发</w:t>
            </w:r>
            <w:r>
              <w:t>经验</w:t>
            </w:r>
            <w:r>
              <w:rPr>
                <w:rFonts w:hint="eastAsia"/>
              </w:rPr>
              <w:t>；</w:t>
            </w:r>
          </w:p>
          <w:p w14:paraId="166A0D51" w14:textId="77777777" w:rsidR="008E7C49" w:rsidRDefault="00E53FE3">
            <w:pPr>
              <w:spacing w:line="360" w:lineRule="auto"/>
            </w:pPr>
            <w:r>
              <w:rPr>
                <w:rFonts w:hint="eastAsia"/>
              </w:rPr>
              <w:t>了解</w:t>
            </w:r>
            <w:r>
              <w:t>Git</w:t>
            </w:r>
            <w:r>
              <w:t>版本控制工具使用，</w:t>
            </w:r>
            <w:r>
              <w:rPr>
                <w:rFonts w:hint="eastAsia"/>
              </w:rPr>
              <w:t>了解</w:t>
            </w:r>
            <w:r>
              <w:t>文档工具使用，有一定软件开发能力；</w:t>
            </w:r>
          </w:p>
          <w:p w14:paraId="7D8DAC98" w14:textId="77777777" w:rsidR="008E7C49" w:rsidRDefault="00E53FE3">
            <w:pPr>
              <w:spacing w:line="360" w:lineRule="auto"/>
            </w:pPr>
            <w:r>
              <w:rPr>
                <w:rFonts w:hint="eastAsia"/>
              </w:rPr>
              <w:t>了解</w:t>
            </w:r>
            <w:r>
              <w:t>瀑布模型</w:t>
            </w:r>
            <w:r>
              <w:rPr>
                <w:rFonts w:hint="eastAsia"/>
              </w:rPr>
              <w:t>的</w:t>
            </w:r>
            <w:r>
              <w:t>开发过程；</w:t>
            </w:r>
          </w:p>
        </w:tc>
      </w:tr>
      <w:tr w:rsidR="008E7C49" w14:paraId="75411854" w14:textId="77777777">
        <w:tc>
          <w:tcPr>
            <w:tcW w:w="1413" w:type="dxa"/>
          </w:tcPr>
          <w:p w14:paraId="48E98072" w14:textId="77777777" w:rsidR="008E7C49" w:rsidRDefault="00E53FE3">
            <w:pPr>
              <w:spacing w:line="360" w:lineRule="auto"/>
            </w:pPr>
            <w:r>
              <w:rPr>
                <w:rFonts w:hint="eastAsia"/>
              </w:rPr>
              <w:t>杨以恒</w:t>
            </w:r>
          </w:p>
        </w:tc>
        <w:tc>
          <w:tcPr>
            <w:tcW w:w="6883" w:type="dxa"/>
          </w:tcPr>
          <w:p w14:paraId="40F160A4" w14:textId="77777777" w:rsidR="008E7C49" w:rsidRDefault="00E53FE3">
            <w:pPr>
              <w:spacing w:line="360" w:lineRule="auto"/>
            </w:pPr>
            <w:r>
              <w:rPr>
                <w:rFonts w:hint="eastAsia"/>
              </w:rPr>
              <w:t>有一定</w:t>
            </w:r>
            <w:r>
              <w:t>的开发经验；</w:t>
            </w:r>
          </w:p>
          <w:p w14:paraId="07155B82" w14:textId="77777777" w:rsidR="008E7C49" w:rsidRDefault="00E53FE3">
            <w:pPr>
              <w:spacing w:line="360" w:lineRule="auto"/>
            </w:pPr>
            <w:r>
              <w:rPr>
                <w:rFonts w:hint="eastAsia"/>
              </w:rPr>
              <w:t>有一定</w:t>
            </w:r>
            <w:r>
              <w:t>的美工设计经验，</w:t>
            </w:r>
            <w:r>
              <w:rPr>
                <w:rFonts w:hint="eastAsia"/>
              </w:rPr>
              <w:t>熟悉</w:t>
            </w:r>
            <w:r>
              <w:t>Photoshop</w:t>
            </w:r>
            <w:r>
              <w:t>及类似工具使用；</w:t>
            </w:r>
          </w:p>
          <w:p w14:paraId="59643B3A" w14:textId="77777777" w:rsidR="008E7C49" w:rsidRDefault="00E53FE3">
            <w:pPr>
              <w:spacing w:line="360" w:lineRule="auto"/>
            </w:pPr>
            <w:r>
              <w:rPr>
                <w:rFonts w:hint="eastAsia"/>
              </w:rPr>
              <w:t>了解</w:t>
            </w:r>
            <w:r>
              <w:t>瀑布模型</w:t>
            </w:r>
            <w:r>
              <w:rPr>
                <w:rFonts w:hint="eastAsia"/>
              </w:rPr>
              <w:t>的</w:t>
            </w:r>
            <w:r>
              <w:t>开发过程；</w:t>
            </w:r>
          </w:p>
        </w:tc>
      </w:tr>
      <w:tr w:rsidR="008E7C49" w14:paraId="0BA2A4BC" w14:textId="77777777">
        <w:tc>
          <w:tcPr>
            <w:tcW w:w="1413" w:type="dxa"/>
          </w:tcPr>
          <w:p w14:paraId="5D4F3CCF" w14:textId="77777777" w:rsidR="008E7C49" w:rsidRDefault="00E53FE3">
            <w:pPr>
              <w:spacing w:line="360" w:lineRule="auto"/>
            </w:pPr>
            <w:r>
              <w:rPr>
                <w:rFonts w:hint="eastAsia"/>
              </w:rPr>
              <w:t>徐哲远</w:t>
            </w:r>
          </w:p>
        </w:tc>
        <w:tc>
          <w:tcPr>
            <w:tcW w:w="6883" w:type="dxa"/>
          </w:tcPr>
          <w:p w14:paraId="43DCB96D" w14:textId="77777777" w:rsidR="008E7C49" w:rsidRDefault="00E53FE3">
            <w:pPr>
              <w:spacing w:line="360" w:lineRule="auto"/>
            </w:pPr>
            <w:r>
              <w:rPr>
                <w:rFonts w:hint="eastAsia"/>
              </w:rPr>
              <w:t>有一定</w:t>
            </w:r>
            <w:r>
              <w:t>的开发经验；</w:t>
            </w:r>
          </w:p>
          <w:p w14:paraId="05C2577A" w14:textId="77777777" w:rsidR="008E7C49" w:rsidRDefault="00E53FE3">
            <w:pPr>
              <w:spacing w:line="360" w:lineRule="auto"/>
            </w:pPr>
            <w:r>
              <w:rPr>
                <w:rFonts w:hint="eastAsia"/>
              </w:rPr>
              <w:t>了解</w:t>
            </w:r>
            <w:r>
              <w:t>瀑布模型</w:t>
            </w:r>
            <w:r>
              <w:rPr>
                <w:rFonts w:hint="eastAsia"/>
              </w:rPr>
              <w:t>的</w:t>
            </w:r>
            <w:r>
              <w:t>开发过程；</w:t>
            </w:r>
          </w:p>
        </w:tc>
      </w:tr>
      <w:tr w:rsidR="008E7C49" w14:paraId="5CDA665A" w14:textId="77777777">
        <w:tc>
          <w:tcPr>
            <w:tcW w:w="1413" w:type="dxa"/>
          </w:tcPr>
          <w:p w14:paraId="799689B9" w14:textId="77777777" w:rsidR="008E7C49" w:rsidRDefault="00E53FE3">
            <w:pPr>
              <w:spacing w:line="360" w:lineRule="auto"/>
            </w:pPr>
            <w:r>
              <w:rPr>
                <w:rFonts w:hint="eastAsia"/>
              </w:rPr>
              <w:t>骆佳俊</w:t>
            </w:r>
          </w:p>
        </w:tc>
        <w:tc>
          <w:tcPr>
            <w:tcW w:w="6883" w:type="dxa"/>
          </w:tcPr>
          <w:p w14:paraId="1F2E7EB6" w14:textId="77777777" w:rsidR="008E7C49" w:rsidRDefault="00E53FE3">
            <w:pPr>
              <w:spacing w:line="360" w:lineRule="auto"/>
            </w:pPr>
            <w:r>
              <w:rPr>
                <w:rFonts w:hint="eastAsia"/>
              </w:rPr>
              <w:t>有一定</w:t>
            </w:r>
            <w:r>
              <w:t>的开发经验；</w:t>
            </w:r>
          </w:p>
          <w:p w14:paraId="55BFD35F" w14:textId="77777777"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B1CD9C0" w14:textId="77777777" w:rsidR="008E7C49" w:rsidRDefault="00E53FE3">
            <w:pPr>
              <w:spacing w:line="360" w:lineRule="auto"/>
            </w:pPr>
            <w:r>
              <w:rPr>
                <w:rFonts w:hint="eastAsia"/>
              </w:rPr>
              <w:t>了解</w:t>
            </w:r>
            <w:r>
              <w:t>瀑布模型</w:t>
            </w:r>
            <w:r>
              <w:rPr>
                <w:rFonts w:hint="eastAsia"/>
              </w:rPr>
              <w:t>的</w:t>
            </w:r>
            <w:r>
              <w:t>开发过程；</w:t>
            </w:r>
          </w:p>
        </w:tc>
      </w:tr>
    </w:tbl>
    <w:p w14:paraId="41956F19" w14:textId="77777777" w:rsidR="008E7C49" w:rsidRDefault="00E53FE3">
      <w:pPr>
        <w:pStyle w:val="3"/>
        <w:spacing w:line="360" w:lineRule="auto"/>
      </w:pPr>
      <w:bookmarkStart w:id="795" w:name="_Toc529483137"/>
      <w:r>
        <w:rPr>
          <w:rFonts w:hint="eastAsia"/>
        </w:rPr>
        <w:t>5.3.5</w:t>
      </w:r>
      <w:r>
        <w:t xml:space="preserve"> </w:t>
      </w:r>
      <w:r>
        <w:rPr>
          <w:rFonts w:hint="eastAsia"/>
        </w:rPr>
        <w:t>培训需要</w:t>
      </w:r>
      <w:bookmarkEnd w:id="795"/>
    </w:p>
    <w:tbl>
      <w:tblPr>
        <w:tblStyle w:val="af3"/>
        <w:tblW w:w="8296" w:type="dxa"/>
        <w:tblLayout w:type="fixed"/>
        <w:tblLook w:val="04A0" w:firstRow="1" w:lastRow="0" w:firstColumn="1" w:lastColumn="0" w:noHBand="0" w:noVBand="1"/>
      </w:tblPr>
      <w:tblGrid>
        <w:gridCol w:w="2765"/>
        <w:gridCol w:w="1625"/>
        <w:gridCol w:w="3906"/>
      </w:tblGrid>
      <w:tr w:rsidR="008E7C49" w14:paraId="1AF52094" w14:textId="77777777">
        <w:tc>
          <w:tcPr>
            <w:tcW w:w="2765" w:type="dxa"/>
          </w:tcPr>
          <w:p w14:paraId="1CD3FB35" w14:textId="77777777" w:rsidR="008E7C49" w:rsidRDefault="00E53FE3">
            <w:pPr>
              <w:rPr>
                <w:b/>
                <w:szCs w:val="21"/>
              </w:rPr>
            </w:pPr>
            <w:r>
              <w:rPr>
                <w:rFonts w:hint="eastAsia"/>
                <w:b/>
                <w:szCs w:val="21"/>
              </w:rPr>
              <w:t>培训内容</w:t>
            </w:r>
          </w:p>
        </w:tc>
        <w:tc>
          <w:tcPr>
            <w:tcW w:w="1625" w:type="dxa"/>
          </w:tcPr>
          <w:p w14:paraId="0B58F407" w14:textId="77777777" w:rsidR="008E7C49" w:rsidRDefault="00E53FE3">
            <w:pPr>
              <w:rPr>
                <w:b/>
                <w:szCs w:val="21"/>
              </w:rPr>
            </w:pPr>
            <w:r>
              <w:rPr>
                <w:rFonts w:hint="eastAsia"/>
                <w:b/>
                <w:szCs w:val="21"/>
              </w:rPr>
              <w:t>培训时间</w:t>
            </w:r>
          </w:p>
        </w:tc>
        <w:tc>
          <w:tcPr>
            <w:tcW w:w="3906" w:type="dxa"/>
          </w:tcPr>
          <w:p w14:paraId="6E9666DD" w14:textId="77777777" w:rsidR="008E7C49" w:rsidRDefault="00E53FE3">
            <w:pPr>
              <w:rPr>
                <w:b/>
                <w:szCs w:val="21"/>
              </w:rPr>
            </w:pPr>
            <w:r>
              <w:rPr>
                <w:rFonts w:hint="eastAsia"/>
                <w:b/>
                <w:szCs w:val="21"/>
              </w:rPr>
              <w:t>参加人员</w:t>
            </w:r>
          </w:p>
        </w:tc>
      </w:tr>
      <w:tr w:rsidR="008E7C49" w14:paraId="2F9E2814" w14:textId="77777777">
        <w:tc>
          <w:tcPr>
            <w:tcW w:w="2765" w:type="dxa"/>
          </w:tcPr>
          <w:p w14:paraId="48EF7DA5" w14:textId="77777777" w:rsidR="008E7C49" w:rsidRDefault="00E53FE3">
            <w:pPr>
              <w:rPr>
                <w:szCs w:val="21"/>
              </w:rPr>
            </w:pPr>
            <w:r>
              <w:rPr>
                <w:rFonts w:hint="eastAsia"/>
                <w:szCs w:val="21"/>
              </w:rPr>
              <w:lastRenderedPageBreak/>
              <w:t>Gith</w:t>
            </w:r>
            <w:r>
              <w:rPr>
                <w:szCs w:val="21"/>
              </w:rPr>
              <w:t>ub</w:t>
            </w:r>
            <w:r>
              <w:rPr>
                <w:rFonts w:hint="eastAsia"/>
                <w:szCs w:val="21"/>
              </w:rPr>
              <w:t>的使用</w:t>
            </w:r>
          </w:p>
        </w:tc>
        <w:tc>
          <w:tcPr>
            <w:tcW w:w="1625" w:type="dxa"/>
          </w:tcPr>
          <w:p w14:paraId="26B3FF68" w14:textId="77777777" w:rsidR="008E7C49" w:rsidRDefault="00E53FE3">
            <w:pPr>
              <w:rPr>
                <w:szCs w:val="21"/>
              </w:rPr>
            </w:pPr>
            <w:r>
              <w:rPr>
                <w:rFonts w:hint="eastAsia"/>
                <w:szCs w:val="21"/>
              </w:rPr>
              <w:t>第二周会议</w:t>
            </w:r>
          </w:p>
        </w:tc>
        <w:tc>
          <w:tcPr>
            <w:tcW w:w="3906" w:type="dxa"/>
          </w:tcPr>
          <w:p w14:paraId="6259F1CD" w14:textId="77777777"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14:paraId="38877D2F" w14:textId="77777777">
        <w:tc>
          <w:tcPr>
            <w:tcW w:w="2765" w:type="dxa"/>
          </w:tcPr>
          <w:p w14:paraId="6174629A" w14:textId="77777777"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14:paraId="48F797E5" w14:textId="77777777" w:rsidR="008E7C49" w:rsidRDefault="00E53FE3">
            <w:pPr>
              <w:rPr>
                <w:szCs w:val="21"/>
              </w:rPr>
            </w:pPr>
            <w:r>
              <w:rPr>
                <w:rFonts w:hint="eastAsia"/>
                <w:szCs w:val="21"/>
              </w:rPr>
              <w:t>第三周会议</w:t>
            </w:r>
          </w:p>
        </w:tc>
        <w:tc>
          <w:tcPr>
            <w:tcW w:w="3906" w:type="dxa"/>
          </w:tcPr>
          <w:p w14:paraId="5D8AFFE3"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002CFC16" w14:textId="77777777">
        <w:tc>
          <w:tcPr>
            <w:tcW w:w="2765" w:type="dxa"/>
          </w:tcPr>
          <w:p w14:paraId="40DA461F" w14:textId="77777777" w:rsidR="008E7C49" w:rsidRDefault="00E53FE3">
            <w:pPr>
              <w:rPr>
                <w:szCs w:val="21"/>
              </w:rPr>
            </w:pPr>
            <w:r>
              <w:rPr>
                <w:rFonts w:hint="eastAsia"/>
                <w:szCs w:val="21"/>
              </w:rPr>
              <w:t>I</w:t>
            </w:r>
            <w:r>
              <w:rPr>
                <w:szCs w:val="21"/>
              </w:rPr>
              <w:t>BM RSA</w:t>
            </w:r>
            <w:r>
              <w:rPr>
                <w:rFonts w:hint="eastAsia"/>
                <w:szCs w:val="21"/>
              </w:rPr>
              <w:t>的使用</w:t>
            </w:r>
          </w:p>
        </w:tc>
        <w:tc>
          <w:tcPr>
            <w:tcW w:w="1625" w:type="dxa"/>
          </w:tcPr>
          <w:p w14:paraId="10C0E922" w14:textId="77777777" w:rsidR="008E7C49" w:rsidRDefault="00E53FE3">
            <w:pPr>
              <w:rPr>
                <w:szCs w:val="21"/>
              </w:rPr>
            </w:pPr>
            <w:r>
              <w:rPr>
                <w:rFonts w:hint="eastAsia"/>
                <w:szCs w:val="21"/>
              </w:rPr>
              <w:t>第三周会议</w:t>
            </w:r>
          </w:p>
        </w:tc>
        <w:tc>
          <w:tcPr>
            <w:tcW w:w="3906" w:type="dxa"/>
          </w:tcPr>
          <w:p w14:paraId="53BC76F8"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7CAD6EC4" w14:textId="77777777">
        <w:tc>
          <w:tcPr>
            <w:tcW w:w="2765" w:type="dxa"/>
          </w:tcPr>
          <w:p w14:paraId="58CF925C" w14:textId="77777777" w:rsidR="008E7C49" w:rsidRDefault="00E53FE3">
            <w:pPr>
              <w:rPr>
                <w:szCs w:val="21"/>
              </w:rPr>
            </w:pPr>
            <w:r>
              <w:rPr>
                <w:rFonts w:hint="eastAsia"/>
                <w:szCs w:val="21"/>
              </w:rPr>
              <w:t>Axure</w:t>
            </w:r>
            <w:r>
              <w:rPr>
                <w:szCs w:val="21"/>
              </w:rPr>
              <w:t xml:space="preserve"> RP</w:t>
            </w:r>
            <w:r>
              <w:rPr>
                <w:rFonts w:hint="eastAsia"/>
                <w:szCs w:val="21"/>
              </w:rPr>
              <w:t>的使用</w:t>
            </w:r>
          </w:p>
        </w:tc>
        <w:tc>
          <w:tcPr>
            <w:tcW w:w="1625" w:type="dxa"/>
          </w:tcPr>
          <w:p w14:paraId="2E2EC05F" w14:textId="77777777" w:rsidR="008E7C49" w:rsidRDefault="00E53FE3">
            <w:pPr>
              <w:rPr>
                <w:szCs w:val="21"/>
              </w:rPr>
            </w:pPr>
            <w:r>
              <w:rPr>
                <w:rFonts w:hint="eastAsia"/>
                <w:szCs w:val="21"/>
              </w:rPr>
              <w:t>第三周会议</w:t>
            </w:r>
          </w:p>
        </w:tc>
        <w:tc>
          <w:tcPr>
            <w:tcW w:w="3906" w:type="dxa"/>
          </w:tcPr>
          <w:p w14:paraId="5296C26B"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579B631A" w14:textId="77777777">
        <w:tc>
          <w:tcPr>
            <w:tcW w:w="2765" w:type="dxa"/>
          </w:tcPr>
          <w:p w14:paraId="247F44A0" w14:textId="77777777" w:rsidR="008E7C49" w:rsidRDefault="00E53FE3">
            <w:pPr>
              <w:rPr>
                <w:szCs w:val="21"/>
              </w:rPr>
            </w:pPr>
            <w:r>
              <w:rPr>
                <w:rFonts w:hint="eastAsia"/>
                <w:szCs w:val="21"/>
              </w:rPr>
              <w:t>需求管理工具的使用</w:t>
            </w:r>
          </w:p>
        </w:tc>
        <w:tc>
          <w:tcPr>
            <w:tcW w:w="1625" w:type="dxa"/>
          </w:tcPr>
          <w:p w14:paraId="4178657F" w14:textId="77777777" w:rsidR="008E7C49" w:rsidRDefault="00E53FE3">
            <w:pPr>
              <w:rPr>
                <w:szCs w:val="21"/>
              </w:rPr>
            </w:pPr>
            <w:r>
              <w:rPr>
                <w:rFonts w:hint="eastAsia"/>
                <w:szCs w:val="21"/>
              </w:rPr>
              <w:t>第三周会议</w:t>
            </w:r>
          </w:p>
        </w:tc>
        <w:tc>
          <w:tcPr>
            <w:tcW w:w="3906" w:type="dxa"/>
          </w:tcPr>
          <w:p w14:paraId="42DA9BE4"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D1D9830" w14:textId="77777777">
        <w:tc>
          <w:tcPr>
            <w:tcW w:w="2765" w:type="dxa"/>
          </w:tcPr>
          <w:p w14:paraId="7F35BE26" w14:textId="77777777"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14:paraId="4BCCB29D" w14:textId="77777777" w:rsidR="008E7C49" w:rsidRDefault="00E53FE3">
            <w:pPr>
              <w:rPr>
                <w:szCs w:val="21"/>
              </w:rPr>
            </w:pPr>
            <w:r>
              <w:rPr>
                <w:rFonts w:hint="eastAsia"/>
                <w:szCs w:val="21"/>
              </w:rPr>
              <w:t>第三周会议</w:t>
            </w:r>
          </w:p>
        </w:tc>
        <w:tc>
          <w:tcPr>
            <w:tcW w:w="3906" w:type="dxa"/>
          </w:tcPr>
          <w:p w14:paraId="06ECFFCA"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3ECD83A" w14:textId="77777777">
        <w:tc>
          <w:tcPr>
            <w:tcW w:w="2765" w:type="dxa"/>
          </w:tcPr>
          <w:p w14:paraId="03643EEF" w14:textId="77777777" w:rsidR="008E7C49" w:rsidRDefault="008E7C49">
            <w:pPr>
              <w:rPr>
                <w:szCs w:val="21"/>
              </w:rPr>
            </w:pPr>
          </w:p>
        </w:tc>
        <w:tc>
          <w:tcPr>
            <w:tcW w:w="1625" w:type="dxa"/>
          </w:tcPr>
          <w:p w14:paraId="37CF13F7" w14:textId="77777777" w:rsidR="008E7C49" w:rsidRDefault="008E7C49">
            <w:pPr>
              <w:rPr>
                <w:szCs w:val="21"/>
              </w:rPr>
            </w:pPr>
          </w:p>
        </w:tc>
        <w:tc>
          <w:tcPr>
            <w:tcW w:w="3906" w:type="dxa"/>
          </w:tcPr>
          <w:p w14:paraId="1E3DCCF7" w14:textId="77777777" w:rsidR="008E7C49" w:rsidRDefault="008E7C49">
            <w:pPr>
              <w:rPr>
                <w:szCs w:val="21"/>
              </w:rPr>
            </w:pPr>
          </w:p>
        </w:tc>
      </w:tr>
    </w:tbl>
    <w:p w14:paraId="70300142" w14:textId="77777777" w:rsidR="008E7C49" w:rsidRDefault="008E7C49">
      <w:pPr>
        <w:rPr>
          <w:szCs w:val="21"/>
        </w:rPr>
      </w:pPr>
    </w:p>
    <w:p w14:paraId="7CAD3928" w14:textId="77777777" w:rsidR="008E7C49" w:rsidRDefault="00E53FE3">
      <w:pPr>
        <w:pStyle w:val="3"/>
        <w:spacing w:line="360" w:lineRule="auto"/>
      </w:pPr>
      <w:bookmarkStart w:id="796" w:name="_Toc529483138"/>
      <w:r>
        <w:rPr>
          <w:rFonts w:hint="eastAsia"/>
        </w:rPr>
        <w:t>5.3.6</w:t>
      </w:r>
      <w:r>
        <w:t xml:space="preserve"> </w:t>
      </w:r>
      <w:r>
        <w:rPr>
          <w:rFonts w:hint="eastAsia"/>
        </w:rPr>
        <w:t>认可与奖励</w:t>
      </w:r>
      <w:bookmarkEnd w:id="79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8E7C49" w14:paraId="54CC6CA9" w14:textId="77777777">
        <w:tc>
          <w:tcPr>
            <w:tcW w:w="2765" w:type="dxa"/>
          </w:tcPr>
          <w:p w14:paraId="1C76C139" w14:textId="77777777"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14:paraId="12DF6DC5"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14:paraId="2082CBAD" w14:textId="77777777"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14:paraId="0D3E4625" w14:textId="77777777">
        <w:tc>
          <w:tcPr>
            <w:tcW w:w="2765" w:type="dxa"/>
          </w:tcPr>
          <w:p w14:paraId="41716DCE" w14:textId="77777777" w:rsidR="008E7C49" w:rsidRDefault="00E53FE3">
            <w:pPr>
              <w:spacing w:line="360" w:lineRule="auto"/>
            </w:pPr>
            <w:r>
              <w:rPr>
                <w:rFonts w:hint="eastAsia"/>
              </w:rPr>
              <w:t>优秀</w:t>
            </w:r>
          </w:p>
        </w:tc>
        <w:tc>
          <w:tcPr>
            <w:tcW w:w="2765" w:type="dxa"/>
          </w:tcPr>
          <w:p w14:paraId="378E4C95" w14:textId="77777777"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14:paraId="691CB450" w14:textId="77777777" w:rsidR="008E7C49" w:rsidRDefault="00E53FE3">
            <w:pPr>
              <w:spacing w:line="360" w:lineRule="auto"/>
            </w:pPr>
            <w:r>
              <w:rPr>
                <w:rFonts w:hint="eastAsia"/>
              </w:rPr>
              <w:t>项目</w:t>
            </w:r>
            <w:r>
              <w:t>经理请全组吃饭</w:t>
            </w:r>
          </w:p>
        </w:tc>
      </w:tr>
      <w:tr w:rsidR="008E7C49" w14:paraId="547387A3" w14:textId="77777777">
        <w:tc>
          <w:tcPr>
            <w:tcW w:w="2765" w:type="dxa"/>
          </w:tcPr>
          <w:p w14:paraId="2915AE31" w14:textId="77777777" w:rsidR="008E7C49" w:rsidRDefault="00E53FE3">
            <w:pPr>
              <w:spacing w:line="360" w:lineRule="auto"/>
            </w:pPr>
            <w:r>
              <w:rPr>
                <w:rFonts w:hint="eastAsia"/>
              </w:rPr>
              <w:t>良好</w:t>
            </w:r>
          </w:p>
        </w:tc>
        <w:tc>
          <w:tcPr>
            <w:tcW w:w="2765" w:type="dxa"/>
          </w:tcPr>
          <w:p w14:paraId="3FC862D8" w14:textId="77777777"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0584D888" w14:textId="77777777" w:rsidR="008E7C49" w:rsidRDefault="00E53FE3">
            <w:pPr>
              <w:spacing w:line="360" w:lineRule="auto"/>
            </w:pPr>
            <w:r>
              <w:rPr>
                <w:rFonts w:hint="eastAsia"/>
              </w:rPr>
              <w:t>无</w:t>
            </w:r>
          </w:p>
        </w:tc>
      </w:tr>
      <w:tr w:rsidR="008E7C49" w14:paraId="2DB778AC" w14:textId="77777777">
        <w:tc>
          <w:tcPr>
            <w:tcW w:w="2765" w:type="dxa"/>
          </w:tcPr>
          <w:p w14:paraId="6F2754D3" w14:textId="77777777" w:rsidR="008E7C49" w:rsidRDefault="00E53FE3">
            <w:pPr>
              <w:spacing w:line="360" w:lineRule="auto"/>
            </w:pPr>
            <w:r>
              <w:rPr>
                <w:rFonts w:hint="eastAsia"/>
              </w:rPr>
              <w:t>合格</w:t>
            </w:r>
          </w:p>
        </w:tc>
        <w:tc>
          <w:tcPr>
            <w:tcW w:w="2765" w:type="dxa"/>
          </w:tcPr>
          <w:p w14:paraId="52EE0FF9" w14:textId="77777777" w:rsidR="008E7C49" w:rsidRDefault="00E53FE3">
            <w:pPr>
              <w:spacing w:line="360" w:lineRule="auto"/>
            </w:pPr>
            <w:r>
              <w:rPr>
                <w:rFonts w:hint="eastAsia"/>
              </w:rPr>
              <w:t>顾客</w:t>
            </w:r>
            <w:r>
              <w:t>对整体项目表示认同，受批评的点较少；</w:t>
            </w:r>
          </w:p>
          <w:p w14:paraId="11E79DE6" w14:textId="77777777" w:rsidR="008E7C49" w:rsidRDefault="00E53FE3">
            <w:pPr>
              <w:spacing w:line="360" w:lineRule="auto"/>
            </w:pPr>
            <w:r>
              <w:rPr>
                <w:rFonts w:hint="eastAsia"/>
              </w:rPr>
              <w:t>组员</w:t>
            </w:r>
            <w:r>
              <w:t>个人部分完成优秀，符号项目经理期望；</w:t>
            </w:r>
          </w:p>
        </w:tc>
        <w:tc>
          <w:tcPr>
            <w:tcW w:w="2766" w:type="dxa"/>
          </w:tcPr>
          <w:p w14:paraId="7DA13D3E" w14:textId="77777777" w:rsidR="008E7C49" w:rsidRDefault="00E53FE3">
            <w:pPr>
              <w:spacing w:line="360" w:lineRule="auto"/>
            </w:pPr>
            <w:r>
              <w:rPr>
                <w:rFonts w:hint="eastAsia"/>
              </w:rPr>
              <w:t>组内</w:t>
            </w:r>
            <w:r>
              <w:t>通报表扬</w:t>
            </w:r>
          </w:p>
        </w:tc>
      </w:tr>
      <w:tr w:rsidR="008E7C49" w14:paraId="7C98C78A" w14:textId="77777777">
        <w:tc>
          <w:tcPr>
            <w:tcW w:w="2765" w:type="dxa"/>
          </w:tcPr>
          <w:p w14:paraId="729D2FC7" w14:textId="77777777" w:rsidR="008E7C49" w:rsidRDefault="00E53FE3">
            <w:pPr>
              <w:spacing w:line="360" w:lineRule="auto"/>
            </w:pPr>
            <w:r>
              <w:rPr>
                <w:rFonts w:hint="eastAsia"/>
              </w:rPr>
              <w:t>不合格</w:t>
            </w:r>
          </w:p>
        </w:tc>
        <w:tc>
          <w:tcPr>
            <w:tcW w:w="2765" w:type="dxa"/>
          </w:tcPr>
          <w:p w14:paraId="133EE892" w14:textId="77777777" w:rsidR="008E7C49" w:rsidRDefault="00E53FE3">
            <w:pPr>
              <w:spacing w:line="360" w:lineRule="auto"/>
            </w:pPr>
            <w:r>
              <w:rPr>
                <w:rFonts w:hint="eastAsia"/>
              </w:rPr>
              <w:t>顾客</w:t>
            </w:r>
            <w:r>
              <w:t>对该部分表示明显不满；</w:t>
            </w:r>
          </w:p>
          <w:p w14:paraId="6F6CE581" w14:textId="77777777" w:rsidR="008E7C49" w:rsidRDefault="00E53FE3">
            <w:pPr>
              <w:spacing w:line="360" w:lineRule="auto"/>
            </w:pPr>
            <w:r>
              <w:rPr>
                <w:rFonts w:hint="eastAsia"/>
              </w:rPr>
              <w:t>组员</w:t>
            </w:r>
            <w:r>
              <w:t>个人部分完成度不高，敷衍了事</w:t>
            </w:r>
          </w:p>
        </w:tc>
        <w:tc>
          <w:tcPr>
            <w:tcW w:w="2766" w:type="dxa"/>
          </w:tcPr>
          <w:p w14:paraId="3FAD761B" w14:textId="77777777" w:rsidR="008E7C49" w:rsidRDefault="00E53FE3">
            <w:pPr>
              <w:spacing w:line="360" w:lineRule="auto"/>
            </w:pPr>
            <w:r>
              <w:rPr>
                <w:rFonts w:hint="eastAsia"/>
              </w:rPr>
              <w:t>组内</w:t>
            </w:r>
            <w:r>
              <w:t>通报批评</w:t>
            </w:r>
          </w:p>
        </w:tc>
      </w:tr>
      <w:tr w:rsidR="008E7C49" w14:paraId="42A9353A" w14:textId="77777777">
        <w:tc>
          <w:tcPr>
            <w:tcW w:w="2765" w:type="dxa"/>
          </w:tcPr>
          <w:p w14:paraId="0C2C0241" w14:textId="77777777" w:rsidR="008E7C49" w:rsidRDefault="00E53FE3">
            <w:pPr>
              <w:spacing w:line="360" w:lineRule="auto"/>
            </w:pPr>
            <w:r>
              <w:rPr>
                <w:rFonts w:hint="eastAsia"/>
              </w:rPr>
              <w:t>极差</w:t>
            </w:r>
          </w:p>
        </w:tc>
        <w:tc>
          <w:tcPr>
            <w:tcW w:w="2765" w:type="dxa"/>
          </w:tcPr>
          <w:p w14:paraId="0F5F3AAD" w14:textId="77777777" w:rsidR="008E7C49" w:rsidRDefault="00E53FE3">
            <w:pPr>
              <w:spacing w:line="360" w:lineRule="auto"/>
            </w:pPr>
            <w:r>
              <w:rPr>
                <w:rFonts w:hint="eastAsia"/>
              </w:rPr>
              <w:t>顾客</w:t>
            </w:r>
            <w:r>
              <w:t>对该部分极度不满；</w:t>
            </w:r>
          </w:p>
          <w:p w14:paraId="535AC820" w14:textId="77777777" w:rsidR="008E7C49" w:rsidRDefault="00E53FE3">
            <w:pPr>
              <w:spacing w:line="360" w:lineRule="auto"/>
            </w:pPr>
            <w:r>
              <w:rPr>
                <w:rFonts w:hint="eastAsia"/>
              </w:rPr>
              <w:t>组员</w:t>
            </w:r>
            <w:r>
              <w:t>个人部分没有按时完成；</w:t>
            </w:r>
          </w:p>
        </w:tc>
        <w:tc>
          <w:tcPr>
            <w:tcW w:w="2766" w:type="dxa"/>
          </w:tcPr>
          <w:p w14:paraId="5CBC6630" w14:textId="77777777" w:rsidR="008E7C49" w:rsidRDefault="00E53FE3">
            <w:pPr>
              <w:spacing w:line="360" w:lineRule="auto"/>
            </w:pPr>
            <w:r>
              <w:rPr>
                <w:rFonts w:hint="eastAsia"/>
              </w:rPr>
              <w:t>请</w:t>
            </w:r>
            <w:r>
              <w:t>全组吃饭</w:t>
            </w:r>
          </w:p>
        </w:tc>
      </w:tr>
    </w:tbl>
    <w:p w14:paraId="706BBA39" w14:textId="77777777" w:rsidR="008E7C49" w:rsidRDefault="00E53FE3">
      <w:pPr>
        <w:pStyle w:val="3"/>
        <w:spacing w:line="360" w:lineRule="auto"/>
      </w:pPr>
      <w:bookmarkStart w:id="797" w:name="_Toc529483139"/>
      <w:r>
        <w:rPr>
          <w:rFonts w:hint="eastAsia"/>
        </w:rPr>
        <w:t>5.3.7</w:t>
      </w:r>
      <w:r>
        <w:t xml:space="preserve"> </w:t>
      </w:r>
      <w:r>
        <w:rPr>
          <w:rFonts w:hint="eastAsia"/>
        </w:rPr>
        <w:t>合规性</w:t>
      </w:r>
      <w:bookmarkEnd w:id="797"/>
    </w:p>
    <w:p w14:paraId="6FD419D6" w14:textId="77777777" w:rsidR="008E7C49" w:rsidRDefault="00E53FE3">
      <w:pPr>
        <w:pStyle w:val="afe"/>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违反校纪校规，不得以项目为借口进行不正当行为。</w:t>
      </w:r>
    </w:p>
    <w:p w14:paraId="36F00DC5" w14:textId="77777777" w:rsidR="008E7C49" w:rsidRDefault="00E53FE3">
      <w:pPr>
        <w:pStyle w:val="afe"/>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324D0F1E" w14:textId="77777777" w:rsidR="008E7C49" w:rsidRDefault="00E53FE3">
      <w:pPr>
        <w:pStyle w:val="afe"/>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w:t>
      </w:r>
      <w:r>
        <w:rPr>
          <w:rFonts w:asciiTheme="minorEastAsia" w:hAnsiTheme="minorEastAsia"/>
        </w:rPr>
        <w:lastRenderedPageBreak/>
        <w:t>者权益。</w:t>
      </w:r>
    </w:p>
    <w:p w14:paraId="5149AF7D" w14:textId="77777777" w:rsidR="008E7C49" w:rsidRDefault="00E53FE3">
      <w:pPr>
        <w:pStyle w:val="afe"/>
        <w:spacing w:line="360" w:lineRule="auto"/>
        <w:rPr>
          <w:rFonts w:asciiTheme="minorEastAsia" w:hAnsiTheme="minorEastAsia"/>
        </w:rPr>
      </w:pPr>
      <w:r>
        <w:rPr>
          <w:rFonts w:asciiTheme="minorEastAsia" w:hAnsiTheme="minorEastAsia"/>
        </w:rPr>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2DE3417" w14:textId="77777777" w:rsidR="008E7C49" w:rsidRDefault="00E53FE3">
      <w:pPr>
        <w:pStyle w:val="afe"/>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14:paraId="71811C7C" w14:textId="77777777" w:rsidR="008E7C49" w:rsidRDefault="00E53FE3">
      <w:pPr>
        <w:pStyle w:val="afe"/>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场所必须合规。</w:t>
      </w:r>
    </w:p>
    <w:p w14:paraId="012EC1DA" w14:textId="77777777" w:rsidR="008E7C49" w:rsidRDefault="00E53FE3">
      <w:pPr>
        <w:pStyle w:val="3"/>
        <w:spacing w:line="360" w:lineRule="auto"/>
      </w:pPr>
      <w:bookmarkStart w:id="798" w:name="_Toc529483140"/>
      <w:r>
        <w:rPr>
          <w:rFonts w:hint="eastAsia"/>
        </w:rPr>
        <w:t>5.3.8</w:t>
      </w:r>
      <w:r>
        <w:t xml:space="preserve"> </w:t>
      </w:r>
      <w:r>
        <w:rPr>
          <w:rFonts w:hint="eastAsia"/>
        </w:rPr>
        <w:t>安全</w:t>
      </w:r>
      <w:bookmarkEnd w:id="798"/>
    </w:p>
    <w:p w14:paraId="79CF84F5" w14:textId="77777777" w:rsidR="008E7C49" w:rsidRDefault="00E53FE3">
      <w:pPr>
        <w:pStyle w:val="afe"/>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14:paraId="292CB71F" w14:textId="77777777" w:rsidR="008E7C49" w:rsidRDefault="00E53FE3">
      <w:pPr>
        <w:pStyle w:val="afe"/>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14:paraId="3379F8E7" w14:textId="77777777" w:rsidR="008E7C49" w:rsidRDefault="00E53FE3">
      <w:pPr>
        <w:pStyle w:val="afe"/>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694E8B2F" w14:textId="77777777" w:rsidR="008E7C49" w:rsidRDefault="00E53FE3">
      <w:pPr>
        <w:pStyle w:val="afe"/>
        <w:spacing w:line="360" w:lineRule="auto"/>
        <w:rPr>
          <w:rFonts w:asciiTheme="minorEastAsia" w:hAnsiTheme="minorEastAsia"/>
        </w:rPr>
      </w:pPr>
      <w:r>
        <w:rPr>
          <w:rFonts w:asciiTheme="minorEastAsia" w:hAnsiTheme="minorEastAsia"/>
        </w:rPr>
        <w:t>4.</w:t>
      </w:r>
      <w:r>
        <w:rPr>
          <w:rFonts w:asciiTheme="minorEastAsia" w:hAnsiTheme="minorEastAsia" w:hint="eastAsia"/>
        </w:rPr>
        <w:t>组内</w:t>
      </w:r>
      <w:r>
        <w:rPr>
          <w:rFonts w:asciiTheme="minorEastAsia" w:hAnsiTheme="minorEastAsia"/>
        </w:rPr>
        <w:t>矛盾出现时不得动用武力。</w:t>
      </w:r>
    </w:p>
    <w:bookmarkEnd w:id="753"/>
    <w:p w14:paraId="053E7F0B" w14:textId="77777777" w:rsidR="008E7C49" w:rsidRDefault="008E7C49">
      <w:pPr>
        <w:spacing w:line="360" w:lineRule="auto"/>
        <w:rPr>
          <w:sz w:val="28"/>
          <w:szCs w:val="28"/>
        </w:rPr>
      </w:pPr>
    </w:p>
    <w:p w14:paraId="499C6ADD" w14:textId="0265A151" w:rsidR="008E7C49" w:rsidRDefault="00E53FE3">
      <w:pPr>
        <w:pStyle w:val="1"/>
        <w:spacing w:line="360" w:lineRule="auto"/>
        <w:rPr>
          <w:rFonts w:asciiTheme="majorEastAsia" w:hAnsiTheme="majorEastAsia"/>
        </w:rPr>
      </w:pPr>
      <w:bookmarkStart w:id="799" w:name="_Toc529483141"/>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w:t>
      </w:r>
      <w:r w:rsidR="00CE2959">
        <w:rPr>
          <w:rFonts w:asciiTheme="majorEastAsia" w:hAnsiTheme="majorEastAsia" w:hint="eastAsia"/>
        </w:rPr>
        <w:t>计划</w:t>
      </w:r>
      <w:bookmarkEnd w:id="799"/>
    </w:p>
    <w:p w14:paraId="10BC7E06" w14:textId="77777777" w:rsidR="008E7C49" w:rsidRDefault="00E53FE3">
      <w:pPr>
        <w:pStyle w:val="2"/>
        <w:spacing w:line="360" w:lineRule="auto"/>
      </w:pPr>
      <w:bookmarkStart w:id="800" w:name="_Toc529483142"/>
      <w:r>
        <w:rPr>
          <w:rFonts w:hint="eastAsia"/>
        </w:rPr>
        <w:t>6.1</w:t>
      </w:r>
      <w:r>
        <w:t xml:space="preserve"> </w:t>
      </w:r>
      <w:r>
        <w:rPr>
          <w:rFonts w:hint="eastAsia"/>
        </w:rPr>
        <w:t>干系人手册</w:t>
      </w:r>
      <w:bookmarkEnd w:id="800"/>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396"/>
        <w:gridCol w:w="993"/>
        <w:gridCol w:w="1701"/>
        <w:gridCol w:w="1559"/>
        <w:gridCol w:w="2647"/>
      </w:tblGrid>
      <w:tr w:rsidR="007A2052" w14:paraId="644BFD67" w14:textId="77777777" w:rsidTr="007A2052">
        <w:tc>
          <w:tcPr>
            <w:tcW w:w="980" w:type="dxa"/>
          </w:tcPr>
          <w:p w14:paraId="2A3B6893" w14:textId="602E7A24" w:rsidR="007A2052" w:rsidRDefault="007A2052">
            <w:pPr>
              <w:spacing w:line="360" w:lineRule="auto"/>
              <w:jc w:val="center"/>
              <w:rPr>
                <w:b/>
                <w:bCs/>
                <w:color w:val="000000"/>
                <w:sz w:val="24"/>
                <w:szCs w:val="21"/>
              </w:rPr>
            </w:pPr>
            <w:r>
              <w:rPr>
                <w:rFonts w:hint="eastAsia"/>
                <w:b/>
                <w:bCs/>
                <w:color w:val="000000"/>
                <w:sz w:val="24"/>
                <w:szCs w:val="21"/>
              </w:rPr>
              <w:t>干系人姓名</w:t>
            </w:r>
          </w:p>
        </w:tc>
        <w:tc>
          <w:tcPr>
            <w:tcW w:w="1396" w:type="dxa"/>
          </w:tcPr>
          <w:p w14:paraId="51F87CD5" w14:textId="7EF50FB9" w:rsidR="007A2052" w:rsidRDefault="007A2052">
            <w:pPr>
              <w:spacing w:line="360" w:lineRule="auto"/>
              <w:jc w:val="center"/>
              <w:rPr>
                <w:b/>
                <w:bCs/>
                <w:color w:val="000000"/>
                <w:sz w:val="24"/>
                <w:szCs w:val="21"/>
              </w:rPr>
            </w:pPr>
            <w:r>
              <w:rPr>
                <w:rFonts w:hint="eastAsia"/>
                <w:b/>
                <w:bCs/>
                <w:color w:val="000000"/>
                <w:sz w:val="24"/>
                <w:szCs w:val="21"/>
              </w:rPr>
              <w:t>身份</w:t>
            </w:r>
          </w:p>
        </w:tc>
        <w:tc>
          <w:tcPr>
            <w:tcW w:w="993" w:type="dxa"/>
          </w:tcPr>
          <w:p w14:paraId="44279250" w14:textId="0C9BD9A0" w:rsidR="007A2052" w:rsidRDefault="007A2052">
            <w:pPr>
              <w:spacing w:line="360" w:lineRule="auto"/>
              <w:jc w:val="center"/>
              <w:rPr>
                <w:b/>
                <w:bCs/>
                <w:color w:val="000000"/>
                <w:sz w:val="24"/>
                <w:szCs w:val="21"/>
              </w:rPr>
            </w:pPr>
            <w:r>
              <w:rPr>
                <w:rFonts w:hint="eastAsia"/>
                <w:b/>
                <w:bCs/>
                <w:color w:val="000000"/>
                <w:sz w:val="24"/>
                <w:szCs w:val="21"/>
              </w:rPr>
              <w:t>提出者</w:t>
            </w:r>
          </w:p>
        </w:tc>
        <w:tc>
          <w:tcPr>
            <w:tcW w:w="1701" w:type="dxa"/>
          </w:tcPr>
          <w:p w14:paraId="3D24E8C5" w14:textId="77777777" w:rsidR="007A2052" w:rsidRDefault="007A2052">
            <w:pPr>
              <w:spacing w:line="360" w:lineRule="auto"/>
              <w:jc w:val="center"/>
              <w:rPr>
                <w:b/>
                <w:bCs/>
                <w:color w:val="000000"/>
                <w:sz w:val="24"/>
                <w:szCs w:val="21"/>
              </w:rPr>
            </w:pPr>
            <w:r>
              <w:rPr>
                <w:rFonts w:hint="eastAsia"/>
                <w:b/>
                <w:bCs/>
                <w:color w:val="000000"/>
                <w:sz w:val="24"/>
                <w:szCs w:val="21"/>
              </w:rPr>
              <w:t>联系方式</w:t>
            </w:r>
          </w:p>
        </w:tc>
        <w:tc>
          <w:tcPr>
            <w:tcW w:w="1559" w:type="dxa"/>
          </w:tcPr>
          <w:p w14:paraId="4C02A203" w14:textId="77777777" w:rsidR="007A2052" w:rsidRDefault="007A2052">
            <w:pPr>
              <w:spacing w:line="360" w:lineRule="auto"/>
              <w:jc w:val="center"/>
              <w:rPr>
                <w:b/>
                <w:bCs/>
                <w:color w:val="000000"/>
                <w:sz w:val="24"/>
                <w:szCs w:val="21"/>
              </w:rPr>
            </w:pPr>
            <w:r>
              <w:rPr>
                <w:rFonts w:hint="eastAsia"/>
                <w:b/>
                <w:bCs/>
                <w:color w:val="000000"/>
                <w:sz w:val="24"/>
                <w:szCs w:val="21"/>
              </w:rPr>
              <w:t>地址</w:t>
            </w:r>
          </w:p>
        </w:tc>
        <w:tc>
          <w:tcPr>
            <w:tcW w:w="2647" w:type="dxa"/>
          </w:tcPr>
          <w:p w14:paraId="1C0E1BC4" w14:textId="77777777" w:rsidR="007A2052" w:rsidRDefault="007A2052">
            <w:pPr>
              <w:spacing w:line="360" w:lineRule="auto"/>
              <w:jc w:val="center"/>
              <w:rPr>
                <w:b/>
                <w:bCs/>
                <w:color w:val="000000"/>
                <w:sz w:val="24"/>
                <w:szCs w:val="21"/>
              </w:rPr>
            </w:pPr>
            <w:r>
              <w:rPr>
                <w:rFonts w:hint="eastAsia"/>
                <w:b/>
                <w:bCs/>
                <w:color w:val="000000"/>
                <w:sz w:val="24"/>
                <w:szCs w:val="21"/>
              </w:rPr>
              <w:t>干系人对该项目是否提过有价值的意见或帮助</w:t>
            </w:r>
          </w:p>
        </w:tc>
      </w:tr>
      <w:tr w:rsidR="007A2052" w14:paraId="4AE512C6" w14:textId="77777777" w:rsidTr="007A2052">
        <w:tc>
          <w:tcPr>
            <w:tcW w:w="980" w:type="dxa"/>
          </w:tcPr>
          <w:p w14:paraId="12F3FB2D" w14:textId="77777777" w:rsidR="007A2052" w:rsidRDefault="007A2052">
            <w:pPr>
              <w:spacing w:line="360" w:lineRule="auto"/>
              <w:rPr>
                <w:szCs w:val="21"/>
              </w:rPr>
            </w:pPr>
            <w:r>
              <w:rPr>
                <w:rFonts w:hint="eastAsia"/>
                <w:szCs w:val="21"/>
              </w:rPr>
              <w:t>杨枨</w:t>
            </w:r>
          </w:p>
        </w:tc>
        <w:tc>
          <w:tcPr>
            <w:tcW w:w="1396" w:type="dxa"/>
          </w:tcPr>
          <w:p w14:paraId="1AC4CED9" w14:textId="4BE9AB7F" w:rsidR="007A2052" w:rsidRDefault="007A2052">
            <w:pPr>
              <w:spacing w:line="360" w:lineRule="auto"/>
              <w:rPr>
                <w:szCs w:val="21"/>
              </w:rPr>
            </w:pPr>
            <w:r>
              <w:rPr>
                <w:rFonts w:hint="eastAsia"/>
                <w:szCs w:val="21"/>
              </w:rPr>
              <w:t>客户</w:t>
            </w:r>
          </w:p>
        </w:tc>
        <w:tc>
          <w:tcPr>
            <w:tcW w:w="993" w:type="dxa"/>
          </w:tcPr>
          <w:p w14:paraId="34F7AAF1" w14:textId="44841921" w:rsidR="007A2052" w:rsidRDefault="007A2052">
            <w:pPr>
              <w:spacing w:line="360" w:lineRule="auto"/>
              <w:rPr>
                <w:szCs w:val="21"/>
              </w:rPr>
            </w:pPr>
            <w:r>
              <w:rPr>
                <w:rFonts w:hint="eastAsia"/>
                <w:szCs w:val="21"/>
              </w:rPr>
              <w:t>沈启航</w:t>
            </w:r>
          </w:p>
        </w:tc>
        <w:tc>
          <w:tcPr>
            <w:tcW w:w="1701" w:type="dxa"/>
          </w:tcPr>
          <w:p w14:paraId="1C659EDE" w14:textId="099D3215" w:rsidR="007A2052" w:rsidRDefault="007A2052">
            <w:pPr>
              <w:spacing w:line="360" w:lineRule="auto"/>
              <w:rPr>
                <w:szCs w:val="21"/>
              </w:rPr>
            </w:pPr>
            <w:r w:rsidRPr="007A2052">
              <w:rPr>
                <w:szCs w:val="21"/>
              </w:rPr>
              <w:t>13357102333</w:t>
            </w:r>
          </w:p>
        </w:tc>
        <w:tc>
          <w:tcPr>
            <w:tcW w:w="1559" w:type="dxa"/>
          </w:tcPr>
          <w:p w14:paraId="018C70C9" w14:textId="77777777" w:rsidR="007A2052" w:rsidRDefault="007A2052">
            <w:pPr>
              <w:spacing w:line="360" w:lineRule="auto"/>
              <w:rPr>
                <w:szCs w:val="21"/>
              </w:rPr>
            </w:pPr>
            <w:r>
              <w:rPr>
                <w:rFonts w:hint="eastAsia"/>
                <w:szCs w:val="21"/>
              </w:rPr>
              <w:t>理四</w:t>
            </w:r>
            <w:r>
              <w:rPr>
                <w:rFonts w:hint="eastAsia"/>
                <w:szCs w:val="21"/>
              </w:rPr>
              <w:t>504</w:t>
            </w:r>
          </w:p>
        </w:tc>
        <w:tc>
          <w:tcPr>
            <w:tcW w:w="2647" w:type="dxa"/>
          </w:tcPr>
          <w:p w14:paraId="03CF8319" w14:textId="77777777" w:rsidR="007A2052" w:rsidRDefault="007A2052">
            <w:pPr>
              <w:spacing w:line="360" w:lineRule="auto"/>
              <w:rPr>
                <w:szCs w:val="21"/>
              </w:rPr>
            </w:pPr>
            <w:r>
              <w:rPr>
                <w:rFonts w:hint="eastAsia"/>
                <w:szCs w:val="21"/>
              </w:rPr>
              <w:t>待定</w:t>
            </w:r>
          </w:p>
        </w:tc>
      </w:tr>
      <w:tr w:rsidR="007A2052" w14:paraId="2915778C" w14:textId="77777777" w:rsidTr="007A2052">
        <w:tc>
          <w:tcPr>
            <w:tcW w:w="980" w:type="dxa"/>
          </w:tcPr>
          <w:p w14:paraId="510E2036" w14:textId="77777777" w:rsidR="007A2052" w:rsidRDefault="007A2052">
            <w:pPr>
              <w:spacing w:line="360" w:lineRule="auto"/>
              <w:rPr>
                <w:szCs w:val="21"/>
              </w:rPr>
            </w:pPr>
            <w:r>
              <w:rPr>
                <w:rFonts w:hint="eastAsia"/>
                <w:szCs w:val="21"/>
              </w:rPr>
              <w:t>侯宏仑</w:t>
            </w:r>
          </w:p>
        </w:tc>
        <w:tc>
          <w:tcPr>
            <w:tcW w:w="1396" w:type="dxa"/>
          </w:tcPr>
          <w:p w14:paraId="348E5192" w14:textId="5E65022C" w:rsidR="007A2052" w:rsidRDefault="007A2052">
            <w:pPr>
              <w:spacing w:line="360" w:lineRule="auto"/>
              <w:rPr>
                <w:szCs w:val="21"/>
              </w:rPr>
            </w:pPr>
            <w:r>
              <w:rPr>
                <w:rFonts w:hint="eastAsia"/>
                <w:szCs w:val="21"/>
              </w:rPr>
              <w:t>客户</w:t>
            </w:r>
          </w:p>
        </w:tc>
        <w:tc>
          <w:tcPr>
            <w:tcW w:w="993" w:type="dxa"/>
          </w:tcPr>
          <w:p w14:paraId="25F68FE2" w14:textId="0B4015BB" w:rsidR="007A2052" w:rsidRDefault="007A2052">
            <w:pPr>
              <w:spacing w:line="360" w:lineRule="auto"/>
              <w:rPr>
                <w:szCs w:val="21"/>
              </w:rPr>
            </w:pPr>
            <w:r>
              <w:rPr>
                <w:rFonts w:hint="eastAsia"/>
                <w:szCs w:val="21"/>
              </w:rPr>
              <w:t>沈启航</w:t>
            </w:r>
          </w:p>
        </w:tc>
        <w:tc>
          <w:tcPr>
            <w:tcW w:w="1701" w:type="dxa"/>
          </w:tcPr>
          <w:p w14:paraId="7EFAA9E3" w14:textId="3860AFC7" w:rsidR="007A2052" w:rsidRDefault="007A2052">
            <w:pPr>
              <w:spacing w:line="360" w:lineRule="auto"/>
              <w:rPr>
                <w:szCs w:val="21"/>
              </w:rPr>
            </w:pPr>
            <w:r w:rsidRPr="007A2052">
              <w:rPr>
                <w:szCs w:val="21"/>
              </w:rPr>
              <w:t>13071858629</w:t>
            </w:r>
          </w:p>
        </w:tc>
        <w:tc>
          <w:tcPr>
            <w:tcW w:w="1559" w:type="dxa"/>
          </w:tcPr>
          <w:p w14:paraId="71547308" w14:textId="77777777" w:rsidR="007A2052" w:rsidRDefault="007A2052">
            <w:pPr>
              <w:spacing w:line="360" w:lineRule="auto"/>
              <w:rPr>
                <w:szCs w:val="21"/>
              </w:rPr>
            </w:pPr>
            <w:r>
              <w:rPr>
                <w:rFonts w:hint="eastAsia"/>
                <w:szCs w:val="21"/>
              </w:rPr>
              <w:t>理四</w:t>
            </w:r>
            <w:r>
              <w:rPr>
                <w:rFonts w:hint="eastAsia"/>
                <w:szCs w:val="21"/>
              </w:rPr>
              <w:t xml:space="preserve">501 </w:t>
            </w:r>
          </w:p>
        </w:tc>
        <w:tc>
          <w:tcPr>
            <w:tcW w:w="2647" w:type="dxa"/>
          </w:tcPr>
          <w:p w14:paraId="4FCDE6A0" w14:textId="77777777" w:rsidR="007A2052" w:rsidRDefault="007A2052">
            <w:pPr>
              <w:spacing w:line="360" w:lineRule="auto"/>
              <w:rPr>
                <w:szCs w:val="21"/>
              </w:rPr>
            </w:pPr>
            <w:r>
              <w:rPr>
                <w:rFonts w:hint="eastAsia"/>
                <w:szCs w:val="21"/>
              </w:rPr>
              <w:t>待定</w:t>
            </w:r>
          </w:p>
        </w:tc>
      </w:tr>
      <w:tr w:rsidR="007A2052" w14:paraId="3F2D75DA" w14:textId="77777777" w:rsidTr="007A2052">
        <w:tc>
          <w:tcPr>
            <w:tcW w:w="980" w:type="dxa"/>
          </w:tcPr>
          <w:p w14:paraId="3797ED28" w14:textId="6411466C" w:rsidR="007A2052" w:rsidRDefault="007A2052" w:rsidP="007A2052">
            <w:pPr>
              <w:spacing w:line="360" w:lineRule="auto"/>
              <w:rPr>
                <w:szCs w:val="21"/>
              </w:rPr>
            </w:pPr>
            <w:r>
              <w:rPr>
                <w:rFonts w:hint="eastAsia"/>
                <w:szCs w:val="21"/>
              </w:rPr>
              <w:t>王飞钢</w:t>
            </w:r>
          </w:p>
        </w:tc>
        <w:tc>
          <w:tcPr>
            <w:tcW w:w="1396" w:type="dxa"/>
          </w:tcPr>
          <w:p w14:paraId="5F3B3F37" w14:textId="4A7C26B4" w:rsidR="007A2052" w:rsidRDefault="007A2052">
            <w:pPr>
              <w:spacing w:line="360" w:lineRule="auto"/>
              <w:rPr>
                <w:szCs w:val="21"/>
              </w:rPr>
            </w:pPr>
            <w:r>
              <w:rPr>
                <w:rFonts w:hint="eastAsia"/>
                <w:szCs w:val="21"/>
              </w:rPr>
              <w:t>学生</w:t>
            </w:r>
            <w:r>
              <w:rPr>
                <w:szCs w:val="21"/>
              </w:rPr>
              <w:t>用户群代表</w:t>
            </w:r>
          </w:p>
        </w:tc>
        <w:tc>
          <w:tcPr>
            <w:tcW w:w="993" w:type="dxa"/>
          </w:tcPr>
          <w:p w14:paraId="5A71F351" w14:textId="52DC0F13" w:rsidR="007A2052" w:rsidRDefault="007A2052">
            <w:pPr>
              <w:spacing w:line="360" w:lineRule="auto"/>
              <w:rPr>
                <w:szCs w:val="21"/>
              </w:rPr>
            </w:pPr>
            <w:r>
              <w:rPr>
                <w:rFonts w:hint="eastAsia"/>
                <w:szCs w:val="21"/>
              </w:rPr>
              <w:t>徐哲远</w:t>
            </w:r>
          </w:p>
        </w:tc>
        <w:tc>
          <w:tcPr>
            <w:tcW w:w="1701" w:type="dxa"/>
          </w:tcPr>
          <w:p w14:paraId="609057D2" w14:textId="77777777" w:rsidR="007A2052" w:rsidRDefault="007A2052">
            <w:pPr>
              <w:spacing w:line="360" w:lineRule="auto"/>
              <w:rPr>
                <w:szCs w:val="21"/>
              </w:rPr>
            </w:pPr>
            <w:r>
              <w:rPr>
                <w:rFonts w:hint="eastAsia"/>
                <w:szCs w:val="21"/>
              </w:rPr>
              <w:t>15988139345</w:t>
            </w:r>
          </w:p>
        </w:tc>
        <w:tc>
          <w:tcPr>
            <w:tcW w:w="1559" w:type="dxa"/>
          </w:tcPr>
          <w:p w14:paraId="1C85F4A0" w14:textId="77777777" w:rsidR="007A2052" w:rsidRDefault="007A2052">
            <w:pPr>
              <w:spacing w:line="360" w:lineRule="auto"/>
              <w:rPr>
                <w:szCs w:val="21"/>
              </w:rPr>
            </w:pPr>
            <w:r>
              <w:rPr>
                <w:rFonts w:hint="eastAsia"/>
                <w:szCs w:val="21"/>
              </w:rPr>
              <w:t>弘毅</w:t>
            </w:r>
            <w:r>
              <w:rPr>
                <w:rFonts w:hint="eastAsia"/>
                <w:szCs w:val="21"/>
              </w:rPr>
              <w:t>B1-615</w:t>
            </w:r>
          </w:p>
        </w:tc>
        <w:tc>
          <w:tcPr>
            <w:tcW w:w="2647" w:type="dxa"/>
          </w:tcPr>
          <w:p w14:paraId="5A064FBA" w14:textId="77777777" w:rsidR="007A2052" w:rsidRDefault="007A2052">
            <w:pPr>
              <w:spacing w:line="360" w:lineRule="auto"/>
              <w:rPr>
                <w:szCs w:val="21"/>
              </w:rPr>
            </w:pPr>
            <w:r>
              <w:rPr>
                <w:rFonts w:hint="eastAsia"/>
                <w:szCs w:val="21"/>
              </w:rPr>
              <w:t>待定</w:t>
            </w:r>
          </w:p>
        </w:tc>
      </w:tr>
      <w:tr w:rsidR="007A2052" w14:paraId="5C932AB0" w14:textId="77777777" w:rsidTr="007A2052">
        <w:tc>
          <w:tcPr>
            <w:tcW w:w="980" w:type="dxa"/>
          </w:tcPr>
          <w:p w14:paraId="2DEC079D" w14:textId="77777777" w:rsidR="007A2052" w:rsidRDefault="007A2052">
            <w:pPr>
              <w:spacing w:line="360" w:lineRule="auto"/>
              <w:rPr>
                <w:szCs w:val="21"/>
              </w:rPr>
            </w:pPr>
          </w:p>
        </w:tc>
        <w:tc>
          <w:tcPr>
            <w:tcW w:w="1396" w:type="dxa"/>
          </w:tcPr>
          <w:p w14:paraId="52ECEAD3" w14:textId="242983F6" w:rsidR="007A2052" w:rsidRDefault="007A2052">
            <w:pPr>
              <w:spacing w:line="360" w:lineRule="auto"/>
              <w:rPr>
                <w:szCs w:val="21"/>
              </w:rPr>
            </w:pPr>
            <w:r>
              <w:rPr>
                <w:rFonts w:hint="eastAsia"/>
                <w:szCs w:val="21"/>
              </w:rPr>
              <w:t>游客</w:t>
            </w:r>
            <w:r>
              <w:rPr>
                <w:szCs w:val="21"/>
              </w:rPr>
              <w:t>用户群代表</w:t>
            </w:r>
          </w:p>
        </w:tc>
        <w:tc>
          <w:tcPr>
            <w:tcW w:w="993" w:type="dxa"/>
          </w:tcPr>
          <w:p w14:paraId="65F983DB" w14:textId="67B83687" w:rsidR="007A2052" w:rsidRDefault="007A2052">
            <w:pPr>
              <w:spacing w:line="360" w:lineRule="auto"/>
              <w:rPr>
                <w:szCs w:val="21"/>
              </w:rPr>
            </w:pPr>
            <w:r>
              <w:rPr>
                <w:rFonts w:hint="eastAsia"/>
                <w:szCs w:val="21"/>
              </w:rPr>
              <w:t>沈启航</w:t>
            </w:r>
          </w:p>
        </w:tc>
        <w:tc>
          <w:tcPr>
            <w:tcW w:w="1701" w:type="dxa"/>
          </w:tcPr>
          <w:p w14:paraId="30445548" w14:textId="77777777" w:rsidR="007A2052" w:rsidRDefault="007A2052">
            <w:pPr>
              <w:spacing w:line="360" w:lineRule="auto"/>
              <w:rPr>
                <w:szCs w:val="21"/>
              </w:rPr>
            </w:pPr>
          </w:p>
        </w:tc>
        <w:tc>
          <w:tcPr>
            <w:tcW w:w="1559" w:type="dxa"/>
          </w:tcPr>
          <w:p w14:paraId="48887423" w14:textId="77777777" w:rsidR="007A2052" w:rsidRDefault="007A2052">
            <w:pPr>
              <w:spacing w:line="360" w:lineRule="auto"/>
              <w:rPr>
                <w:szCs w:val="21"/>
              </w:rPr>
            </w:pPr>
          </w:p>
        </w:tc>
        <w:tc>
          <w:tcPr>
            <w:tcW w:w="2647" w:type="dxa"/>
          </w:tcPr>
          <w:p w14:paraId="35DC3968" w14:textId="77777777" w:rsidR="007A2052" w:rsidRDefault="007A2052">
            <w:pPr>
              <w:spacing w:line="360" w:lineRule="auto"/>
              <w:rPr>
                <w:szCs w:val="21"/>
              </w:rPr>
            </w:pPr>
          </w:p>
        </w:tc>
      </w:tr>
    </w:tbl>
    <w:p w14:paraId="4E0EF985" w14:textId="77777777" w:rsidR="008E7C49" w:rsidRDefault="00E53FE3">
      <w:pPr>
        <w:pStyle w:val="2"/>
        <w:spacing w:line="360" w:lineRule="auto"/>
      </w:pPr>
      <w:bookmarkStart w:id="801" w:name="_Toc529483143"/>
      <w:r>
        <w:rPr>
          <w:rFonts w:hint="eastAsia"/>
        </w:rPr>
        <w:lastRenderedPageBreak/>
        <w:t>6.2</w:t>
      </w:r>
      <w:r>
        <w:t xml:space="preserve"> </w:t>
      </w:r>
      <w:r>
        <w:rPr>
          <w:rFonts w:hint="eastAsia"/>
        </w:rPr>
        <w:t>对外沟通形式</w:t>
      </w:r>
      <w:bookmarkEnd w:id="801"/>
    </w:p>
    <w:p w14:paraId="2F874E8A" w14:textId="77777777" w:rsidR="008E7C49" w:rsidRDefault="00E53FE3">
      <w:pPr>
        <w:pStyle w:val="3"/>
        <w:spacing w:line="360" w:lineRule="auto"/>
      </w:pPr>
      <w:bookmarkStart w:id="802" w:name="_Toc529483144"/>
      <w:r>
        <w:rPr>
          <w:rFonts w:hint="eastAsia"/>
        </w:rPr>
        <w:t>6.2.1</w:t>
      </w:r>
      <w:r>
        <w:t xml:space="preserve"> </w:t>
      </w:r>
      <w:r>
        <w:rPr>
          <w:rFonts w:hint="eastAsia"/>
        </w:rPr>
        <w:t>正式沟通计划</w:t>
      </w:r>
      <w:bookmarkEnd w:id="80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8E7C49" w14:paraId="04BD175F" w14:textId="77777777">
        <w:tc>
          <w:tcPr>
            <w:tcW w:w="1382" w:type="dxa"/>
          </w:tcPr>
          <w:p w14:paraId="74DCDB32"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14:paraId="57D20FEA"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14:paraId="30B95C8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14:paraId="521E61D5"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14:paraId="729BFF38"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14:paraId="659AF530"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6A127ABD" w14:textId="77777777">
        <w:tc>
          <w:tcPr>
            <w:tcW w:w="1382" w:type="dxa"/>
          </w:tcPr>
          <w:p w14:paraId="65363E53" w14:textId="77777777" w:rsidR="008E7C49" w:rsidRDefault="00E53FE3">
            <w:pPr>
              <w:spacing w:line="360" w:lineRule="auto"/>
              <w:rPr>
                <w:szCs w:val="21"/>
              </w:rPr>
            </w:pPr>
            <w:r>
              <w:rPr>
                <w:rFonts w:hint="eastAsia"/>
                <w:szCs w:val="21"/>
              </w:rPr>
              <w:t>每周例会</w:t>
            </w:r>
          </w:p>
        </w:tc>
        <w:tc>
          <w:tcPr>
            <w:tcW w:w="1382" w:type="dxa"/>
          </w:tcPr>
          <w:p w14:paraId="6D01D370" w14:textId="77777777" w:rsidR="008E7C49" w:rsidRDefault="00E53FE3">
            <w:pPr>
              <w:spacing w:line="360" w:lineRule="auto"/>
              <w:rPr>
                <w:szCs w:val="21"/>
              </w:rPr>
            </w:pPr>
            <w:r>
              <w:rPr>
                <w:rFonts w:hint="eastAsia"/>
                <w:szCs w:val="21"/>
              </w:rPr>
              <w:t>座谈会</w:t>
            </w:r>
          </w:p>
        </w:tc>
        <w:tc>
          <w:tcPr>
            <w:tcW w:w="1383" w:type="dxa"/>
          </w:tcPr>
          <w:p w14:paraId="7A194EFE" w14:textId="77777777" w:rsidR="008E7C49" w:rsidRDefault="00E53FE3">
            <w:pPr>
              <w:spacing w:line="360" w:lineRule="auto"/>
              <w:rPr>
                <w:szCs w:val="21"/>
              </w:rPr>
            </w:pPr>
            <w:r>
              <w:rPr>
                <w:rFonts w:hint="eastAsia"/>
                <w:szCs w:val="21"/>
              </w:rPr>
              <w:t>弘毅</w:t>
            </w:r>
            <w:r>
              <w:rPr>
                <w:rFonts w:hint="eastAsia"/>
                <w:szCs w:val="21"/>
              </w:rPr>
              <w:t>615</w:t>
            </w:r>
          </w:p>
        </w:tc>
        <w:tc>
          <w:tcPr>
            <w:tcW w:w="1383" w:type="dxa"/>
          </w:tcPr>
          <w:p w14:paraId="37F86846" w14:textId="77777777" w:rsidR="008E7C49" w:rsidRDefault="00E53FE3">
            <w:pPr>
              <w:spacing w:line="360" w:lineRule="auto"/>
              <w:rPr>
                <w:szCs w:val="21"/>
              </w:rPr>
            </w:pPr>
            <w:r>
              <w:rPr>
                <w:rFonts w:hint="eastAsia"/>
                <w:szCs w:val="21"/>
              </w:rPr>
              <w:t>周二晚</w:t>
            </w:r>
          </w:p>
        </w:tc>
        <w:tc>
          <w:tcPr>
            <w:tcW w:w="1383" w:type="dxa"/>
          </w:tcPr>
          <w:p w14:paraId="4FC524F6" w14:textId="77777777" w:rsidR="008E7C49" w:rsidRDefault="00E53FE3">
            <w:pPr>
              <w:spacing w:line="360" w:lineRule="auto"/>
              <w:rPr>
                <w:szCs w:val="21"/>
              </w:rPr>
            </w:pPr>
            <w:r>
              <w:rPr>
                <w:rFonts w:hint="eastAsia"/>
                <w:szCs w:val="21"/>
              </w:rPr>
              <w:t>全体成员</w:t>
            </w:r>
          </w:p>
        </w:tc>
        <w:tc>
          <w:tcPr>
            <w:tcW w:w="1383" w:type="dxa"/>
          </w:tcPr>
          <w:p w14:paraId="5927E1E9"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14:paraId="79E7457F" w14:textId="77777777">
        <w:tc>
          <w:tcPr>
            <w:tcW w:w="1382" w:type="dxa"/>
          </w:tcPr>
          <w:p w14:paraId="61FB8F5B" w14:textId="77777777" w:rsidR="008E7C49" w:rsidRDefault="00E53FE3">
            <w:pPr>
              <w:spacing w:line="360" w:lineRule="auto"/>
              <w:rPr>
                <w:szCs w:val="21"/>
              </w:rPr>
            </w:pPr>
            <w:r>
              <w:rPr>
                <w:rFonts w:hint="eastAsia"/>
                <w:szCs w:val="21"/>
              </w:rPr>
              <w:t>日常进度汇报</w:t>
            </w:r>
          </w:p>
        </w:tc>
        <w:tc>
          <w:tcPr>
            <w:tcW w:w="1382" w:type="dxa"/>
          </w:tcPr>
          <w:p w14:paraId="0AB78914" w14:textId="77777777" w:rsidR="008E7C49" w:rsidRDefault="00E53FE3">
            <w:pPr>
              <w:spacing w:line="360" w:lineRule="auto"/>
              <w:rPr>
                <w:szCs w:val="21"/>
              </w:rPr>
            </w:pPr>
            <w:r>
              <w:rPr>
                <w:rFonts w:hint="eastAsia"/>
                <w:szCs w:val="21"/>
              </w:rPr>
              <w:t>微信</w:t>
            </w:r>
          </w:p>
        </w:tc>
        <w:tc>
          <w:tcPr>
            <w:tcW w:w="1383" w:type="dxa"/>
          </w:tcPr>
          <w:p w14:paraId="3E1270C6" w14:textId="77777777" w:rsidR="008E7C49" w:rsidRDefault="00E53FE3">
            <w:pPr>
              <w:spacing w:line="360" w:lineRule="auto"/>
              <w:rPr>
                <w:szCs w:val="21"/>
              </w:rPr>
            </w:pPr>
            <w:r>
              <w:rPr>
                <w:rFonts w:hint="eastAsia"/>
                <w:szCs w:val="21"/>
              </w:rPr>
              <w:t>微信群</w:t>
            </w:r>
          </w:p>
        </w:tc>
        <w:tc>
          <w:tcPr>
            <w:tcW w:w="1383" w:type="dxa"/>
          </w:tcPr>
          <w:p w14:paraId="647D31B8" w14:textId="77777777"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31E95F39" w14:textId="77777777" w:rsidR="008E7C49" w:rsidRDefault="00E53FE3">
            <w:pPr>
              <w:spacing w:line="360" w:lineRule="auto"/>
              <w:rPr>
                <w:szCs w:val="21"/>
              </w:rPr>
            </w:pPr>
            <w:r>
              <w:rPr>
                <w:rFonts w:hint="eastAsia"/>
                <w:szCs w:val="21"/>
              </w:rPr>
              <w:t>全体人员</w:t>
            </w:r>
          </w:p>
        </w:tc>
        <w:tc>
          <w:tcPr>
            <w:tcW w:w="1383" w:type="dxa"/>
          </w:tcPr>
          <w:p w14:paraId="60F6DF74" w14:textId="77777777" w:rsidR="008E7C49" w:rsidRDefault="00E53FE3">
            <w:pPr>
              <w:spacing w:line="360" w:lineRule="auto"/>
              <w:rPr>
                <w:szCs w:val="21"/>
              </w:rPr>
            </w:pPr>
            <w:r>
              <w:rPr>
                <w:rFonts w:hint="eastAsia"/>
                <w:szCs w:val="21"/>
              </w:rPr>
              <w:t>无</w:t>
            </w:r>
          </w:p>
        </w:tc>
      </w:tr>
      <w:tr w:rsidR="008E7C49" w14:paraId="3191D437" w14:textId="77777777">
        <w:tc>
          <w:tcPr>
            <w:tcW w:w="1382" w:type="dxa"/>
          </w:tcPr>
          <w:p w14:paraId="3862099B" w14:textId="77777777" w:rsidR="008E7C49" w:rsidRDefault="00E53FE3">
            <w:pPr>
              <w:spacing w:line="360" w:lineRule="auto"/>
              <w:rPr>
                <w:szCs w:val="21"/>
              </w:rPr>
            </w:pPr>
            <w:r>
              <w:rPr>
                <w:rFonts w:hint="eastAsia"/>
                <w:szCs w:val="21"/>
              </w:rPr>
              <w:t>临时会议</w:t>
            </w:r>
          </w:p>
        </w:tc>
        <w:tc>
          <w:tcPr>
            <w:tcW w:w="1382" w:type="dxa"/>
          </w:tcPr>
          <w:p w14:paraId="24174B83" w14:textId="77777777" w:rsidR="008E7C49" w:rsidRDefault="00E53FE3">
            <w:pPr>
              <w:spacing w:line="360" w:lineRule="auto"/>
              <w:rPr>
                <w:szCs w:val="21"/>
              </w:rPr>
            </w:pPr>
            <w:r>
              <w:rPr>
                <w:rFonts w:hint="eastAsia"/>
                <w:szCs w:val="21"/>
              </w:rPr>
              <w:t>座谈会</w:t>
            </w:r>
          </w:p>
        </w:tc>
        <w:tc>
          <w:tcPr>
            <w:tcW w:w="1383" w:type="dxa"/>
          </w:tcPr>
          <w:p w14:paraId="2CB8B004" w14:textId="77777777" w:rsidR="008E7C49" w:rsidRDefault="00E53FE3">
            <w:pPr>
              <w:spacing w:line="360" w:lineRule="auto"/>
              <w:rPr>
                <w:szCs w:val="21"/>
              </w:rPr>
            </w:pPr>
            <w:r>
              <w:rPr>
                <w:rFonts w:hint="eastAsia"/>
                <w:szCs w:val="21"/>
              </w:rPr>
              <w:t>待定</w:t>
            </w:r>
          </w:p>
        </w:tc>
        <w:tc>
          <w:tcPr>
            <w:tcW w:w="1383" w:type="dxa"/>
          </w:tcPr>
          <w:p w14:paraId="4445519C" w14:textId="77777777" w:rsidR="008E7C49" w:rsidRDefault="00E53FE3">
            <w:pPr>
              <w:spacing w:line="360" w:lineRule="auto"/>
              <w:rPr>
                <w:szCs w:val="21"/>
              </w:rPr>
            </w:pPr>
            <w:r>
              <w:rPr>
                <w:rFonts w:hint="eastAsia"/>
                <w:szCs w:val="21"/>
              </w:rPr>
              <w:t>待定</w:t>
            </w:r>
          </w:p>
        </w:tc>
        <w:tc>
          <w:tcPr>
            <w:tcW w:w="1383" w:type="dxa"/>
          </w:tcPr>
          <w:p w14:paraId="3258A471" w14:textId="77777777" w:rsidR="008E7C49" w:rsidRDefault="00E53FE3">
            <w:pPr>
              <w:spacing w:line="360" w:lineRule="auto"/>
              <w:rPr>
                <w:szCs w:val="21"/>
              </w:rPr>
            </w:pPr>
            <w:r>
              <w:rPr>
                <w:rFonts w:hint="eastAsia"/>
                <w:szCs w:val="21"/>
              </w:rPr>
              <w:t>全体人员</w:t>
            </w:r>
          </w:p>
        </w:tc>
        <w:tc>
          <w:tcPr>
            <w:tcW w:w="1383" w:type="dxa"/>
          </w:tcPr>
          <w:p w14:paraId="0DA94391" w14:textId="77777777" w:rsidR="008E7C49" w:rsidRDefault="00E53FE3">
            <w:pPr>
              <w:spacing w:line="360" w:lineRule="auto"/>
              <w:rPr>
                <w:szCs w:val="21"/>
              </w:rPr>
            </w:pPr>
            <w:r>
              <w:rPr>
                <w:rFonts w:hint="eastAsia"/>
                <w:szCs w:val="21"/>
              </w:rPr>
              <w:t>待定</w:t>
            </w:r>
          </w:p>
        </w:tc>
      </w:tr>
      <w:tr w:rsidR="008E7C49" w14:paraId="288B2827" w14:textId="77777777">
        <w:tc>
          <w:tcPr>
            <w:tcW w:w="1382" w:type="dxa"/>
          </w:tcPr>
          <w:p w14:paraId="428700D8" w14:textId="77777777" w:rsidR="008E7C49" w:rsidRDefault="00E53FE3">
            <w:pPr>
              <w:spacing w:line="360" w:lineRule="auto"/>
              <w:rPr>
                <w:szCs w:val="21"/>
              </w:rPr>
            </w:pPr>
            <w:r>
              <w:rPr>
                <w:rFonts w:hint="eastAsia"/>
                <w:szCs w:val="21"/>
              </w:rPr>
              <w:t>访谈</w:t>
            </w:r>
          </w:p>
        </w:tc>
        <w:tc>
          <w:tcPr>
            <w:tcW w:w="1382" w:type="dxa"/>
          </w:tcPr>
          <w:p w14:paraId="50384784" w14:textId="77777777" w:rsidR="008E7C49" w:rsidRDefault="00E53FE3">
            <w:pPr>
              <w:spacing w:line="360" w:lineRule="auto"/>
              <w:rPr>
                <w:szCs w:val="21"/>
              </w:rPr>
            </w:pPr>
            <w:r>
              <w:rPr>
                <w:rFonts w:hint="eastAsia"/>
                <w:szCs w:val="21"/>
              </w:rPr>
              <w:t>座谈会</w:t>
            </w:r>
          </w:p>
        </w:tc>
        <w:tc>
          <w:tcPr>
            <w:tcW w:w="1383" w:type="dxa"/>
          </w:tcPr>
          <w:p w14:paraId="1A1C861F" w14:textId="77777777" w:rsidR="008E7C49" w:rsidRDefault="00E53FE3">
            <w:pPr>
              <w:spacing w:line="360" w:lineRule="auto"/>
              <w:rPr>
                <w:szCs w:val="21"/>
              </w:rPr>
            </w:pPr>
            <w:r>
              <w:rPr>
                <w:rFonts w:hint="eastAsia"/>
                <w:szCs w:val="21"/>
              </w:rPr>
              <w:t>待定</w:t>
            </w:r>
          </w:p>
        </w:tc>
        <w:tc>
          <w:tcPr>
            <w:tcW w:w="1383" w:type="dxa"/>
          </w:tcPr>
          <w:p w14:paraId="53520DB4" w14:textId="77777777" w:rsidR="008E7C49" w:rsidRDefault="00E53FE3">
            <w:pPr>
              <w:spacing w:line="360" w:lineRule="auto"/>
              <w:rPr>
                <w:szCs w:val="21"/>
              </w:rPr>
            </w:pPr>
            <w:r>
              <w:rPr>
                <w:rFonts w:hint="eastAsia"/>
                <w:szCs w:val="21"/>
              </w:rPr>
              <w:t>待定</w:t>
            </w:r>
          </w:p>
        </w:tc>
        <w:tc>
          <w:tcPr>
            <w:tcW w:w="1383" w:type="dxa"/>
          </w:tcPr>
          <w:p w14:paraId="0DE4A64F" w14:textId="77777777" w:rsidR="008E7C49" w:rsidRDefault="00E53FE3">
            <w:pPr>
              <w:spacing w:line="360" w:lineRule="auto"/>
              <w:rPr>
                <w:szCs w:val="21"/>
              </w:rPr>
            </w:pPr>
            <w:r>
              <w:rPr>
                <w:rFonts w:hint="eastAsia"/>
                <w:szCs w:val="21"/>
              </w:rPr>
              <w:t>全体人员及用户</w:t>
            </w:r>
          </w:p>
        </w:tc>
        <w:tc>
          <w:tcPr>
            <w:tcW w:w="1383" w:type="dxa"/>
          </w:tcPr>
          <w:p w14:paraId="17CCD81A"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7D901750" w14:textId="77777777" w:rsidR="008E7C49" w:rsidRDefault="00E53FE3">
      <w:pPr>
        <w:pStyle w:val="3"/>
        <w:spacing w:line="360" w:lineRule="auto"/>
      </w:pPr>
      <w:bookmarkStart w:id="803" w:name="_Toc529483145"/>
      <w:r>
        <w:rPr>
          <w:rFonts w:hint="eastAsia"/>
        </w:rPr>
        <w:t>6.2.2</w:t>
      </w:r>
      <w:r>
        <w:t xml:space="preserve"> </w:t>
      </w:r>
      <w:r>
        <w:rPr>
          <w:rFonts w:hint="eastAsia"/>
        </w:rPr>
        <w:t>非正式沟通计划</w:t>
      </w:r>
      <w:bookmarkEnd w:id="80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tblGrid>
      <w:tr w:rsidR="008E7C49" w14:paraId="02B81115" w14:textId="77777777">
        <w:tc>
          <w:tcPr>
            <w:tcW w:w="1391" w:type="dxa"/>
          </w:tcPr>
          <w:p w14:paraId="1BDB4C47"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14:paraId="470A0F24"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14:paraId="67F3BFA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14:paraId="0D0B5E61"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14:paraId="08306F61"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52DA24C"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4BE56F17" w14:textId="77777777">
        <w:tc>
          <w:tcPr>
            <w:tcW w:w="1391" w:type="dxa"/>
          </w:tcPr>
          <w:p w14:paraId="6A741371" w14:textId="77777777" w:rsidR="008E7C49" w:rsidRDefault="00E53FE3">
            <w:pPr>
              <w:spacing w:line="360" w:lineRule="auto"/>
              <w:rPr>
                <w:szCs w:val="21"/>
              </w:rPr>
            </w:pPr>
            <w:r>
              <w:rPr>
                <w:rFonts w:hint="eastAsia"/>
                <w:szCs w:val="21"/>
              </w:rPr>
              <w:t>日常沟通</w:t>
            </w:r>
          </w:p>
        </w:tc>
        <w:tc>
          <w:tcPr>
            <w:tcW w:w="1390" w:type="dxa"/>
          </w:tcPr>
          <w:p w14:paraId="021AB478" w14:textId="77777777" w:rsidR="008E7C49" w:rsidRDefault="00E53FE3">
            <w:pPr>
              <w:spacing w:line="360" w:lineRule="auto"/>
              <w:rPr>
                <w:szCs w:val="21"/>
              </w:rPr>
            </w:pPr>
            <w:r>
              <w:rPr>
                <w:rFonts w:hint="eastAsia"/>
                <w:szCs w:val="21"/>
              </w:rPr>
              <w:t>面谈</w:t>
            </w:r>
          </w:p>
        </w:tc>
        <w:tc>
          <w:tcPr>
            <w:tcW w:w="1390" w:type="dxa"/>
          </w:tcPr>
          <w:p w14:paraId="5589FE9D" w14:textId="77777777" w:rsidR="008E7C49" w:rsidRDefault="00E53FE3">
            <w:pPr>
              <w:spacing w:line="360" w:lineRule="auto"/>
              <w:rPr>
                <w:szCs w:val="21"/>
              </w:rPr>
            </w:pPr>
            <w:r>
              <w:rPr>
                <w:rFonts w:hint="eastAsia"/>
                <w:szCs w:val="21"/>
              </w:rPr>
              <w:t>看情况</w:t>
            </w:r>
          </w:p>
        </w:tc>
        <w:tc>
          <w:tcPr>
            <w:tcW w:w="1390" w:type="dxa"/>
          </w:tcPr>
          <w:p w14:paraId="29F9AE85" w14:textId="77777777" w:rsidR="008E7C49" w:rsidRDefault="00E53FE3">
            <w:pPr>
              <w:spacing w:line="360" w:lineRule="auto"/>
              <w:rPr>
                <w:szCs w:val="21"/>
              </w:rPr>
            </w:pPr>
            <w:r>
              <w:rPr>
                <w:rFonts w:hint="eastAsia"/>
                <w:szCs w:val="21"/>
              </w:rPr>
              <w:t>看情况</w:t>
            </w:r>
          </w:p>
        </w:tc>
        <w:tc>
          <w:tcPr>
            <w:tcW w:w="1391" w:type="dxa"/>
          </w:tcPr>
          <w:p w14:paraId="6AA8FADB" w14:textId="77777777" w:rsidR="008E7C49" w:rsidRDefault="00E53FE3">
            <w:pPr>
              <w:spacing w:line="360" w:lineRule="auto"/>
              <w:rPr>
                <w:szCs w:val="21"/>
              </w:rPr>
            </w:pPr>
            <w:r>
              <w:rPr>
                <w:rFonts w:hint="eastAsia"/>
                <w:szCs w:val="21"/>
              </w:rPr>
              <w:t>全体成员</w:t>
            </w:r>
          </w:p>
        </w:tc>
        <w:tc>
          <w:tcPr>
            <w:tcW w:w="1344" w:type="dxa"/>
          </w:tcPr>
          <w:p w14:paraId="6FAC9BE4" w14:textId="77777777" w:rsidR="008E7C49" w:rsidRDefault="00E53FE3">
            <w:pPr>
              <w:spacing w:line="360" w:lineRule="auto"/>
              <w:rPr>
                <w:szCs w:val="21"/>
              </w:rPr>
            </w:pPr>
            <w:r>
              <w:rPr>
                <w:rFonts w:hint="eastAsia"/>
                <w:szCs w:val="21"/>
              </w:rPr>
              <w:t>无</w:t>
            </w:r>
          </w:p>
        </w:tc>
      </w:tr>
      <w:tr w:rsidR="008E7C49" w14:paraId="5C8FC971" w14:textId="77777777">
        <w:tc>
          <w:tcPr>
            <w:tcW w:w="1391" w:type="dxa"/>
          </w:tcPr>
          <w:p w14:paraId="3BE3A989" w14:textId="77777777" w:rsidR="008E7C49" w:rsidRDefault="00E53FE3">
            <w:pPr>
              <w:spacing w:line="360" w:lineRule="auto"/>
              <w:rPr>
                <w:szCs w:val="21"/>
              </w:rPr>
            </w:pPr>
            <w:r>
              <w:rPr>
                <w:rFonts w:hint="eastAsia"/>
                <w:szCs w:val="21"/>
              </w:rPr>
              <w:t>日常沟通</w:t>
            </w:r>
          </w:p>
        </w:tc>
        <w:tc>
          <w:tcPr>
            <w:tcW w:w="1390" w:type="dxa"/>
          </w:tcPr>
          <w:p w14:paraId="27EBC0FE" w14:textId="77777777" w:rsidR="008E7C49" w:rsidRDefault="00E53FE3">
            <w:pPr>
              <w:spacing w:line="360" w:lineRule="auto"/>
              <w:rPr>
                <w:szCs w:val="21"/>
              </w:rPr>
            </w:pPr>
            <w:r>
              <w:rPr>
                <w:rFonts w:hint="eastAsia"/>
                <w:szCs w:val="21"/>
              </w:rPr>
              <w:t>微信</w:t>
            </w:r>
          </w:p>
        </w:tc>
        <w:tc>
          <w:tcPr>
            <w:tcW w:w="1390" w:type="dxa"/>
          </w:tcPr>
          <w:p w14:paraId="1A578A0C" w14:textId="77777777" w:rsidR="008E7C49" w:rsidRDefault="00E53FE3">
            <w:pPr>
              <w:spacing w:line="360" w:lineRule="auto"/>
              <w:rPr>
                <w:szCs w:val="21"/>
              </w:rPr>
            </w:pPr>
            <w:r>
              <w:rPr>
                <w:rFonts w:hint="eastAsia"/>
                <w:szCs w:val="21"/>
              </w:rPr>
              <w:t>网络</w:t>
            </w:r>
          </w:p>
        </w:tc>
        <w:tc>
          <w:tcPr>
            <w:tcW w:w="1390" w:type="dxa"/>
          </w:tcPr>
          <w:p w14:paraId="2B57A38F" w14:textId="77777777" w:rsidR="008E7C49" w:rsidRDefault="00E53FE3">
            <w:pPr>
              <w:spacing w:line="360" w:lineRule="auto"/>
              <w:rPr>
                <w:szCs w:val="21"/>
              </w:rPr>
            </w:pPr>
            <w:r>
              <w:rPr>
                <w:rFonts w:hint="eastAsia"/>
                <w:szCs w:val="21"/>
              </w:rPr>
              <w:t>待定</w:t>
            </w:r>
          </w:p>
        </w:tc>
        <w:tc>
          <w:tcPr>
            <w:tcW w:w="1391" w:type="dxa"/>
          </w:tcPr>
          <w:p w14:paraId="5C2A7D70" w14:textId="77777777" w:rsidR="008E7C49" w:rsidRDefault="00E53FE3">
            <w:pPr>
              <w:spacing w:line="360" w:lineRule="auto"/>
              <w:rPr>
                <w:szCs w:val="21"/>
              </w:rPr>
            </w:pPr>
            <w:r>
              <w:rPr>
                <w:rFonts w:hint="eastAsia"/>
                <w:szCs w:val="21"/>
              </w:rPr>
              <w:t>全体成员</w:t>
            </w:r>
          </w:p>
        </w:tc>
        <w:tc>
          <w:tcPr>
            <w:tcW w:w="1344" w:type="dxa"/>
          </w:tcPr>
          <w:p w14:paraId="651B1F61" w14:textId="77777777" w:rsidR="008E7C49" w:rsidRDefault="00E53FE3">
            <w:pPr>
              <w:spacing w:line="360" w:lineRule="auto"/>
              <w:rPr>
                <w:szCs w:val="21"/>
              </w:rPr>
            </w:pPr>
            <w:r>
              <w:rPr>
                <w:rFonts w:hint="eastAsia"/>
                <w:szCs w:val="21"/>
              </w:rPr>
              <w:t>无</w:t>
            </w:r>
          </w:p>
        </w:tc>
      </w:tr>
      <w:tr w:rsidR="008E7C49" w14:paraId="68DFCCD3" w14:textId="77777777">
        <w:tc>
          <w:tcPr>
            <w:tcW w:w="1391" w:type="dxa"/>
          </w:tcPr>
          <w:p w14:paraId="132FE1E6" w14:textId="77777777" w:rsidR="008E7C49" w:rsidRDefault="00E53FE3">
            <w:pPr>
              <w:spacing w:line="360" w:lineRule="auto"/>
              <w:rPr>
                <w:szCs w:val="21"/>
              </w:rPr>
            </w:pPr>
            <w:r>
              <w:rPr>
                <w:rFonts w:hint="eastAsia"/>
                <w:szCs w:val="21"/>
              </w:rPr>
              <w:t>紧急会议</w:t>
            </w:r>
          </w:p>
        </w:tc>
        <w:tc>
          <w:tcPr>
            <w:tcW w:w="1390" w:type="dxa"/>
          </w:tcPr>
          <w:p w14:paraId="2EF9F2F9" w14:textId="77777777" w:rsidR="008E7C49" w:rsidRDefault="00E53FE3">
            <w:pPr>
              <w:spacing w:line="360" w:lineRule="auto"/>
              <w:rPr>
                <w:szCs w:val="21"/>
              </w:rPr>
            </w:pPr>
            <w:r>
              <w:rPr>
                <w:rFonts w:hint="eastAsia"/>
                <w:szCs w:val="21"/>
              </w:rPr>
              <w:t>座谈会</w:t>
            </w:r>
          </w:p>
        </w:tc>
        <w:tc>
          <w:tcPr>
            <w:tcW w:w="1390" w:type="dxa"/>
          </w:tcPr>
          <w:p w14:paraId="45EAF9B2" w14:textId="77777777"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14:paraId="627A0731" w14:textId="77777777" w:rsidR="008E7C49" w:rsidRDefault="00E53FE3">
            <w:pPr>
              <w:spacing w:line="360" w:lineRule="auto"/>
              <w:rPr>
                <w:szCs w:val="21"/>
              </w:rPr>
            </w:pPr>
            <w:r>
              <w:rPr>
                <w:rFonts w:hint="eastAsia"/>
                <w:szCs w:val="21"/>
              </w:rPr>
              <w:t>待定</w:t>
            </w:r>
          </w:p>
        </w:tc>
        <w:tc>
          <w:tcPr>
            <w:tcW w:w="1391" w:type="dxa"/>
          </w:tcPr>
          <w:p w14:paraId="7E72C15B" w14:textId="77777777" w:rsidR="008E7C49" w:rsidRDefault="00E53FE3">
            <w:pPr>
              <w:spacing w:line="360" w:lineRule="auto"/>
              <w:rPr>
                <w:szCs w:val="21"/>
              </w:rPr>
            </w:pPr>
            <w:r>
              <w:rPr>
                <w:rFonts w:hint="eastAsia"/>
                <w:szCs w:val="21"/>
              </w:rPr>
              <w:t>全体成员</w:t>
            </w:r>
          </w:p>
        </w:tc>
        <w:tc>
          <w:tcPr>
            <w:tcW w:w="1344" w:type="dxa"/>
          </w:tcPr>
          <w:p w14:paraId="1370C91B"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6CC1A772" w14:textId="77777777" w:rsidR="008E7C49" w:rsidRDefault="00E53FE3">
      <w:pPr>
        <w:pStyle w:val="3"/>
        <w:spacing w:line="360" w:lineRule="auto"/>
      </w:pPr>
      <w:bookmarkStart w:id="804" w:name="_Toc529483146"/>
      <w:r>
        <w:rPr>
          <w:rFonts w:hint="eastAsia"/>
        </w:rPr>
        <w:t>6.2.3</w:t>
      </w:r>
      <w:r>
        <w:t xml:space="preserve"> </w:t>
      </w:r>
      <w:r>
        <w:rPr>
          <w:rFonts w:hint="eastAsia"/>
        </w:rPr>
        <w:t>特殊沟通计划</w:t>
      </w:r>
      <w:bookmarkEnd w:id="804"/>
    </w:p>
    <w:p w14:paraId="5C41B6B9" w14:textId="77777777"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14:paraId="600BD037" w14:textId="77777777" w:rsidR="008E7C49" w:rsidRDefault="00E53FE3">
      <w:pPr>
        <w:pStyle w:val="2"/>
        <w:spacing w:line="360" w:lineRule="auto"/>
      </w:pPr>
      <w:bookmarkStart w:id="805" w:name="_Toc529483147"/>
      <w:r>
        <w:rPr>
          <w:rFonts w:hint="eastAsia"/>
        </w:rPr>
        <w:t>6.3</w:t>
      </w:r>
      <w:r>
        <w:t xml:space="preserve"> </w:t>
      </w:r>
      <w:r>
        <w:rPr>
          <w:rFonts w:hint="eastAsia"/>
        </w:rPr>
        <w:t>限制沟通因素</w:t>
      </w:r>
      <w:bookmarkEnd w:id="805"/>
    </w:p>
    <w:p w14:paraId="403FB53B" w14:textId="77777777"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14:paraId="67187DCF" w14:textId="77777777" w:rsidR="008E7C49" w:rsidRDefault="00E53FE3">
      <w:pPr>
        <w:pStyle w:val="1"/>
        <w:spacing w:line="360" w:lineRule="auto"/>
        <w:rPr>
          <w:rFonts w:asciiTheme="majorEastAsia" w:hAnsiTheme="majorEastAsia"/>
        </w:rPr>
      </w:pPr>
      <w:bookmarkStart w:id="806" w:name="_Toc529483148"/>
      <w:r>
        <w:rPr>
          <w:rFonts w:asciiTheme="majorEastAsia" w:hAnsiTheme="majorEastAsia" w:hint="eastAsia"/>
        </w:rPr>
        <w:lastRenderedPageBreak/>
        <w:t>7</w:t>
      </w:r>
      <w:r>
        <w:rPr>
          <w:rFonts w:asciiTheme="majorEastAsia" w:hAnsiTheme="majorEastAsia"/>
        </w:rPr>
        <w:t xml:space="preserve"> </w:t>
      </w:r>
      <w:r>
        <w:rPr>
          <w:rFonts w:asciiTheme="majorEastAsia" w:hAnsiTheme="majorEastAsia" w:hint="eastAsia"/>
        </w:rPr>
        <w:t>风险管理计划</w:t>
      </w:r>
      <w:bookmarkEnd w:id="806"/>
    </w:p>
    <w:p w14:paraId="319F6530" w14:textId="77777777" w:rsidR="008E7C49" w:rsidRDefault="00E53FE3">
      <w:pPr>
        <w:pStyle w:val="2"/>
        <w:spacing w:line="360" w:lineRule="auto"/>
      </w:pPr>
      <w:bookmarkStart w:id="807" w:name="_Toc529483149"/>
      <w:r>
        <w:rPr>
          <w:rFonts w:hint="eastAsia"/>
        </w:rPr>
        <w:t>7.1</w:t>
      </w:r>
      <w:r>
        <w:t xml:space="preserve"> </w:t>
      </w:r>
      <w:r>
        <w:rPr>
          <w:rFonts w:hint="eastAsia"/>
        </w:rPr>
        <w:t>项目风险类别定义</w:t>
      </w:r>
      <w:bookmarkEnd w:id="807"/>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8E7C49" w14:paraId="19C552AD" w14:textId="77777777">
        <w:tc>
          <w:tcPr>
            <w:tcW w:w="1667" w:type="dxa"/>
            <w:shd w:val="clear" w:color="auto" w:fill="auto"/>
          </w:tcPr>
          <w:p w14:paraId="4AF9A6FF" w14:textId="77777777"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14:paraId="66886631"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14:paraId="5AA32D4E" w14:textId="77777777">
        <w:tc>
          <w:tcPr>
            <w:tcW w:w="1667" w:type="dxa"/>
            <w:shd w:val="clear" w:color="auto" w:fill="auto"/>
          </w:tcPr>
          <w:p w14:paraId="42016767" w14:textId="77777777" w:rsidR="008E7C49" w:rsidRDefault="00E53FE3">
            <w:pPr>
              <w:spacing w:line="360" w:lineRule="auto"/>
              <w:rPr>
                <w:szCs w:val="21"/>
              </w:rPr>
            </w:pPr>
            <w:r>
              <w:rPr>
                <w:rFonts w:hint="eastAsia"/>
                <w:szCs w:val="21"/>
              </w:rPr>
              <w:t>技术风险</w:t>
            </w:r>
          </w:p>
        </w:tc>
        <w:tc>
          <w:tcPr>
            <w:tcW w:w="6465" w:type="dxa"/>
          </w:tcPr>
          <w:p w14:paraId="4AE8A8DE" w14:textId="77777777"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14:paraId="5296267E" w14:textId="77777777">
        <w:tc>
          <w:tcPr>
            <w:tcW w:w="1667" w:type="dxa"/>
            <w:shd w:val="clear" w:color="auto" w:fill="auto"/>
          </w:tcPr>
          <w:p w14:paraId="410DEF50" w14:textId="77777777" w:rsidR="008E7C49" w:rsidRDefault="00E53FE3">
            <w:pPr>
              <w:spacing w:line="360" w:lineRule="auto"/>
              <w:rPr>
                <w:szCs w:val="21"/>
              </w:rPr>
            </w:pPr>
            <w:r>
              <w:rPr>
                <w:rFonts w:hint="eastAsia"/>
                <w:szCs w:val="21"/>
              </w:rPr>
              <w:t>参与者风险</w:t>
            </w:r>
          </w:p>
        </w:tc>
        <w:tc>
          <w:tcPr>
            <w:tcW w:w="6465" w:type="dxa"/>
          </w:tcPr>
          <w:p w14:paraId="4EA2B211" w14:textId="77777777"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14:paraId="7058A881" w14:textId="77777777">
        <w:tc>
          <w:tcPr>
            <w:tcW w:w="1667" w:type="dxa"/>
            <w:shd w:val="clear" w:color="auto" w:fill="auto"/>
          </w:tcPr>
          <w:p w14:paraId="654F9453" w14:textId="77777777" w:rsidR="008E7C49" w:rsidRDefault="00E53FE3">
            <w:pPr>
              <w:spacing w:line="360" w:lineRule="auto"/>
              <w:rPr>
                <w:szCs w:val="21"/>
              </w:rPr>
            </w:pPr>
            <w:r>
              <w:rPr>
                <w:rFonts w:hint="eastAsia"/>
                <w:szCs w:val="21"/>
              </w:rPr>
              <w:t>结构风险</w:t>
            </w:r>
          </w:p>
        </w:tc>
        <w:tc>
          <w:tcPr>
            <w:tcW w:w="6465" w:type="dxa"/>
          </w:tcPr>
          <w:p w14:paraId="38FA2B37" w14:textId="77777777"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14:paraId="67E5E6D8" w14:textId="77777777">
        <w:tc>
          <w:tcPr>
            <w:tcW w:w="1667" w:type="dxa"/>
            <w:shd w:val="clear" w:color="auto" w:fill="auto"/>
          </w:tcPr>
          <w:p w14:paraId="144560AA" w14:textId="77777777" w:rsidR="008E7C49" w:rsidRDefault="00E53FE3">
            <w:pPr>
              <w:spacing w:line="360" w:lineRule="auto"/>
              <w:rPr>
                <w:szCs w:val="21"/>
              </w:rPr>
            </w:pPr>
            <w:r>
              <w:rPr>
                <w:rFonts w:hint="eastAsia"/>
                <w:szCs w:val="21"/>
              </w:rPr>
              <w:t>工具风险</w:t>
            </w:r>
          </w:p>
        </w:tc>
        <w:tc>
          <w:tcPr>
            <w:tcW w:w="6465" w:type="dxa"/>
          </w:tcPr>
          <w:p w14:paraId="449A20B7" w14:textId="77777777"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14:paraId="3E46FC9F" w14:textId="77777777">
        <w:tc>
          <w:tcPr>
            <w:tcW w:w="1667" w:type="dxa"/>
            <w:shd w:val="clear" w:color="auto" w:fill="auto"/>
          </w:tcPr>
          <w:p w14:paraId="79D5C88D" w14:textId="77777777" w:rsidR="008E7C49" w:rsidRDefault="00E53FE3">
            <w:pPr>
              <w:spacing w:line="360" w:lineRule="auto"/>
              <w:rPr>
                <w:szCs w:val="21"/>
              </w:rPr>
            </w:pPr>
            <w:r>
              <w:rPr>
                <w:rFonts w:hint="eastAsia"/>
                <w:szCs w:val="21"/>
              </w:rPr>
              <w:t>任务风险</w:t>
            </w:r>
          </w:p>
        </w:tc>
        <w:tc>
          <w:tcPr>
            <w:tcW w:w="6465" w:type="dxa"/>
          </w:tcPr>
          <w:p w14:paraId="197BD27E" w14:textId="77777777"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14:paraId="4456393A" w14:textId="77777777" w:rsidR="008E7C49" w:rsidRDefault="00E53FE3">
      <w:pPr>
        <w:pStyle w:val="2"/>
        <w:spacing w:line="360" w:lineRule="auto"/>
      </w:pPr>
      <w:bookmarkStart w:id="808" w:name="_Toc529483150"/>
      <w:r>
        <w:rPr>
          <w:rFonts w:hint="eastAsia"/>
        </w:rPr>
        <w:t>7.2</w:t>
      </w:r>
      <w:r>
        <w:t xml:space="preserve"> </w:t>
      </w:r>
      <w:r>
        <w:rPr>
          <w:rFonts w:hint="eastAsia"/>
        </w:rPr>
        <w:t>项目风险概率和影响定义</w:t>
      </w:r>
      <w:bookmarkEnd w:id="808"/>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8E7C49" w14:paraId="13CD1C5F" w14:textId="77777777">
        <w:trPr>
          <w:trHeight w:val="510"/>
          <w:jc w:val="center"/>
        </w:trPr>
        <w:tc>
          <w:tcPr>
            <w:tcW w:w="992" w:type="dxa"/>
            <w:shd w:val="clear" w:color="auto" w:fill="auto"/>
            <w:vAlign w:val="center"/>
          </w:tcPr>
          <w:p w14:paraId="3ADE3B44" w14:textId="77777777" w:rsidR="008E7C49" w:rsidRDefault="008E7C49">
            <w:pPr>
              <w:spacing w:line="360" w:lineRule="auto"/>
              <w:rPr>
                <w:szCs w:val="21"/>
              </w:rPr>
            </w:pPr>
          </w:p>
        </w:tc>
        <w:tc>
          <w:tcPr>
            <w:tcW w:w="1413" w:type="dxa"/>
            <w:shd w:val="clear" w:color="auto" w:fill="auto"/>
            <w:vAlign w:val="center"/>
          </w:tcPr>
          <w:p w14:paraId="7A946755" w14:textId="77777777"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A4D1A99" w14:textId="77777777"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B0216A7" w14:textId="77777777"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4A2BF1EA" w14:textId="77777777"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2EC718E" w14:textId="77777777"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14:paraId="573A50C2" w14:textId="77777777">
        <w:trPr>
          <w:trHeight w:val="300"/>
          <w:jc w:val="center"/>
        </w:trPr>
        <w:tc>
          <w:tcPr>
            <w:tcW w:w="992" w:type="dxa"/>
            <w:vMerge w:val="restart"/>
            <w:shd w:val="clear" w:color="auto" w:fill="auto"/>
            <w:vAlign w:val="center"/>
          </w:tcPr>
          <w:p w14:paraId="3EC61C70" w14:textId="77777777"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14:paraId="513DC9CE" w14:textId="77777777"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14:paraId="4A73CADD" w14:textId="77777777" w:rsidR="008E7C49" w:rsidRDefault="00E53FE3">
            <w:pPr>
              <w:spacing w:line="360" w:lineRule="auto"/>
              <w:rPr>
                <w:szCs w:val="21"/>
              </w:rPr>
            </w:pPr>
            <w:r>
              <w:rPr>
                <w:rFonts w:hint="eastAsia"/>
                <w:szCs w:val="21"/>
              </w:rPr>
              <w:t>表示发生的可能性</w:t>
            </w:r>
          </w:p>
        </w:tc>
      </w:tr>
      <w:tr w:rsidR="008E7C49" w14:paraId="68B199C5" w14:textId="77777777">
        <w:trPr>
          <w:trHeight w:val="285"/>
          <w:jc w:val="center"/>
        </w:trPr>
        <w:tc>
          <w:tcPr>
            <w:tcW w:w="992" w:type="dxa"/>
            <w:vMerge/>
            <w:shd w:val="clear" w:color="auto" w:fill="auto"/>
            <w:vAlign w:val="center"/>
          </w:tcPr>
          <w:p w14:paraId="7338FF76" w14:textId="77777777" w:rsidR="008E7C49" w:rsidRDefault="008E7C49">
            <w:pPr>
              <w:spacing w:line="360" w:lineRule="auto"/>
              <w:jc w:val="center"/>
              <w:rPr>
                <w:b/>
                <w:bCs/>
                <w:szCs w:val="21"/>
              </w:rPr>
            </w:pPr>
          </w:p>
        </w:tc>
        <w:tc>
          <w:tcPr>
            <w:tcW w:w="1413" w:type="dxa"/>
            <w:shd w:val="clear" w:color="auto" w:fill="auto"/>
            <w:vAlign w:val="center"/>
          </w:tcPr>
          <w:p w14:paraId="6CAD3BAA" w14:textId="77777777" w:rsidR="008E7C49" w:rsidRDefault="00E53FE3">
            <w:pPr>
              <w:spacing w:line="360" w:lineRule="auto"/>
              <w:rPr>
                <w:szCs w:val="21"/>
              </w:rPr>
            </w:pPr>
            <w:r>
              <w:rPr>
                <w:rFonts w:hint="eastAsia"/>
                <w:szCs w:val="21"/>
              </w:rPr>
              <w:t>中</w:t>
            </w:r>
          </w:p>
        </w:tc>
        <w:tc>
          <w:tcPr>
            <w:tcW w:w="5637" w:type="dxa"/>
            <w:gridSpan w:val="4"/>
            <w:vMerge/>
            <w:vAlign w:val="center"/>
          </w:tcPr>
          <w:p w14:paraId="4CD6D4E1" w14:textId="77777777" w:rsidR="008E7C49" w:rsidRDefault="008E7C49">
            <w:pPr>
              <w:spacing w:line="360" w:lineRule="auto"/>
              <w:rPr>
                <w:szCs w:val="21"/>
              </w:rPr>
            </w:pPr>
          </w:p>
        </w:tc>
      </w:tr>
      <w:tr w:rsidR="008E7C49" w14:paraId="5C2D2393" w14:textId="77777777">
        <w:trPr>
          <w:trHeight w:val="285"/>
          <w:jc w:val="center"/>
        </w:trPr>
        <w:tc>
          <w:tcPr>
            <w:tcW w:w="992" w:type="dxa"/>
            <w:vMerge/>
            <w:shd w:val="clear" w:color="auto" w:fill="auto"/>
            <w:vAlign w:val="center"/>
          </w:tcPr>
          <w:p w14:paraId="00651933" w14:textId="77777777" w:rsidR="008E7C49" w:rsidRDefault="008E7C49">
            <w:pPr>
              <w:spacing w:line="360" w:lineRule="auto"/>
              <w:jc w:val="center"/>
              <w:rPr>
                <w:b/>
                <w:bCs/>
                <w:szCs w:val="21"/>
              </w:rPr>
            </w:pPr>
          </w:p>
        </w:tc>
        <w:tc>
          <w:tcPr>
            <w:tcW w:w="1413" w:type="dxa"/>
            <w:shd w:val="clear" w:color="auto" w:fill="auto"/>
            <w:vAlign w:val="center"/>
          </w:tcPr>
          <w:p w14:paraId="41846BF4" w14:textId="77777777" w:rsidR="008E7C49" w:rsidRDefault="00E53FE3">
            <w:pPr>
              <w:spacing w:line="360" w:lineRule="auto"/>
              <w:rPr>
                <w:szCs w:val="21"/>
              </w:rPr>
            </w:pPr>
            <w:r>
              <w:rPr>
                <w:rFonts w:hint="eastAsia"/>
                <w:szCs w:val="21"/>
              </w:rPr>
              <w:t>低</w:t>
            </w:r>
          </w:p>
        </w:tc>
        <w:tc>
          <w:tcPr>
            <w:tcW w:w="5637" w:type="dxa"/>
            <w:gridSpan w:val="4"/>
            <w:vMerge/>
            <w:vAlign w:val="center"/>
          </w:tcPr>
          <w:p w14:paraId="102E52DA" w14:textId="77777777" w:rsidR="008E7C49" w:rsidRDefault="008E7C49">
            <w:pPr>
              <w:spacing w:line="360" w:lineRule="auto"/>
              <w:rPr>
                <w:szCs w:val="21"/>
              </w:rPr>
            </w:pPr>
          </w:p>
        </w:tc>
      </w:tr>
      <w:tr w:rsidR="008E7C49" w14:paraId="4B07A8D2" w14:textId="77777777">
        <w:trPr>
          <w:trHeight w:val="510"/>
          <w:jc w:val="center"/>
        </w:trPr>
        <w:tc>
          <w:tcPr>
            <w:tcW w:w="992" w:type="dxa"/>
            <w:vMerge w:val="restart"/>
            <w:shd w:val="clear" w:color="auto" w:fill="auto"/>
            <w:vAlign w:val="center"/>
          </w:tcPr>
          <w:p w14:paraId="4ABAA8F3" w14:textId="77777777"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14:paraId="75F0575A" w14:textId="77777777" w:rsidR="008E7C49" w:rsidRDefault="00E53FE3">
            <w:pPr>
              <w:spacing w:line="360" w:lineRule="auto"/>
              <w:rPr>
                <w:szCs w:val="21"/>
              </w:rPr>
            </w:pPr>
            <w:r>
              <w:rPr>
                <w:rFonts w:hint="eastAsia"/>
                <w:szCs w:val="21"/>
              </w:rPr>
              <w:t>高</w:t>
            </w:r>
          </w:p>
        </w:tc>
        <w:tc>
          <w:tcPr>
            <w:tcW w:w="855" w:type="dxa"/>
            <w:shd w:val="clear" w:color="auto" w:fill="auto"/>
            <w:vAlign w:val="center"/>
          </w:tcPr>
          <w:p w14:paraId="2054192C" w14:textId="77777777" w:rsidR="008E7C49" w:rsidRDefault="00E53FE3">
            <w:pPr>
              <w:spacing w:line="360" w:lineRule="auto"/>
              <w:rPr>
                <w:szCs w:val="21"/>
              </w:rPr>
            </w:pPr>
            <w:r>
              <w:rPr>
                <w:rFonts w:hint="eastAsia"/>
                <w:szCs w:val="21"/>
              </w:rPr>
              <w:t>进度延期半个月以上</w:t>
            </w:r>
          </w:p>
        </w:tc>
        <w:tc>
          <w:tcPr>
            <w:tcW w:w="1139" w:type="dxa"/>
            <w:shd w:val="clear" w:color="auto" w:fill="auto"/>
            <w:vAlign w:val="center"/>
          </w:tcPr>
          <w:p w14:paraId="55568207" w14:textId="77777777" w:rsidR="008E7C49" w:rsidRDefault="00E53FE3">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72C72699" w14:textId="77777777"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14:paraId="5D20B68A" w14:textId="77777777"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14:paraId="6989747B" w14:textId="77777777">
        <w:trPr>
          <w:trHeight w:val="510"/>
          <w:jc w:val="center"/>
        </w:trPr>
        <w:tc>
          <w:tcPr>
            <w:tcW w:w="992" w:type="dxa"/>
            <w:vMerge/>
            <w:shd w:val="clear" w:color="auto" w:fill="auto"/>
            <w:vAlign w:val="center"/>
          </w:tcPr>
          <w:p w14:paraId="7FE44E36" w14:textId="77777777" w:rsidR="008E7C49" w:rsidRDefault="008E7C49">
            <w:pPr>
              <w:spacing w:line="360" w:lineRule="auto"/>
              <w:rPr>
                <w:szCs w:val="21"/>
              </w:rPr>
            </w:pPr>
          </w:p>
        </w:tc>
        <w:tc>
          <w:tcPr>
            <w:tcW w:w="1413" w:type="dxa"/>
            <w:shd w:val="clear" w:color="auto" w:fill="auto"/>
            <w:vAlign w:val="center"/>
          </w:tcPr>
          <w:p w14:paraId="74996A38" w14:textId="77777777" w:rsidR="008E7C49" w:rsidRDefault="00E53FE3">
            <w:pPr>
              <w:spacing w:line="360" w:lineRule="auto"/>
              <w:rPr>
                <w:szCs w:val="21"/>
              </w:rPr>
            </w:pPr>
            <w:r>
              <w:rPr>
                <w:rFonts w:hint="eastAsia"/>
                <w:szCs w:val="21"/>
              </w:rPr>
              <w:t>中</w:t>
            </w:r>
          </w:p>
        </w:tc>
        <w:tc>
          <w:tcPr>
            <w:tcW w:w="855" w:type="dxa"/>
            <w:shd w:val="clear" w:color="auto" w:fill="auto"/>
            <w:vAlign w:val="center"/>
          </w:tcPr>
          <w:p w14:paraId="3C8CE93E" w14:textId="77777777" w:rsidR="008E7C49" w:rsidRDefault="00E53FE3">
            <w:pPr>
              <w:spacing w:line="360" w:lineRule="auto"/>
              <w:rPr>
                <w:szCs w:val="21"/>
              </w:rPr>
            </w:pPr>
            <w:r>
              <w:rPr>
                <w:rFonts w:hint="eastAsia"/>
                <w:szCs w:val="21"/>
              </w:rPr>
              <w:t>进度延期一周以上</w:t>
            </w:r>
          </w:p>
        </w:tc>
        <w:tc>
          <w:tcPr>
            <w:tcW w:w="1139" w:type="dxa"/>
            <w:shd w:val="clear" w:color="auto" w:fill="auto"/>
            <w:vAlign w:val="center"/>
          </w:tcPr>
          <w:p w14:paraId="04DCD5F4" w14:textId="77777777" w:rsidR="008E7C49" w:rsidRDefault="00E53FE3">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2708B0BB" w14:textId="77777777" w:rsidR="008E7C49" w:rsidRDefault="00E53FE3">
            <w:pPr>
              <w:spacing w:line="360" w:lineRule="auto"/>
              <w:rPr>
                <w:szCs w:val="21"/>
              </w:rPr>
            </w:pPr>
            <w:r>
              <w:rPr>
                <w:rFonts w:hint="eastAsia"/>
                <w:szCs w:val="21"/>
              </w:rPr>
              <w:t>质量降低到顾客不能接受的程度</w:t>
            </w:r>
          </w:p>
        </w:tc>
        <w:tc>
          <w:tcPr>
            <w:tcW w:w="1763" w:type="dxa"/>
            <w:shd w:val="clear" w:color="auto" w:fill="auto"/>
            <w:vAlign w:val="center"/>
          </w:tcPr>
          <w:p w14:paraId="1370CD87" w14:textId="77777777"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14:paraId="358BE237" w14:textId="77777777">
        <w:trPr>
          <w:trHeight w:val="720"/>
          <w:jc w:val="center"/>
        </w:trPr>
        <w:tc>
          <w:tcPr>
            <w:tcW w:w="992" w:type="dxa"/>
            <w:vMerge/>
            <w:shd w:val="clear" w:color="auto" w:fill="auto"/>
            <w:vAlign w:val="center"/>
          </w:tcPr>
          <w:p w14:paraId="5946749D" w14:textId="77777777" w:rsidR="008E7C49" w:rsidRDefault="008E7C49">
            <w:pPr>
              <w:spacing w:line="360" w:lineRule="auto"/>
              <w:rPr>
                <w:szCs w:val="21"/>
              </w:rPr>
            </w:pPr>
          </w:p>
        </w:tc>
        <w:tc>
          <w:tcPr>
            <w:tcW w:w="1413" w:type="dxa"/>
            <w:shd w:val="clear" w:color="auto" w:fill="auto"/>
            <w:vAlign w:val="center"/>
          </w:tcPr>
          <w:p w14:paraId="7EF49461" w14:textId="77777777" w:rsidR="008E7C49" w:rsidRDefault="00E53FE3">
            <w:pPr>
              <w:spacing w:line="360" w:lineRule="auto"/>
              <w:rPr>
                <w:szCs w:val="21"/>
              </w:rPr>
            </w:pPr>
            <w:r>
              <w:rPr>
                <w:rFonts w:hint="eastAsia"/>
                <w:szCs w:val="21"/>
              </w:rPr>
              <w:t>低</w:t>
            </w:r>
          </w:p>
        </w:tc>
        <w:tc>
          <w:tcPr>
            <w:tcW w:w="855" w:type="dxa"/>
            <w:shd w:val="clear" w:color="auto" w:fill="auto"/>
            <w:vAlign w:val="center"/>
          </w:tcPr>
          <w:p w14:paraId="07ED5C48" w14:textId="77777777" w:rsidR="008E7C49" w:rsidRDefault="00E53FE3">
            <w:pPr>
              <w:spacing w:line="360" w:lineRule="auto"/>
              <w:rPr>
                <w:szCs w:val="21"/>
              </w:rPr>
            </w:pPr>
            <w:r>
              <w:rPr>
                <w:rFonts w:hint="eastAsia"/>
                <w:szCs w:val="21"/>
              </w:rPr>
              <w:t>进度延期三天以上一</w:t>
            </w:r>
            <w:r>
              <w:rPr>
                <w:rFonts w:hint="eastAsia"/>
                <w:szCs w:val="21"/>
              </w:rPr>
              <w:lastRenderedPageBreak/>
              <w:t>周以内</w:t>
            </w:r>
          </w:p>
        </w:tc>
        <w:tc>
          <w:tcPr>
            <w:tcW w:w="1139" w:type="dxa"/>
            <w:shd w:val="clear" w:color="auto" w:fill="auto"/>
            <w:vAlign w:val="center"/>
          </w:tcPr>
          <w:p w14:paraId="37F9E031" w14:textId="77777777" w:rsidR="008E7C49" w:rsidRDefault="00E53FE3">
            <w:pPr>
              <w:spacing w:line="360" w:lineRule="auto"/>
              <w:rPr>
                <w:szCs w:val="21"/>
              </w:rPr>
            </w:pPr>
            <w:r>
              <w:rPr>
                <w:rFonts w:hint="eastAsia"/>
                <w:szCs w:val="21"/>
              </w:rPr>
              <w:lastRenderedPageBreak/>
              <w:t>成本超支小于</w:t>
            </w:r>
            <w:r>
              <w:rPr>
                <w:szCs w:val="21"/>
              </w:rPr>
              <w:t>5%</w:t>
            </w:r>
          </w:p>
        </w:tc>
        <w:tc>
          <w:tcPr>
            <w:tcW w:w="1880" w:type="dxa"/>
            <w:shd w:val="clear" w:color="auto" w:fill="auto"/>
            <w:vAlign w:val="center"/>
          </w:tcPr>
          <w:p w14:paraId="081A8DD2" w14:textId="77777777"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14:paraId="7DBF78D8" w14:textId="77777777"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14:paraId="5272399C" w14:textId="77777777" w:rsidR="008E7C49" w:rsidRDefault="00E53FE3">
      <w:pPr>
        <w:pStyle w:val="2"/>
        <w:spacing w:line="360" w:lineRule="auto"/>
      </w:pPr>
      <w:bookmarkStart w:id="809" w:name="_Toc529483151"/>
      <w:r>
        <w:rPr>
          <w:rFonts w:hint="eastAsia"/>
        </w:rPr>
        <w:t>7.3</w:t>
      </w:r>
      <w:r>
        <w:t xml:space="preserve"> </w:t>
      </w:r>
      <w:r>
        <w:rPr>
          <w:rFonts w:hint="eastAsia"/>
        </w:rPr>
        <w:t>项目风险状态定义</w:t>
      </w:r>
      <w:bookmarkEnd w:id="809"/>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810" w:author="Administrator" w:date="2018-11-04T20:10:00Z">
          <w:tblPr>
            <w:tblW w:w="6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991"/>
        <w:gridCol w:w="4197"/>
        <w:tblGridChange w:id="811">
          <w:tblGrid>
            <w:gridCol w:w="3991"/>
            <w:gridCol w:w="1379"/>
          </w:tblGrid>
        </w:tblGridChange>
      </w:tblGrid>
      <w:tr w:rsidR="00060255" w14:paraId="049C0C0D" w14:textId="77777777" w:rsidTr="00060255">
        <w:trPr>
          <w:trHeight w:val="285"/>
          <w:ins w:id="812" w:author="Administrator" w:date="2018-11-04T20:09:00Z"/>
          <w:trPrChange w:id="813" w:author="Administrator" w:date="2018-11-04T20:10:00Z">
            <w:trPr>
              <w:trHeight w:val="285"/>
            </w:trPr>
          </w:trPrChange>
        </w:trPr>
        <w:tc>
          <w:tcPr>
            <w:tcW w:w="3991" w:type="dxa"/>
            <w:shd w:val="clear" w:color="auto" w:fill="auto"/>
            <w:vAlign w:val="center"/>
            <w:tcPrChange w:id="814" w:author="Administrator" w:date="2018-11-04T20:10:00Z">
              <w:tcPr>
                <w:tcW w:w="3991" w:type="dxa"/>
                <w:shd w:val="clear" w:color="auto" w:fill="auto"/>
                <w:vAlign w:val="center"/>
              </w:tcPr>
            </w:tcPrChange>
          </w:tcPr>
          <w:p w14:paraId="558EFCE2" w14:textId="77777777" w:rsidR="00060255" w:rsidRDefault="00060255" w:rsidP="00A36AD6">
            <w:pPr>
              <w:spacing w:line="360" w:lineRule="auto"/>
              <w:jc w:val="center"/>
              <w:rPr>
                <w:ins w:id="815" w:author="Administrator" w:date="2018-11-04T20:09:00Z"/>
                <w:b/>
                <w:bCs/>
                <w:color w:val="000000"/>
                <w:sz w:val="24"/>
                <w:szCs w:val="21"/>
              </w:rPr>
            </w:pPr>
            <w:ins w:id="816" w:author="Administrator" w:date="2018-11-04T20:09:00Z">
              <w:r>
                <w:rPr>
                  <w:rFonts w:hint="eastAsia"/>
                  <w:b/>
                  <w:bCs/>
                  <w:color w:val="000000"/>
                  <w:sz w:val="24"/>
                  <w:szCs w:val="21"/>
                </w:rPr>
                <w:t>风险</w:t>
              </w:r>
            </w:ins>
          </w:p>
        </w:tc>
        <w:tc>
          <w:tcPr>
            <w:tcW w:w="4197" w:type="dxa"/>
            <w:shd w:val="clear" w:color="auto" w:fill="auto"/>
            <w:vAlign w:val="center"/>
            <w:tcPrChange w:id="817" w:author="Administrator" w:date="2018-11-04T20:10:00Z">
              <w:tcPr>
                <w:tcW w:w="1379" w:type="dxa"/>
                <w:shd w:val="clear" w:color="auto" w:fill="auto"/>
                <w:vAlign w:val="center"/>
              </w:tcPr>
            </w:tcPrChange>
          </w:tcPr>
          <w:p w14:paraId="69885D57" w14:textId="56863F7A" w:rsidR="00060255" w:rsidRDefault="00060255" w:rsidP="00A36AD6">
            <w:pPr>
              <w:spacing w:line="360" w:lineRule="auto"/>
              <w:jc w:val="center"/>
              <w:rPr>
                <w:ins w:id="818" w:author="Administrator" w:date="2018-11-04T20:09:00Z"/>
                <w:b/>
                <w:bCs/>
                <w:color w:val="000000"/>
                <w:sz w:val="24"/>
                <w:szCs w:val="21"/>
              </w:rPr>
            </w:pPr>
            <w:ins w:id="819" w:author="Administrator" w:date="2018-11-04T20:10:00Z">
              <w:r>
                <w:rPr>
                  <w:rFonts w:hint="eastAsia"/>
                  <w:b/>
                  <w:bCs/>
                  <w:color w:val="000000"/>
                  <w:sz w:val="24"/>
                  <w:szCs w:val="21"/>
                </w:rPr>
                <w:t>触发条件</w:t>
              </w:r>
            </w:ins>
          </w:p>
        </w:tc>
      </w:tr>
      <w:tr w:rsidR="00060255" w14:paraId="45248E58" w14:textId="77777777" w:rsidTr="00060255">
        <w:trPr>
          <w:trHeight w:val="285"/>
          <w:ins w:id="820" w:author="Administrator" w:date="2018-11-04T20:09:00Z"/>
          <w:trPrChange w:id="821" w:author="Administrator" w:date="2018-11-04T20:10:00Z">
            <w:trPr>
              <w:trHeight w:val="285"/>
            </w:trPr>
          </w:trPrChange>
        </w:trPr>
        <w:tc>
          <w:tcPr>
            <w:tcW w:w="3991" w:type="dxa"/>
            <w:shd w:val="clear" w:color="auto" w:fill="auto"/>
            <w:vAlign w:val="center"/>
            <w:tcPrChange w:id="822" w:author="Administrator" w:date="2018-11-04T20:10:00Z">
              <w:tcPr>
                <w:tcW w:w="3991" w:type="dxa"/>
                <w:shd w:val="clear" w:color="auto" w:fill="auto"/>
                <w:vAlign w:val="center"/>
              </w:tcPr>
            </w:tcPrChange>
          </w:tcPr>
          <w:p w14:paraId="7186EF8A" w14:textId="77777777" w:rsidR="00060255" w:rsidRDefault="00060255" w:rsidP="00A36AD6">
            <w:pPr>
              <w:spacing w:line="360" w:lineRule="auto"/>
              <w:rPr>
                <w:ins w:id="823" w:author="Administrator" w:date="2018-11-04T20:09:00Z"/>
                <w:color w:val="000000"/>
                <w:szCs w:val="21"/>
              </w:rPr>
            </w:pPr>
            <w:ins w:id="824" w:author="Administrator" w:date="2018-11-04T20:09:00Z">
              <w:r>
                <w:rPr>
                  <w:rFonts w:hint="eastAsia"/>
                  <w:szCs w:val="21"/>
                </w:rPr>
                <w:t>小组人员因事请假</w:t>
              </w:r>
            </w:ins>
          </w:p>
        </w:tc>
        <w:tc>
          <w:tcPr>
            <w:tcW w:w="4197" w:type="dxa"/>
            <w:shd w:val="clear" w:color="auto" w:fill="auto"/>
            <w:vAlign w:val="center"/>
            <w:tcPrChange w:id="825" w:author="Administrator" w:date="2018-11-04T20:10:00Z">
              <w:tcPr>
                <w:tcW w:w="1379" w:type="dxa"/>
                <w:shd w:val="clear" w:color="auto" w:fill="auto"/>
                <w:vAlign w:val="center"/>
              </w:tcPr>
            </w:tcPrChange>
          </w:tcPr>
          <w:p w14:paraId="60A07066" w14:textId="239E49EB" w:rsidR="00060255" w:rsidRDefault="00060255" w:rsidP="00A36AD6">
            <w:pPr>
              <w:spacing w:line="360" w:lineRule="auto"/>
              <w:rPr>
                <w:ins w:id="826" w:author="Administrator" w:date="2018-11-04T20:09:00Z"/>
                <w:color w:val="000000"/>
                <w:szCs w:val="21"/>
              </w:rPr>
            </w:pPr>
            <w:ins w:id="827" w:author="Administrator" w:date="2018-11-04T20:10:00Z">
              <w:r>
                <w:rPr>
                  <w:rFonts w:hint="eastAsia"/>
                  <w:color w:val="000000"/>
                  <w:szCs w:val="21"/>
                </w:rPr>
                <w:t>小组</w:t>
              </w:r>
              <w:r>
                <w:rPr>
                  <w:color w:val="000000"/>
                  <w:szCs w:val="21"/>
                </w:rPr>
                <w:t>成员</w:t>
              </w:r>
              <w:r>
                <w:rPr>
                  <w:rFonts w:hint="eastAsia"/>
                  <w:color w:val="000000"/>
                  <w:szCs w:val="21"/>
                </w:rPr>
                <w:t>因</w:t>
              </w:r>
              <w:r w:rsidR="00A36AD6">
                <w:rPr>
                  <w:rFonts w:hint="eastAsia"/>
                  <w:color w:val="000000"/>
                  <w:szCs w:val="21"/>
                </w:rPr>
                <w:t>不可抗力</w:t>
              </w:r>
              <w:r w:rsidR="00A36AD6">
                <w:rPr>
                  <w:color w:val="000000"/>
                  <w:szCs w:val="21"/>
                </w:rPr>
                <w:t>需要临时</w:t>
              </w:r>
            </w:ins>
            <w:ins w:id="828" w:author="Administrator" w:date="2018-11-04T20:11:00Z">
              <w:r w:rsidR="00A36AD6">
                <w:rPr>
                  <w:color w:val="000000"/>
                  <w:szCs w:val="21"/>
                </w:rPr>
                <w:t>请</w:t>
              </w:r>
              <w:r w:rsidR="00A36AD6">
                <w:rPr>
                  <w:rFonts w:hint="eastAsia"/>
                  <w:color w:val="000000"/>
                  <w:szCs w:val="21"/>
                </w:rPr>
                <w:t>假</w:t>
              </w:r>
              <w:r w:rsidR="00A36AD6">
                <w:rPr>
                  <w:color w:val="000000"/>
                  <w:szCs w:val="21"/>
                </w:rPr>
                <w:t>，无法完成任务，且已和项目经理核实</w:t>
              </w:r>
            </w:ins>
          </w:p>
        </w:tc>
      </w:tr>
      <w:tr w:rsidR="00060255" w14:paraId="4A0F7A20" w14:textId="77777777" w:rsidTr="00060255">
        <w:trPr>
          <w:trHeight w:val="285"/>
          <w:ins w:id="829" w:author="Administrator" w:date="2018-11-04T20:09:00Z"/>
          <w:trPrChange w:id="830" w:author="Administrator" w:date="2018-11-04T20:10:00Z">
            <w:trPr>
              <w:trHeight w:val="285"/>
            </w:trPr>
          </w:trPrChange>
        </w:trPr>
        <w:tc>
          <w:tcPr>
            <w:tcW w:w="3991" w:type="dxa"/>
            <w:shd w:val="clear" w:color="auto" w:fill="auto"/>
            <w:vAlign w:val="center"/>
            <w:tcPrChange w:id="831" w:author="Administrator" w:date="2018-11-04T20:10:00Z">
              <w:tcPr>
                <w:tcW w:w="3991" w:type="dxa"/>
                <w:shd w:val="clear" w:color="auto" w:fill="auto"/>
                <w:vAlign w:val="center"/>
              </w:tcPr>
            </w:tcPrChange>
          </w:tcPr>
          <w:p w14:paraId="2675AEB8" w14:textId="77777777" w:rsidR="00060255" w:rsidRDefault="00060255" w:rsidP="00A36AD6">
            <w:pPr>
              <w:spacing w:line="360" w:lineRule="auto"/>
              <w:rPr>
                <w:ins w:id="832" w:author="Administrator" w:date="2018-11-04T20:09:00Z"/>
                <w:color w:val="000000"/>
                <w:szCs w:val="21"/>
              </w:rPr>
            </w:pPr>
            <w:ins w:id="833" w:author="Administrator" w:date="2018-11-04T20:09:00Z">
              <w:r>
                <w:rPr>
                  <w:rFonts w:hint="eastAsia"/>
                  <w:color w:val="000000"/>
                  <w:szCs w:val="21"/>
                </w:rPr>
                <w:t>个别人员无法完成项目</w:t>
              </w:r>
            </w:ins>
          </w:p>
        </w:tc>
        <w:tc>
          <w:tcPr>
            <w:tcW w:w="4197" w:type="dxa"/>
            <w:shd w:val="clear" w:color="auto" w:fill="auto"/>
            <w:vAlign w:val="center"/>
            <w:tcPrChange w:id="834" w:author="Administrator" w:date="2018-11-04T20:10:00Z">
              <w:tcPr>
                <w:tcW w:w="1379" w:type="dxa"/>
                <w:shd w:val="clear" w:color="auto" w:fill="auto"/>
                <w:vAlign w:val="center"/>
              </w:tcPr>
            </w:tcPrChange>
          </w:tcPr>
          <w:p w14:paraId="0BBCA024" w14:textId="665414A7" w:rsidR="00060255" w:rsidRDefault="00A36AD6" w:rsidP="00A36AD6">
            <w:pPr>
              <w:spacing w:line="360" w:lineRule="auto"/>
              <w:rPr>
                <w:ins w:id="835" w:author="Administrator" w:date="2018-11-04T20:09:00Z"/>
                <w:color w:val="000000"/>
                <w:szCs w:val="21"/>
              </w:rPr>
            </w:pPr>
            <w:ins w:id="836" w:author="Administrator" w:date="2018-11-04T20:12:00Z">
              <w:r>
                <w:rPr>
                  <w:rFonts w:hint="eastAsia"/>
                  <w:color w:val="000000"/>
                  <w:szCs w:val="21"/>
                </w:rPr>
                <w:t>在项目</w:t>
              </w:r>
              <w:r>
                <w:rPr>
                  <w:color w:val="000000"/>
                  <w:szCs w:val="21"/>
                </w:rPr>
                <w:t>经理要求检查工作时，人员无法提供完整的工作成果</w:t>
              </w:r>
            </w:ins>
          </w:p>
        </w:tc>
      </w:tr>
      <w:tr w:rsidR="00060255" w14:paraId="09B2E619" w14:textId="77777777" w:rsidTr="00060255">
        <w:trPr>
          <w:trHeight w:val="285"/>
          <w:ins w:id="837" w:author="Administrator" w:date="2018-11-04T20:09:00Z"/>
          <w:trPrChange w:id="838" w:author="Administrator" w:date="2018-11-04T20:10:00Z">
            <w:trPr>
              <w:trHeight w:val="285"/>
            </w:trPr>
          </w:trPrChange>
        </w:trPr>
        <w:tc>
          <w:tcPr>
            <w:tcW w:w="3991" w:type="dxa"/>
            <w:shd w:val="clear" w:color="auto" w:fill="auto"/>
            <w:vAlign w:val="center"/>
            <w:tcPrChange w:id="839" w:author="Administrator" w:date="2018-11-04T20:10:00Z">
              <w:tcPr>
                <w:tcW w:w="3991" w:type="dxa"/>
                <w:shd w:val="clear" w:color="auto" w:fill="auto"/>
                <w:vAlign w:val="center"/>
              </w:tcPr>
            </w:tcPrChange>
          </w:tcPr>
          <w:p w14:paraId="4ECCEE2C" w14:textId="77777777" w:rsidR="00060255" w:rsidRDefault="00060255" w:rsidP="00A36AD6">
            <w:pPr>
              <w:spacing w:line="360" w:lineRule="auto"/>
              <w:rPr>
                <w:ins w:id="840" w:author="Administrator" w:date="2018-11-04T20:09:00Z"/>
                <w:color w:val="000000"/>
                <w:szCs w:val="21"/>
              </w:rPr>
            </w:pPr>
            <w:ins w:id="841" w:author="Administrator" w:date="2018-11-04T20:09:00Z">
              <w:r>
                <w:rPr>
                  <w:rFonts w:hint="eastAsia"/>
                  <w:color w:val="000000"/>
                  <w:szCs w:val="21"/>
                </w:rPr>
                <w:t>git</w:t>
              </w:r>
              <w:r>
                <w:rPr>
                  <w:rFonts w:hint="eastAsia"/>
                  <w:color w:val="000000"/>
                  <w:szCs w:val="21"/>
                </w:rPr>
                <w:t>远端仓库崩溃</w:t>
              </w:r>
            </w:ins>
          </w:p>
        </w:tc>
        <w:tc>
          <w:tcPr>
            <w:tcW w:w="4197" w:type="dxa"/>
            <w:shd w:val="clear" w:color="auto" w:fill="auto"/>
            <w:vAlign w:val="center"/>
            <w:tcPrChange w:id="842" w:author="Administrator" w:date="2018-11-04T20:10:00Z">
              <w:tcPr>
                <w:tcW w:w="1379" w:type="dxa"/>
                <w:shd w:val="clear" w:color="auto" w:fill="auto"/>
                <w:vAlign w:val="center"/>
              </w:tcPr>
            </w:tcPrChange>
          </w:tcPr>
          <w:p w14:paraId="26D9F1F1" w14:textId="22D067EB" w:rsidR="00060255" w:rsidRDefault="00A36AD6" w:rsidP="00A36AD6">
            <w:pPr>
              <w:spacing w:line="360" w:lineRule="auto"/>
              <w:rPr>
                <w:ins w:id="843" w:author="Administrator" w:date="2018-11-04T20:09:00Z"/>
                <w:color w:val="000000"/>
                <w:szCs w:val="21"/>
              </w:rPr>
            </w:pPr>
            <w:ins w:id="844" w:author="Administrator" w:date="2018-11-04T20:12:00Z">
              <w:r>
                <w:rPr>
                  <w:color w:val="000000"/>
                  <w:szCs w:val="21"/>
                </w:rPr>
                <w:t>G</w:t>
              </w:r>
              <w:r>
                <w:rPr>
                  <w:rFonts w:hint="eastAsia"/>
                  <w:color w:val="000000"/>
                  <w:szCs w:val="21"/>
                </w:rPr>
                <w:t>it</w:t>
              </w:r>
              <w:r>
                <w:rPr>
                  <w:rFonts w:hint="eastAsia"/>
                  <w:color w:val="000000"/>
                  <w:szCs w:val="21"/>
                </w:rPr>
                <w:t>远程</w:t>
              </w:r>
              <w:r>
                <w:rPr>
                  <w:color w:val="000000"/>
                  <w:szCs w:val="21"/>
                </w:rPr>
                <w:t>仓库内容无法访问，</w:t>
              </w:r>
            </w:ins>
            <w:ins w:id="845" w:author="Administrator" w:date="2018-11-04T20:13:00Z">
              <w:r>
                <w:rPr>
                  <w:color w:val="000000"/>
                  <w:szCs w:val="21"/>
                </w:rPr>
                <w:t>或内容与本地仓库不符</w:t>
              </w:r>
            </w:ins>
          </w:p>
        </w:tc>
      </w:tr>
      <w:tr w:rsidR="00060255" w14:paraId="3DA89E33" w14:textId="77777777" w:rsidTr="00060255">
        <w:trPr>
          <w:trHeight w:val="510"/>
          <w:ins w:id="846" w:author="Administrator" w:date="2018-11-04T20:09:00Z"/>
          <w:trPrChange w:id="847" w:author="Administrator" w:date="2018-11-04T20:10:00Z">
            <w:trPr>
              <w:trHeight w:val="510"/>
            </w:trPr>
          </w:trPrChange>
        </w:trPr>
        <w:tc>
          <w:tcPr>
            <w:tcW w:w="3991" w:type="dxa"/>
            <w:shd w:val="clear" w:color="auto" w:fill="auto"/>
            <w:vAlign w:val="center"/>
            <w:tcPrChange w:id="848" w:author="Administrator" w:date="2018-11-04T20:10:00Z">
              <w:tcPr>
                <w:tcW w:w="3991" w:type="dxa"/>
                <w:shd w:val="clear" w:color="auto" w:fill="auto"/>
                <w:vAlign w:val="center"/>
              </w:tcPr>
            </w:tcPrChange>
          </w:tcPr>
          <w:p w14:paraId="2F3209DA" w14:textId="77777777" w:rsidR="00060255" w:rsidRDefault="00060255" w:rsidP="00A36AD6">
            <w:pPr>
              <w:spacing w:line="360" w:lineRule="auto"/>
              <w:rPr>
                <w:ins w:id="849" w:author="Administrator" w:date="2018-11-04T20:09:00Z"/>
                <w:color w:val="000000"/>
                <w:szCs w:val="21"/>
              </w:rPr>
            </w:pPr>
            <w:ins w:id="850" w:author="Administrator" w:date="2018-11-04T20:09:00Z">
              <w:r>
                <w:rPr>
                  <w:rFonts w:hint="eastAsia"/>
                  <w:szCs w:val="21"/>
                </w:rPr>
                <w:t>与干系人联系邮件发送内容或格式错误</w:t>
              </w:r>
            </w:ins>
          </w:p>
        </w:tc>
        <w:tc>
          <w:tcPr>
            <w:tcW w:w="4197" w:type="dxa"/>
            <w:shd w:val="clear" w:color="auto" w:fill="auto"/>
            <w:vAlign w:val="center"/>
            <w:tcPrChange w:id="851" w:author="Administrator" w:date="2018-11-04T20:10:00Z">
              <w:tcPr>
                <w:tcW w:w="1379" w:type="dxa"/>
                <w:shd w:val="clear" w:color="auto" w:fill="auto"/>
                <w:vAlign w:val="center"/>
              </w:tcPr>
            </w:tcPrChange>
          </w:tcPr>
          <w:p w14:paraId="2DB0AF96" w14:textId="0BABD2E4" w:rsidR="00060255" w:rsidRDefault="00A36AD6" w:rsidP="00A36AD6">
            <w:pPr>
              <w:spacing w:line="360" w:lineRule="auto"/>
              <w:rPr>
                <w:ins w:id="852" w:author="Administrator" w:date="2018-11-04T20:09:00Z"/>
                <w:color w:val="000000"/>
                <w:szCs w:val="21"/>
              </w:rPr>
            </w:pPr>
            <w:ins w:id="853" w:author="Administrator" w:date="2018-11-04T20:13:00Z">
              <w:r>
                <w:rPr>
                  <w:rFonts w:hint="eastAsia"/>
                  <w:color w:val="000000"/>
                  <w:szCs w:val="21"/>
                </w:rPr>
                <w:t>项目经理</w:t>
              </w:r>
              <w:r>
                <w:rPr>
                  <w:color w:val="000000"/>
                  <w:szCs w:val="21"/>
                </w:rPr>
                <w:t>发送邮件错误，干系人回复邮件错误，或是没有在预期</w:t>
              </w:r>
            </w:ins>
            <w:ins w:id="854" w:author="Administrator" w:date="2018-11-04T20:14:00Z">
              <w:r>
                <w:rPr>
                  <w:color w:val="000000"/>
                  <w:szCs w:val="21"/>
                </w:rPr>
                <w:t>时间内回复</w:t>
              </w:r>
            </w:ins>
          </w:p>
        </w:tc>
      </w:tr>
      <w:tr w:rsidR="00060255" w14:paraId="10B98D74" w14:textId="77777777" w:rsidTr="00060255">
        <w:trPr>
          <w:trHeight w:val="285"/>
          <w:ins w:id="855" w:author="Administrator" w:date="2018-11-04T20:09:00Z"/>
          <w:trPrChange w:id="856" w:author="Administrator" w:date="2018-11-04T20:10:00Z">
            <w:trPr>
              <w:trHeight w:val="285"/>
            </w:trPr>
          </w:trPrChange>
        </w:trPr>
        <w:tc>
          <w:tcPr>
            <w:tcW w:w="3991" w:type="dxa"/>
            <w:shd w:val="clear" w:color="auto" w:fill="auto"/>
            <w:vAlign w:val="center"/>
            <w:tcPrChange w:id="857" w:author="Administrator" w:date="2018-11-04T20:10:00Z">
              <w:tcPr>
                <w:tcW w:w="3991" w:type="dxa"/>
                <w:shd w:val="clear" w:color="auto" w:fill="auto"/>
                <w:vAlign w:val="center"/>
              </w:tcPr>
            </w:tcPrChange>
          </w:tcPr>
          <w:p w14:paraId="08C9E5CB" w14:textId="77777777" w:rsidR="00060255" w:rsidRDefault="00060255" w:rsidP="00A36AD6">
            <w:pPr>
              <w:spacing w:line="360" w:lineRule="auto"/>
              <w:rPr>
                <w:ins w:id="858" w:author="Administrator" w:date="2018-11-04T20:09:00Z"/>
                <w:color w:val="000000"/>
                <w:szCs w:val="21"/>
              </w:rPr>
            </w:pPr>
            <w:ins w:id="859" w:author="Administrator" w:date="2018-11-04T20:09:00Z">
              <w:r>
                <w:rPr>
                  <w:rFonts w:hint="eastAsia"/>
                  <w:szCs w:val="21"/>
                </w:rPr>
                <w:t>项目文件结构不符合要求</w:t>
              </w:r>
            </w:ins>
          </w:p>
        </w:tc>
        <w:tc>
          <w:tcPr>
            <w:tcW w:w="4197" w:type="dxa"/>
            <w:shd w:val="clear" w:color="auto" w:fill="auto"/>
            <w:vAlign w:val="center"/>
            <w:tcPrChange w:id="860" w:author="Administrator" w:date="2018-11-04T20:10:00Z">
              <w:tcPr>
                <w:tcW w:w="1379" w:type="dxa"/>
                <w:shd w:val="clear" w:color="auto" w:fill="auto"/>
                <w:vAlign w:val="center"/>
              </w:tcPr>
            </w:tcPrChange>
          </w:tcPr>
          <w:p w14:paraId="4481595D" w14:textId="5EE21069" w:rsidR="00060255" w:rsidRDefault="00A36AD6" w:rsidP="00A36AD6">
            <w:pPr>
              <w:spacing w:line="360" w:lineRule="auto"/>
              <w:rPr>
                <w:ins w:id="861" w:author="Administrator" w:date="2018-11-04T20:09:00Z"/>
                <w:color w:val="000000"/>
                <w:szCs w:val="21"/>
              </w:rPr>
            </w:pPr>
            <w:ins w:id="862" w:author="Administrator" w:date="2018-11-04T20:14:00Z">
              <w:r>
                <w:rPr>
                  <w:rFonts w:hint="eastAsia"/>
                  <w:color w:val="000000"/>
                  <w:szCs w:val="21"/>
                </w:rPr>
                <w:t>文档结构</w:t>
              </w:r>
              <w:r>
                <w:rPr>
                  <w:color w:val="000000"/>
                  <w:szCs w:val="21"/>
                </w:rPr>
                <w:t>与教师要求不符</w:t>
              </w:r>
            </w:ins>
          </w:p>
        </w:tc>
      </w:tr>
      <w:tr w:rsidR="00060255" w14:paraId="0624D39C" w14:textId="77777777" w:rsidTr="00060255">
        <w:trPr>
          <w:trHeight w:val="285"/>
          <w:ins w:id="863" w:author="Administrator" w:date="2018-11-04T20:09:00Z"/>
          <w:trPrChange w:id="864" w:author="Administrator" w:date="2018-11-04T20:10:00Z">
            <w:trPr>
              <w:trHeight w:val="285"/>
            </w:trPr>
          </w:trPrChange>
        </w:trPr>
        <w:tc>
          <w:tcPr>
            <w:tcW w:w="3991" w:type="dxa"/>
            <w:shd w:val="clear" w:color="auto" w:fill="auto"/>
            <w:vAlign w:val="center"/>
            <w:tcPrChange w:id="865" w:author="Administrator" w:date="2018-11-04T20:10:00Z">
              <w:tcPr>
                <w:tcW w:w="3991" w:type="dxa"/>
                <w:shd w:val="clear" w:color="auto" w:fill="auto"/>
                <w:vAlign w:val="center"/>
              </w:tcPr>
            </w:tcPrChange>
          </w:tcPr>
          <w:p w14:paraId="39745F40" w14:textId="77777777" w:rsidR="00060255" w:rsidRDefault="00060255" w:rsidP="00A36AD6">
            <w:pPr>
              <w:spacing w:line="360" w:lineRule="auto"/>
              <w:rPr>
                <w:ins w:id="866" w:author="Administrator" w:date="2018-11-04T20:09:00Z"/>
                <w:color w:val="000000"/>
                <w:szCs w:val="21"/>
              </w:rPr>
            </w:pPr>
            <w:ins w:id="867" w:author="Administrator" w:date="2018-11-04T20:09:00Z">
              <w:r>
                <w:rPr>
                  <w:rFonts w:hint="eastAsia"/>
                  <w:color w:val="000000"/>
                  <w:szCs w:val="21"/>
                </w:rPr>
                <w:t>对未来的计划和安排有疑问</w:t>
              </w:r>
            </w:ins>
          </w:p>
        </w:tc>
        <w:tc>
          <w:tcPr>
            <w:tcW w:w="4197" w:type="dxa"/>
            <w:shd w:val="clear" w:color="auto" w:fill="auto"/>
            <w:vAlign w:val="center"/>
            <w:tcPrChange w:id="868" w:author="Administrator" w:date="2018-11-04T20:10:00Z">
              <w:tcPr>
                <w:tcW w:w="1379" w:type="dxa"/>
                <w:shd w:val="clear" w:color="auto" w:fill="auto"/>
                <w:vAlign w:val="center"/>
              </w:tcPr>
            </w:tcPrChange>
          </w:tcPr>
          <w:p w14:paraId="4076F85C" w14:textId="53ABA6FA" w:rsidR="00060255" w:rsidRDefault="00A36AD6" w:rsidP="00A36AD6">
            <w:pPr>
              <w:spacing w:line="360" w:lineRule="auto"/>
              <w:rPr>
                <w:ins w:id="869" w:author="Administrator" w:date="2018-11-04T20:09:00Z"/>
                <w:color w:val="000000"/>
                <w:szCs w:val="21"/>
              </w:rPr>
            </w:pPr>
            <w:ins w:id="870" w:author="Administrator" w:date="2018-11-04T20:14:00Z">
              <w:r>
                <w:rPr>
                  <w:rFonts w:hint="eastAsia"/>
                  <w:color w:val="000000"/>
                  <w:szCs w:val="21"/>
                </w:rPr>
                <w:t>甘特图部分</w:t>
              </w:r>
              <w:r>
                <w:rPr>
                  <w:color w:val="000000"/>
                  <w:szCs w:val="21"/>
                </w:rPr>
                <w:t>任务</w:t>
              </w:r>
            </w:ins>
            <w:ins w:id="871" w:author="Administrator" w:date="2018-11-04T20:15:00Z">
              <w:r>
                <w:rPr>
                  <w:rFonts w:hint="eastAsia"/>
                  <w:color w:val="000000"/>
                  <w:szCs w:val="21"/>
                </w:rPr>
                <w:t>确定</w:t>
              </w:r>
              <w:r>
                <w:rPr>
                  <w:color w:val="000000"/>
                  <w:szCs w:val="21"/>
                </w:rPr>
                <w:t>不了内容或时间</w:t>
              </w:r>
            </w:ins>
          </w:p>
        </w:tc>
      </w:tr>
      <w:tr w:rsidR="00060255" w14:paraId="687BD95D" w14:textId="77777777" w:rsidTr="00060255">
        <w:trPr>
          <w:trHeight w:val="285"/>
          <w:ins w:id="872" w:author="Administrator" w:date="2018-11-04T20:09:00Z"/>
          <w:trPrChange w:id="873" w:author="Administrator" w:date="2018-11-04T20:10:00Z">
            <w:trPr>
              <w:trHeight w:val="285"/>
            </w:trPr>
          </w:trPrChange>
        </w:trPr>
        <w:tc>
          <w:tcPr>
            <w:tcW w:w="3991" w:type="dxa"/>
            <w:shd w:val="clear" w:color="auto" w:fill="auto"/>
            <w:vAlign w:val="center"/>
            <w:tcPrChange w:id="874" w:author="Administrator" w:date="2018-11-04T20:10:00Z">
              <w:tcPr>
                <w:tcW w:w="3991" w:type="dxa"/>
                <w:shd w:val="clear" w:color="auto" w:fill="auto"/>
                <w:vAlign w:val="center"/>
              </w:tcPr>
            </w:tcPrChange>
          </w:tcPr>
          <w:p w14:paraId="4DD6CA82" w14:textId="77777777" w:rsidR="00060255" w:rsidRDefault="00060255" w:rsidP="00A36AD6">
            <w:pPr>
              <w:spacing w:line="360" w:lineRule="auto"/>
              <w:rPr>
                <w:ins w:id="875" w:author="Administrator" w:date="2018-11-04T20:09:00Z"/>
                <w:color w:val="000000"/>
                <w:szCs w:val="21"/>
              </w:rPr>
            </w:pPr>
            <w:ins w:id="876" w:author="Administrator" w:date="2018-11-04T20:09:00Z">
              <w:r>
                <w:rPr>
                  <w:rFonts w:hint="eastAsia"/>
                  <w:color w:val="000000"/>
                  <w:szCs w:val="21"/>
                </w:rPr>
                <w:t>没有及时关注组内最新消息安排</w:t>
              </w:r>
            </w:ins>
          </w:p>
        </w:tc>
        <w:tc>
          <w:tcPr>
            <w:tcW w:w="4197" w:type="dxa"/>
            <w:shd w:val="clear" w:color="auto" w:fill="auto"/>
            <w:vAlign w:val="center"/>
            <w:tcPrChange w:id="877" w:author="Administrator" w:date="2018-11-04T20:10:00Z">
              <w:tcPr>
                <w:tcW w:w="1379" w:type="dxa"/>
                <w:shd w:val="clear" w:color="auto" w:fill="auto"/>
                <w:vAlign w:val="center"/>
              </w:tcPr>
            </w:tcPrChange>
          </w:tcPr>
          <w:p w14:paraId="4423B7F7" w14:textId="50DB90CA" w:rsidR="00060255" w:rsidRDefault="00A36AD6" w:rsidP="00A36AD6">
            <w:pPr>
              <w:spacing w:line="360" w:lineRule="auto"/>
              <w:rPr>
                <w:ins w:id="878" w:author="Administrator" w:date="2018-11-04T20:09:00Z"/>
                <w:color w:val="000000"/>
                <w:szCs w:val="21"/>
              </w:rPr>
            </w:pPr>
            <w:ins w:id="879" w:author="Administrator" w:date="2018-11-04T20:15:00Z">
              <w:r>
                <w:rPr>
                  <w:rFonts w:hint="eastAsia"/>
                  <w:color w:val="000000"/>
                  <w:szCs w:val="21"/>
                </w:rPr>
                <w:t>小组</w:t>
              </w:r>
              <w:r>
                <w:rPr>
                  <w:color w:val="000000"/>
                  <w:szCs w:val="21"/>
                </w:rPr>
                <w:t>成员没有及时获取项目经理布置的任务</w:t>
              </w:r>
            </w:ins>
          </w:p>
        </w:tc>
      </w:tr>
      <w:tr w:rsidR="00060255" w14:paraId="1FC7D779" w14:textId="77777777" w:rsidTr="00060255">
        <w:trPr>
          <w:trHeight w:val="285"/>
          <w:ins w:id="880" w:author="Administrator" w:date="2018-11-04T20:09:00Z"/>
          <w:trPrChange w:id="881" w:author="Administrator" w:date="2018-11-04T20:10:00Z">
            <w:trPr>
              <w:trHeight w:val="285"/>
            </w:trPr>
          </w:trPrChange>
        </w:trPr>
        <w:tc>
          <w:tcPr>
            <w:tcW w:w="3991" w:type="dxa"/>
            <w:shd w:val="clear" w:color="auto" w:fill="auto"/>
            <w:vAlign w:val="center"/>
            <w:tcPrChange w:id="882" w:author="Administrator" w:date="2018-11-04T20:10:00Z">
              <w:tcPr>
                <w:tcW w:w="3991" w:type="dxa"/>
                <w:shd w:val="clear" w:color="auto" w:fill="auto"/>
                <w:vAlign w:val="center"/>
              </w:tcPr>
            </w:tcPrChange>
          </w:tcPr>
          <w:p w14:paraId="724EB300" w14:textId="77777777" w:rsidR="00060255" w:rsidRDefault="00060255" w:rsidP="00A36AD6">
            <w:pPr>
              <w:spacing w:line="360" w:lineRule="auto"/>
              <w:rPr>
                <w:ins w:id="883" w:author="Administrator" w:date="2018-11-04T20:09:00Z"/>
                <w:color w:val="000000"/>
                <w:szCs w:val="21"/>
              </w:rPr>
            </w:pPr>
            <w:ins w:id="884" w:author="Administrator" w:date="2018-11-04T20:09:00Z">
              <w:r>
                <w:rPr>
                  <w:rFonts w:hint="eastAsia"/>
                  <w:szCs w:val="21"/>
                </w:rPr>
                <w:t>开发经验不足</w:t>
              </w:r>
            </w:ins>
          </w:p>
        </w:tc>
        <w:tc>
          <w:tcPr>
            <w:tcW w:w="4197" w:type="dxa"/>
            <w:shd w:val="clear" w:color="auto" w:fill="auto"/>
            <w:vAlign w:val="center"/>
            <w:tcPrChange w:id="885" w:author="Administrator" w:date="2018-11-04T20:10:00Z">
              <w:tcPr>
                <w:tcW w:w="1379" w:type="dxa"/>
                <w:shd w:val="clear" w:color="auto" w:fill="auto"/>
                <w:vAlign w:val="center"/>
              </w:tcPr>
            </w:tcPrChange>
          </w:tcPr>
          <w:p w14:paraId="50360E9F" w14:textId="139B98C0" w:rsidR="00060255" w:rsidRDefault="00A36AD6" w:rsidP="00A36AD6">
            <w:pPr>
              <w:spacing w:line="360" w:lineRule="auto"/>
              <w:rPr>
                <w:ins w:id="886" w:author="Administrator" w:date="2018-11-04T20:09:00Z"/>
                <w:color w:val="000000"/>
                <w:szCs w:val="21"/>
              </w:rPr>
            </w:pPr>
            <w:ins w:id="887" w:author="Administrator" w:date="2018-11-04T20:16:00Z">
              <w:r>
                <w:rPr>
                  <w:rFonts w:hint="eastAsia"/>
                  <w:color w:val="000000"/>
                  <w:szCs w:val="21"/>
                </w:rPr>
                <w:t>在任务</w:t>
              </w:r>
              <w:r>
                <w:rPr>
                  <w:color w:val="000000"/>
                  <w:szCs w:val="21"/>
                </w:rPr>
                <w:t>进行过程中出现个人或集团都无法解决的问题</w:t>
              </w:r>
            </w:ins>
          </w:p>
        </w:tc>
      </w:tr>
      <w:tr w:rsidR="00060255" w14:paraId="453F23B3" w14:textId="77777777" w:rsidTr="00060255">
        <w:trPr>
          <w:trHeight w:val="285"/>
          <w:ins w:id="888" w:author="Administrator" w:date="2018-11-04T20:09:00Z"/>
          <w:trPrChange w:id="889" w:author="Administrator" w:date="2018-11-04T20:10:00Z">
            <w:trPr>
              <w:trHeight w:val="285"/>
            </w:trPr>
          </w:trPrChange>
        </w:trPr>
        <w:tc>
          <w:tcPr>
            <w:tcW w:w="3991" w:type="dxa"/>
            <w:shd w:val="clear" w:color="auto" w:fill="auto"/>
            <w:vAlign w:val="center"/>
            <w:tcPrChange w:id="890" w:author="Administrator" w:date="2018-11-04T20:10:00Z">
              <w:tcPr>
                <w:tcW w:w="3991" w:type="dxa"/>
                <w:shd w:val="clear" w:color="auto" w:fill="auto"/>
                <w:vAlign w:val="center"/>
              </w:tcPr>
            </w:tcPrChange>
          </w:tcPr>
          <w:p w14:paraId="50A20616" w14:textId="77777777" w:rsidR="00060255" w:rsidRDefault="00060255" w:rsidP="00A36AD6">
            <w:pPr>
              <w:spacing w:line="360" w:lineRule="auto"/>
              <w:rPr>
                <w:ins w:id="891" w:author="Administrator" w:date="2018-11-04T20:09:00Z"/>
                <w:color w:val="000000"/>
                <w:szCs w:val="21"/>
              </w:rPr>
            </w:pPr>
            <w:ins w:id="892" w:author="Administrator" w:date="2018-11-04T20:09:00Z">
              <w:r>
                <w:rPr>
                  <w:rFonts w:hint="eastAsia"/>
                  <w:color w:val="000000"/>
                  <w:szCs w:val="21"/>
                </w:rPr>
                <w:t>人员空闲时间不确定</w:t>
              </w:r>
            </w:ins>
          </w:p>
        </w:tc>
        <w:tc>
          <w:tcPr>
            <w:tcW w:w="4197" w:type="dxa"/>
            <w:shd w:val="clear" w:color="auto" w:fill="auto"/>
            <w:vAlign w:val="center"/>
            <w:tcPrChange w:id="893" w:author="Administrator" w:date="2018-11-04T20:10:00Z">
              <w:tcPr>
                <w:tcW w:w="1379" w:type="dxa"/>
                <w:shd w:val="clear" w:color="auto" w:fill="auto"/>
                <w:vAlign w:val="center"/>
              </w:tcPr>
            </w:tcPrChange>
          </w:tcPr>
          <w:p w14:paraId="72D05E9E" w14:textId="61CC313C" w:rsidR="00060255" w:rsidRDefault="00A36AD6" w:rsidP="00A36AD6">
            <w:pPr>
              <w:spacing w:line="360" w:lineRule="auto"/>
              <w:rPr>
                <w:ins w:id="894" w:author="Administrator" w:date="2018-11-04T20:09:00Z"/>
                <w:color w:val="000000"/>
                <w:szCs w:val="21"/>
              </w:rPr>
            </w:pPr>
            <w:ins w:id="895" w:author="Administrator" w:date="2018-11-04T20:16:00Z">
              <w:r>
                <w:rPr>
                  <w:rFonts w:hint="eastAsia"/>
                  <w:color w:val="000000"/>
                  <w:szCs w:val="21"/>
                </w:rPr>
                <w:t>人员因</w:t>
              </w:r>
              <w:r>
                <w:rPr>
                  <w:color w:val="000000"/>
                  <w:szCs w:val="21"/>
                </w:rPr>
                <w:t>项目外事务</w:t>
              </w:r>
            </w:ins>
            <w:ins w:id="896" w:author="Administrator" w:date="2018-11-04T20:17:00Z">
              <w:r>
                <w:rPr>
                  <w:color w:val="000000"/>
                  <w:szCs w:val="21"/>
                </w:rPr>
                <w:t>导致无法给自己的任务相当的时间</w:t>
              </w:r>
            </w:ins>
          </w:p>
        </w:tc>
      </w:tr>
      <w:tr w:rsidR="00060255" w14:paraId="0445D874" w14:textId="77777777" w:rsidTr="00060255">
        <w:trPr>
          <w:trHeight w:val="285"/>
          <w:ins w:id="897" w:author="Administrator" w:date="2018-11-04T20:09:00Z"/>
          <w:trPrChange w:id="898" w:author="Administrator" w:date="2018-11-04T20:10:00Z">
            <w:trPr>
              <w:trHeight w:val="285"/>
            </w:trPr>
          </w:trPrChange>
        </w:trPr>
        <w:tc>
          <w:tcPr>
            <w:tcW w:w="3991" w:type="dxa"/>
            <w:shd w:val="clear" w:color="auto" w:fill="auto"/>
            <w:vAlign w:val="center"/>
            <w:tcPrChange w:id="899" w:author="Administrator" w:date="2018-11-04T20:10:00Z">
              <w:tcPr>
                <w:tcW w:w="3991" w:type="dxa"/>
                <w:shd w:val="clear" w:color="auto" w:fill="auto"/>
                <w:vAlign w:val="center"/>
              </w:tcPr>
            </w:tcPrChange>
          </w:tcPr>
          <w:p w14:paraId="22496B83" w14:textId="77777777" w:rsidR="00060255" w:rsidRDefault="00060255" w:rsidP="00A36AD6">
            <w:pPr>
              <w:spacing w:line="360" w:lineRule="auto"/>
              <w:rPr>
                <w:ins w:id="900" w:author="Administrator" w:date="2018-11-04T20:09:00Z"/>
                <w:color w:val="000000"/>
                <w:szCs w:val="21"/>
              </w:rPr>
            </w:pPr>
            <w:ins w:id="901" w:author="Administrator" w:date="2018-11-04T20:09:00Z">
              <w:r>
                <w:rPr>
                  <w:rFonts w:hint="eastAsia"/>
                  <w:szCs w:val="21"/>
                </w:rPr>
                <w:t>客户认为界面原型不行</w:t>
              </w:r>
            </w:ins>
          </w:p>
        </w:tc>
        <w:tc>
          <w:tcPr>
            <w:tcW w:w="4197" w:type="dxa"/>
            <w:shd w:val="clear" w:color="auto" w:fill="auto"/>
            <w:vAlign w:val="center"/>
            <w:tcPrChange w:id="902" w:author="Administrator" w:date="2018-11-04T20:10:00Z">
              <w:tcPr>
                <w:tcW w:w="1379" w:type="dxa"/>
                <w:shd w:val="clear" w:color="auto" w:fill="auto"/>
                <w:vAlign w:val="center"/>
              </w:tcPr>
            </w:tcPrChange>
          </w:tcPr>
          <w:p w14:paraId="75AE4020" w14:textId="6BE24BEA" w:rsidR="00060255" w:rsidRDefault="00A36AD6" w:rsidP="00A36AD6">
            <w:pPr>
              <w:spacing w:line="360" w:lineRule="auto"/>
              <w:rPr>
                <w:ins w:id="903" w:author="Administrator" w:date="2018-11-04T20:09:00Z"/>
                <w:color w:val="000000"/>
                <w:szCs w:val="21"/>
              </w:rPr>
            </w:pPr>
            <w:ins w:id="904" w:author="Administrator" w:date="2018-11-04T20:17:00Z">
              <w:r>
                <w:rPr>
                  <w:rFonts w:hint="eastAsia"/>
                  <w:color w:val="000000"/>
                  <w:szCs w:val="21"/>
                </w:rPr>
                <w:t>客户对</w:t>
              </w:r>
              <w:r>
                <w:rPr>
                  <w:color w:val="000000"/>
                  <w:szCs w:val="21"/>
                </w:rPr>
                <w:t>界面原型不满意，提出了修改要求</w:t>
              </w:r>
            </w:ins>
          </w:p>
        </w:tc>
      </w:tr>
      <w:tr w:rsidR="00060255" w14:paraId="62F50097" w14:textId="77777777" w:rsidTr="00060255">
        <w:trPr>
          <w:trHeight w:val="285"/>
          <w:ins w:id="905" w:author="Administrator" w:date="2018-11-04T20:09:00Z"/>
          <w:trPrChange w:id="906" w:author="Administrator" w:date="2018-11-04T20:10:00Z">
            <w:trPr>
              <w:trHeight w:val="285"/>
            </w:trPr>
          </w:trPrChange>
        </w:trPr>
        <w:tc>
          <w:tcPr>
            <w:tcW w:w="3991" w:type="dxa"/>
            <w:shd w:val="clear" w:color="auto" w:fill="auto"/>
            <w:vAlign w:val="center"/>
            <w:tcPrChange w:id="907" w:author="Administrator" w:date="2018-11-04T20:10:00Z">
              <w:tcPr>
                <w:tcW w:w="3991" w:type="dxa"/>
                <w:shd w:val="clear" w:color="auto" w:fill="auto"/>
                <w:vAlign w:val="center"/>
              </w:tcPr>
            </w:tcPrChange>
          </w:tcPr>
          <w:p w14:paraId="068D83E1" w14:textId="77777777" w:rsidR="00060255" w:rsidRDefault="00060255" w:rsidP="00A36AD6">
            <w:pPr>
              <w:spacing w:line="360" w:lineRule="auto"/>
              <w:rPr>
                <w:ins w:id="908" w:author="Administrator" w:date="2018-11-04T20:09:00Z"/>
                <w:color w:val="000000"/>
                <w:szCs w:val="21"/>
              </w:rPr>
            </w:pPr>
            <w:ins w:id="909" w:author="Administrator" w:date="2018-11-04T20:09:00Z">
              <w:r>
                <w:rPr>
                  <w:rFonts w:hint="eastAsia"/>
                  <w:szCs w:val="21"/>
                </w:rPr>
                <w:t>组员因事长期离开</w:t>
              </w:r>
            </w:ins>
          </w:p>
        </w:tc>
        <w:tc>
          <w:tcPr>
            <w:tcW w:w="4197" w:type="dxa"/>
            <w:shd w:val="clear" w:color="auto" w:fill="auto"/>
            <w:vAlign w:val="center"/>
            <w:tcPrChange w:id="910" w:author="Administrator" w:date="2018-11-04T20:10:00Z">
              <w:tcPr>
                <w:tcW w:w="1379" w:type="dxa"/>
                <w:shd w:val="clear" w:color="auto" w:fill="auto"/>
                <w:vAlign w:val="center"/>
              </w:tcPr>
            </w:tcPrChange>
          </w:tcPr>
          <w:p w14:paraId="7E0908E1" w14:textId="3D0A17DB" w:rsidR="00060255" w:rsidRDefault="00A36AD6" w:rsidP="00A36AD6">
            <w:pPr>
              <w:spacing w:line="360" w:lineRule="auto"/>
              <w:rPr>
                <w:ins w:id="911" w:author="Administrator" w:date="2018-11-04T20:09:00Z"/>
                <w:color w:val="000000"/>
                <w:szCs w:val="21"/>
              </w:rPr>
            </w:pPr>
            <w:ins w:id="912" w:author="Administrator" w:date="2018-11-04T20:18:00Z">
              <w:r>
                <w:rPr>
                  <w:rFonts w:hint="eastAsia"/>
                  <w:color w:val="000000"/>
                  <w:szCs w:val="21"/>
                </w:rPr>
                <w:t>组员因</w:t>
              </w:r>
              <w:r>
                <w:rPr>
                  <w:color w:val="000000"/>
                  <w:szCs w:val="21"/>
                </w:rPr>
                <w:t>不可抗力向项目经理提出长期请</w:t>
              </w:r>
              <w:r>
                <w:rPr>
                  <w:rFonts w:hint="eastAsia"/>
                  <w:color w:val="000000"/>
                  <w:szCs w:val="21"/>
                </w:rPr>
                <w:t>假</w:t>
              </w:r>
              <w:r>
                <w:rPr>
                  <w:color w:val="000000"/>
                  <w:szCs w:val="21"/>
                </w:rPr>
                <w:t>的要求</w:t>
              </w:r>
            </w:ins>
          </w:p>
        </w:tc>
      </w:tr>
      <w:tr w:rsidR="00060255" w14:paraId="0FDDCD52" w14:textId="77777777" w:rsidTr="00060255">
        <w:trPr>
          <w:trHeight w:val="285"/>
          <w:ins w:id="913" w:author="Administrator" w:date="2018-11-04T20:09:00Z"/>
          <w:trPrChange w:id="914" w:author="Administrator" w:date="2018-11-04T20:10:00Z">
            <w:trPr>
              <w:trHeight w:val="285"/>
            </w:trPr>
          </w:trPrChange>
        </w:trPr>
        <w:tc>
          <w:tcPr>
            <w:tcW w:w="3991" w:type="dxa"/>
            <w:shd w:val="clear" w:color="auto" w:fill="auto"/>
            <w:vAlign w:val="center"/>
            <w:tcPrChange w:id="915" w:author="Administrator" w:date="2018-11-04T20:10:00Z">
              <w:tcPr>
                <w:tcW w:w="3991" w:type="dxa"/>
                <w:shd w:val="clear" w:color="auto" w:fill="auto"/>
                <w:vAlign w:val="center"/>
              </w:tcPr>
            </w:tcPrChange>
          </w:tcPr>
          <w:p w14:paraId="6C248855" w14:textId="77777777" w:rsidR="00060255" w:rsidRDefault="00060255" w:rsidP="00A36AD6">
            <w:pPr>
              <w:spacing w:line="360" w:lineRule="auto"/>
              <w:rPr>
                <w:ins w:id="916" w:author="Administrator" w:date="2018-11-04T20:09:00Z"/>
                <w:color w:val="000000"/>
                <w:szCs w:val="21"/>
              </w:rPr>
            </w:pPr>
            <w:ins w:id="917" w:author="Administrator" w:date="2018-11-04T20:09:00Z">
              <w:r>
                <w:rPr>
                  <w:rFonts w:hint="eastAsia"/>
                  <w:szCs w:val="21"/>
                </w:rPr>
                <w:t>本地</w:t>
              </w:r>
              <w:r>
                <w:rPr>
                  <w:szCs w:val="21"/>
                </w:rPr>
                <w:t>硬件</w:t>
              </w:r>
              <w:r>
                <w:rPr>
                  <w:rFonts w:hint="eastAsia"/>
                  <w:szCs w:val="21"/>
                </w:rPr>
                <w:t>故障导致</w:t>
              </w:r>
              <w:r>
                <w:rPr>
                  <w:szCs w:val="21"/>
                </w:rPr>
                <w:t>文档丢失</w:t>
              </w:r>
            </w:ins>
          </w:p>
        </w:tc>
        <w:tc>
          <w:tcPr>
            <w:tcW w:w="4197" w:type="dxa"/>
            <w:shd w:val="clear" w:color="auto" w:fill="auto"/>
            <w:vAlign w:val="center"/>
            <w:tcPrChange w:id="918" w:author="Administrator" w:date="2018-11-04T20:10:00Z">
              <w:tcPr>
                <w:tcW w:w="1379" w:type="dxa"/>
                <w:shd w:val="clear" w:color="auto" w:fill="auto"/>
                <w:vAlign w:val="center"/>
              </w:tcPr>
            </w:tcPrChange>
          </w:tcPr>
          <w:p w14:paraId="508F0FCD" w14:textId="6C14048F" w:rsidR="00060255" w:rsidRDefault="00A36AD6" w:rsidP="00A36AD6">
            <w:pPr>
              <w:spacing w:line="360" w:lineRule="auto"/>
              <w:rPr>
                <w:ins w:id="919" w:author="Administrator" w:date="2018-11-04T20:09:00Z"/>
                <w:color w:val="000000"/>
                <w:szCs w:val="21"/>
              </w:rPr>
            </w:pPr>
            <w:ins w:id="920" w:author="Administrator" w:date="2018-11-04T20:18:00Z">
              <w:r>
                <w:rPr>
                  <w:rFonts w:hint="eastAsia"/>
                  <w:color w:val="000000"/>
                  <w:szCs w:val="21"/>
                </w:rPr>
                <w:t>本地</w:t>
              </w:r>
              <w:r>
                <w:rPr>
                  <w:color w:val="000000"/>
                  <w:szCs w:val="21"/>
                </w:rPr>
                <w:t>文档出现错误，无法访问或是与远端</w:t>
              </w:r>
            </w:ins>
            <w:ins w:id="921" w:author="Administrator" w:date="2018-11-04T20:19:00Z">
              <w:r>
                <w:rPr>
                  <w:color w:val="000000"/>
                  <w:szCs w:val="21"/>
                </w:rPr>
                <w:t>仓库不符</w:t>
              </w:r>
            </w:ins>
          </w:p>
        </w:tc>
      </w:tr>
      <w:tr w:rsidR="00060255" w14:paraId="072CBB39" w14:textId="77777777" w:rsidTr="00060255">
        <w:trPr>
          <w:trHeight w:val="285"/>
          <w:ins w:id="922" w:author="Administrator" w:date="2018-11-04T20:09:00Z"/>
          <w:trPrChange w:id="923" w:author="Administrator" w:date="2018-11-04T20:10:00Z">
            <w:trPr>
              <w:trHeight w:val="285"/>
            </w:trPr>
          </w:trPrChange>
        </w:trPr>
        <w:tc>
          <w:tcPr>
            <w:tcW w:w="3991" w:type="dxa"/>
            <w:shd w:val="clear" w:color="auto" w:fill="auto"/>
            <w:vAlign w:val="center"/>
            <w:tcPrChange w:id="924" w:author="Administrator" w:date="2018-11-04T20:10:00Z">
              <w:tcPr>
                <w:tcW w:w="3991" w:type="dxa"/>
                <w:shd w:val="clear" w:color="auto" w:fill="auto"/>
                <w:vAlign w:val="center"/>
              </w:tcPr>
            </w:tcPrChange>
          </w:tcPr>
          <w:p w14:paraId="4B1A6B41" w14:textId="77777777" w:rsidR="00060255" w:rsidRDefault="00060255" w:rsidP="00A36AD6">
            <w:pPr>
              <w:spacing w:line="360" w:lineRule="auto"/>
              <w:rPr>
                <w:ins w:id="925" w:author="Administrator" w:date="2018-11-04T20:09:00Z"/>
                <w:color w:val="000000"/>
                <w:szCs w:val="21"/>
              </w:rPr>
            </w:pPr>
            <w:ins w:id="926" w:author="Administrator" w:date="2018-11-04T20:09:00Z">
              <w:r>
                <w:rPr>
                  <w:rFonts w:hint="eastAsia"/>
                  <w:szCs w:val="21"/>
                </w:rPr>
                <w:t>组员</w:t>
              </w:r>
              <w:r>
                <w:rPr>
                  <w:szCs w:val="21"/>
                </w:rPr>
                <w:t>考评不公平</w:t>
              </w:r>
              <w:r>
                <w:rPr>
                  <w:rFonts w:hint="eastAsia"/>
                  <w:szCs w:val="21"/>
                </w:rPr>
                <w:t>导致</w:t>
              </w:r>
              <w:r>
                <w:rPr>
                  <w:szCs w:val="21"/>
                </w:rPr>
                <w:t>内部矛盾</w:t>
              </w:r>
            </w:ins>
          </w:p>
        </w:tc>
        <w:tc>
          <w:tcPr>
            <w:tcW w:w="4197" w:type="dxa"/>
            <w:shd w:val="clear" w:color="auto" w:fill="auto"/>
            <w:vAlign w:val="center"/>
            <w:tcPrChange w:id="927" w:author="Administrator" w:date="2018-11-04T20:10:00Z">
              <w:tcPr>
                <w:tcW w:w="1379" w:type="dxa"/>
                <w:shd w:val="clear" w:color="auto" w:fill="auto"/>
                <w:vAlign w:val="center"/>
              </w:tcPr>
            </w:tcPrChange>
          </w:tcPr>
          <w:p w14:paraId="4F916A63" w14:textId="06B81C9F" w:rsidR="00060255" w:rsidRDefault="00A36AD6" w:rsidP="00A36AD6">
            <w:pPr>
              <w:spacing w:line="360" w:lineRule="auto"/>
              <w:rPr>
                <w:ins w:id="928" w:author="Administrator" w:date="2018-11-04T20:09:00Z"/>
                <w:color w:val="000000"/>
                <w:szCs w:val="21"/>
              </w:rPr>
            </w:pPr>
            <w:ins w:id="929" w:author="Administrator" w:date="2018-11-04T20:19:00Z">
              <w:r>
                <w:rPr>
                  <w:rFonts w:hint="eastAsia"/>
                  <w:color w:val="000000"/>
                  <w:szCs w:val="21"/>
                </w:rPr>
                <w:t>组员</w:t>
              </w:r>
              <w:r>
                <w:rPr>
                  <w:color w:val="000000"/>
                  <w:szCs w:val="21"/>
                </w:rPr>
                <w:t>对绩效考评有问题并向项目经理提出</w:t>
              </w:r>
            </w:ins>
          </w:p>
        </w:tc>
      </w:tr>
      <w:tr w:rsidR="00060255" w14:paraId="2300754C" w14:textId="77777777" w:rsidTr="00060255">
        <w:trPr>
          <w:trHeight w:val="285"/>
          <w:ins w:id="930" w:author="Administrator" w:date="2018-11-04T20:09:00Z"/>
          <w:trPrChange w:id="931" w:author="Administrator" w:date="2018-11-04T20:10:00Z">
            <w:trPr>
              <w:trHeight w:val="285"/>
            </w:trPr>
          </w:trPrChange>
        </w:trPr>
        <w:tc>
          <w:tcPr>
            <w:tcW w:w="3991" w:type="dxa"/>
            <w:shd w:val="clear" w:color="auto" w:fill="auto"/>
            <w:vAlign w:val="center"/>
            <w:tcPrChange w:id="932" w:author="Administrator" w:date="2018-11-04T20:10:00Z">
              <w:tcPr>
                <w:tcW w:w="3991" w:type="dxa"/>
                <w:shd w:val="clear" w:color="auto" w:fill="auto"/>
                <w:vAlign w:val="center"/>
              </w:tcPr>
            </w:tcPrChange>
          </w:tcPr>
          <w:p w14:paraId="5A173D11" w14:textId="77777777" w:rsidR="00060255" w:rsidRDefault="00060255" w:rsidP="00A36AD6">
            <w:pPr>
              <w:spacing w:line="360" w:lineRule="auto"/>
              <w:rPr>
                <w:ins w:id="933" w:author="Administrator" w:date="2018-11-04T20:09:00Z"/>
                <w:color w:val="000000"/>
                <w:szCs w:val="21"/>
              </w:rPr>
            </w:pPr>
            <w:ins w:id="934" w:author="Administrator" w:date="2018-11-04T20:09:00Z">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ins>
          </w:p>
        </w:tc>
        <w:tc>
          <w:tcPr>
            <w:tcW w:w="4197" w:type="dxa"/>
            <w:shd w:val="clear" w:color="auto" w:fill="auto"/>
            <w:vAlign w:val="center"/>
            <w:tcPrChange w:id="935" w:author="Administrator" w:date="2018-11-04T20:10:00Z">
              <w:tcPr>
                <w:tcW w:w="1379" w:type="dxa"/>
                <w:shd w:val="clear" w:color="auto" w:fill="auto"/>
                <w:vAlign w:val="center"/>
              </w:tcPr>
            </w:tcPrChange>
          </w:tcPr>
          <w:p w14:paraId="488E9A54" w14:textId="66464D9B" w:rsidR="00060255" w:rsidRDefault="00A36AD6" w:rsidP="00A36AD6">
            <w:pPr>
              <w:spacing w:line="360" w:lineRule="auto"/>
              <w:rPr>
                <w:ins w:id="936" w:author="Administrator" w:date="2018-11-04T20:09:00Z"/>
                <w:color w:val="000000"/>
                <w:szCs w:val="21"/>
              </w:rPr>
            </w:pPr>
            <w:ins w:id="937" w:author="Administrator" w:date="2018-11-04T20:19:00Z">
              <w:r>
                <w:rPr>
                  <w:rFonts w:hint="eastAsia"/>
                  <w:color w:val="000000"/>
                  <w:szCs w:val="21"/>
                </w:rPr>
                <w:t>用户</w:t>
              </w:r>
              <w:r>
                <w:rPr>
                  <w:color w:val="000000"/>
                  <w:szCs w:val="21"/>
                </w:rPr>
                <w:t>在</w:t>
              </w:r>
            </w:ins>
            <w:ins w:id="938" w:author="Administrator" w:date="2018-11-04T20:20:00Z">
              <w:r>
                <w:rPr>
                  <w:color w:val="000000"/>
                  <w:szCs w:val="21"/>
                </w:rPr>
                <w:t>某些情况下主动提出</w:t>
              </w:r>
              <w:r>
                <w:rPr>
                  <w:rFonts w:hint="eastAsia"/>
                  <w:color w:val="000000"/>
                  <w:szCs w:val="21"/>
                </w:rPr>
                <w:t>界面</w:t>
              </w:r>
              <w:r>
                <w:rPr>
                  <w:color w:val="000000"/>
                  <w:szCs w:val="21"/>
                </w:rPr>
                <w:t>修改的申请</w:t>
              </w:r>
            </w:ins>
          </w:p>
        </w:tc>
      </w:tr>
      <w:tr w:rsidR="00060255" w14:paraId="6B8DA169" w14:textId="77777777" w:rsidTr="00060255">
        <w:trPr>
          <w:trHeight w:val="285"/>
          <w:ins w:id="939" w:author="Administrator" w:date="2018-11-04T20:09:00Z"/>
          <w:trPrChange w:id="940" w:author="Administrator" w:date="2018-11-04T20:10:00Z">
            <w:trPr>
              <w:trHeight w:val="285"/>
            </w:trPr>
          </w:trPrChange>
        </w:trPr>
        <w:tc>
          <w:tcPr>
            <w:tcW w:w="3991" w:type="dxa"/>
            <w:shd w:val="clear" w:color="auto" w:fill="auto"/>
            <w:vAlign w:val="center"/>
            <w:tcPrChange w:id="941" w:author="Administrator" w:date="2018-11-04T20:10:00Z">
              <w:tcPr>
                <w:tcW w:w="3991" w:type="dxa"/>
                <w:shd w:val="clear" w:color="auto" w:fill="auto"/>
                <w:vAlign w:val="center"/>
              </w:tcPr>
            </w:tcPrChange>
          </w:tcPr>
          <w:p w14:paraId="63A0B5AE" w14:textId="77777777" w:rsidR="00060255" w:rsidRDefault="00060255" w:rsidP="00A36AD6">
            <w:pPr>
              <w:spacing w:line="360" w:lineRule="auto"/>
              <w:rPr>
                <w:ins w:id="942" w:author="Administrator" w:date="2018-11-04T20:09:00Z"/>
                <w:szCs w:val="21"/>
              </w:rPr>
            </w:pPr>
            <w:ins w:id="943" w:author="Administrator" w:date="2018-11-04T20:09:00Z">
              <w:r>
                <w:rPr>
                  <w:rFonts w:hint="eastAsia"/>
                  <w:szCs w:val="21"/>
                </w:rPr>
                <w:lastRenderedPageBreak/>
                <w:t>小组</w:t>
              </w:r>
              <w:r>
                <w:rPr>
                  <w:szCs w:val="21"/>
                </w:rPr>
                <w:t>人员去</w:t>
              </w:r>
              <w:r>
                <w:rPr>
                  <w:rFonts w:hint="eastAsia"/>
                  <w:szCs w:val="21"/>
                </w:rPr>
                <w:t>见女朋友</w:t>
              </w:r>
              <w:r>
                <w:rPr>
                  <w:szCs w:val="21"/>
                </w:rPr>
                <w:t>导致连工作都忘记</w:t>
              </w:r>
            </w:ins>
          </w:p>
        </w:tc>
        <w:tc>
          <w:tcPr>
            <w:tcW w:w="4197" w:type="dxa"/>
            <w:shd w:val="clear" w:color="auto" w:fill="auto"/>
            <w:vAlign w:val="center"/>
            <w:tcPrChange w:id="944" w:author="Administrator" w:date="2018-11-04T20:10:00Z">
              <w:tcPr>
                <w:tcW w:w="1379" w:type="dxa"/>
                <w:shd w:val="clear" w:color="auto" w:fill="auto"/>
                <w:vAlign w:val="center"/>
              </w:tcPr>
            </w:tcPrChange>
          </w:tcPr>
          <w:p w14:paraId="2766C295" w14:textId="04874993" w:rsidR="00060255" w:rsidRDefault="00A36AD6" w:rsidP="00A36AD6">
            <w:pPr>
              <w:spacing w:line="360" w:lineRule="auto"/>
              <w:rPr>
                <w:ins w:id="945" w:author="Administrator" w:date="2018-11-04T20:09:00Z"/>
                <w:color w:val="000000"/>
                <w:szCs w:val="21"/>
              </w:rPr>
            </w:pPr>
            <w:ins w:id="946" w:author="Administrator" w:date="2018-11-04T20:20:00Z">
              <w:r>
                <w:rPr>
                  <w:rFonts w:hint="eastAsia"/>
                  <w:color w:val="000000"/>
                  <w:szCs w:val="21"/>
                </w:rPr>
                <w:t>组员</w:t>
              </w:r>
              <w:r>
                <w:rPr>
                  <w:color w:val="000000"/>
                  <w:szCs w:val="21"/>
                </w:rPr>
                <w:t>在周末要去见女朋友</w:t>
              </w:r>
            </w:ins>
          </w:p>
        </w:tc>
      </w:tr>
    </w:tbl>
    <w:p w14:paraId="03190984" w14:textId="77777777" w:rsidR="008E7C49" w:rsidRDefault="00E53FE3">
      <w:pPr>
        <w:spacing w:line="360" w:lineRule="auto"/>
        <w:rPr>
          <w:szCs w:val="21"/>
        </w:rPr>
        <w:pPrChange w:id="947" w:author="Administrator" w:date="2018-11-04T20:09:00Z">
          <w:pPr>
            <w:spacing w:line="360" w:lineRule="auto"/>
            <w:ind w:firstLineChars="180" w:firstLine="378"/>
          </w:pPr>
        </w:pPrChange>
      </w:pPr>
      <w:del w:id="948" w:author="Administrator" w:date="2018-11-04T20:09:00Z">
        <w:r w:rsidDel="00060255">
          <w:rPr>
            <w:szCs w:val="21"/>
          </w:rPr>
          <w:delText>TBD(</w:delText>
        </w:r>
        <w:r w:rsidDel="00060255">
          <w:rPr>
            <w:rFonts w:hint="eastAsia"/>
            <w:szCs w:val="21"/>
          </w:rPr>
          <w:delText>暂定</w:delText>
        </w:r>
        <w:r w:rsidDel="00060255">
          <w:rPr>
            <w:szCs w:val="21"/>
          </w:rPr>
          <w:delText>)</w:delText>
        </w:r>
      </w:del>
    </w:p>
    <w:p w14:paraId="728EB962" w14:textId="77777777" w:rsidR="008E7C49" w:rsidRDefault="00E53FE3">
      <w:pPr>
        <w:pStyle w:val="2"/>
        <w:spacing w:line="360" w:lineRule="auto"/>
      </w:pPr>
      <w:bookmarkStart w:id="949" w:name="_Toc529483152"/>
      <w:r>
        <w:rPr>
          <w:rFonts w:hint="eastAsia"/>
        </w:rPr>
        <w:t>7.4</w:t>
      </w:r>
      <w:r>
        <w:t xml:space="preserve"> </w:t>
      </w:r>
      <w:r>
        <w:rPr>
          <w:rFonts w:hint="eastAsia"/>
        </w:rPr>
        <w:t>风险评估</w:t>
      </w:r>
      <w:bookmarkEnd w:id="94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8E7C49" w14:paraId="5BDCD016" w14:textId="77777777">
        <w:trPr>
          <w:trHeight w:val="285"/>
        </w:trPr>
        <w:tc>
          <w:tcPr>
            <w:tcW w:w="3991" w:type="dxa"/>
            <w:shd w:val="clear" w:color="auto" w:fill="auto"/>
            <w:vAlign w:val="center"/>
          </w:tcPr>
          <w:p w14:paraId="686AD9CA" w14:textId="77777777"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14:paraId="66320E98" w14:textId="77777777"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14:paraId="2966D2DC" w14:textId="77777777"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14:paraId="68B3FC24" w14:textId="77777777"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14:paraId="28126D1C" w14:textId="77777777">
        <w:trPr>
          <w:trHeight w:val="285"/>
        </w:trPr>
        <w:tc>
          <w:tcPr>
            <w:tcW w:w="3991" w:type="dxa"/>
            <w:shd w:val="clear" w:color="auto" w:fill="auto"/>
            <w:vAlign w:val="center"/>
          </w:tcPr>
          <w:p w14:paraId="4127C21F" w14:textId="77777777"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14:paraId="2D4EE8D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747682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19749204" w14:textId="77777777" w:rsidR="008E7C49" w:rsidRDefault="00E53FE3">
            <w:pPr>
              <w:spacing w:line="360" w:lineRule="auto"/>
              <w:rPr>
                <w:color w:val="000000"/>
                <w:szCs w:val="21"/>
              </w:rPr>
            </w:pPr>
            <w:r>
              <w:rPr>
                <w:rFonts w:hint="eastAsia"/>
                <w:color w:val="000000"/>
                <w:szCs w:val="21"/>
              </w:rPr>
              <w:t>高</w:t>
            </w:r>
          </w:p>
        </w:tc>
      </w:tr>
      <w:tr w:rsidR="008E7C49" w14:paraId="282E93A6" w14:textId="77777777">
        <w:trPr>
          <w:trHeight w:val="285"/>
        </w:trPr>
        <w:tc>
          <w:tcPr>
            <w:tcW w:w="3991" w:type="dxa"/>
            <w:shd w:val="clear" w:color="auto" w:fill="auto"/>
            <w:vAlign w:val="center"/>
          </w:tcPr>
          <w:p w14:paraId="65F093DA" w14:textId="77777777"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14:paraId="5964F360"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0D99A45"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7000E3B" w14:textId="77777777" w:rsidR="008E7C49" w:rsidRDefault="00E53FE3">
            <w:pPr>
              <w:spacing w:line="360" w:lineRule="auto"/>
              <w:rPr>
                <w:color w:val="000000"/>
                <w:szCs w:val="21"/>
              </w:rPr>
            </w:pPr>
            <w:r>
              <w:rPr>
                <w:rFonts w:hint="eastAsia"/>
                <w:color w:val="000000"/>
                <w:szCs w:val="21"/>
              </w:rPr>
              <w:t>中</w:t>
            </w:r>
          </w:p>
        </w:tc>
      </w:tr>
      <w:tr w:rsidR="008E7C49" w14:paraId="475BC646" w14:textId="77777777">
        <w:trPr>
          <w:trHeight w:val="285"/>
        </w:trPr>
        <w:tc>
          <w:tcPr>
            <w:tcW w:w="3991" w:type="dxa"/>
            <w:shd w:val="clear" w:color="auto" w:fill="auto"/>
            <w:vAlign w:val="center"/>
          </w:tcPr>
          <w:p w14:paraId="1DE31336" w14:textId="77777777" w:rsidR="008E7C49" w:rsidRDefault="00E53FE3">
            <w:pPr>
              <w:spacing w:line="360" w:lineRule="auto"/>
              <w:rPr>
                <w:color w:val="000000"/>
                <w:szCs w:val="21"/>
              </w:rPr>
            </w:pPr>
            <w:r>
              <w:rPr>
                <w:rFonts w:hint="eastAsia"/>
                <w:color w:val="000000"/>
                <w:szCs w:val="21"/>
              </w:rPr>
              <w:t>git</w:t>
            </w:r>
            <w:r>
              <w:rPr>
                <w:rFonts w:hint="eastAsia"/>
                <w:color w:val="000000"/>
                <w:szCs w:val="21"/>
              </w:rPr>
              <w:t>远端仓库崩溃</w:t>
            </w:r>
          </w:p>
        </w:tc>
        <w:tc>
          <w:tcPr>
            <w:tcW w:w="1379" w:type="dxa"/>
            <w:shd w:val="clear" w:color="auto" w:fill="auto"/>
            <w:vAlign w:val="center"/>
          </w:tcPr>
          <w:p w14:paraId="2B64B22B"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113F44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58E839D" w14:textId="77777777" w:rsidR="008E7C49" w:rsidRDefault="00E53FE3">
            <w:pPr>
              <w:spacing w:line="360" w:lineRule="auto"/>
              <w:rPr>
                <w:color w:val="000000"/>
                <w:szCs w:val="21"/>
              </w:rPr>
            </w:pPr>
            <w:r>
              <w:rPr>
                <w:rFonts w:hint="eastAsia"/>
                <w:color w:val="000000"/>
                <w:szCs w:val="21"/>
              </w:rPr>
              <w:t>低</w:t>
            </w:r>
          </w:p>
        </w:tc>
      </w:tr>
      <w:tr w:rsidR="008E7C49" w14:paraId="1957EB52" w14:textId="77777777">
        <w:trPr>
          <w:trHeight w:val="510"/>
        </w:trPr>
        <w:tc>
          <w:tcPr>
            <w:tcW w:w="3991" w:type="dxa"/>
            <w:shd w:val="clear" w:color="auto" w:fill="auto"/>
            <w:vAlign w:val="center"/>
          </w:tcPr>
          <w:p w14:paraId="26D233AA" w14:textId="77777777"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14:paraId="6914B821"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AE8ACBE"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B37DE4D" w14:textId="77777777" w:rsidR="008E7C49" w:rsidRDefault="00E53FE3">
            <w:pPr>
              <w:spacing w:line="360" w:lineRule="auto"/>
              <w:rPr>
                <w:color w:val="000000"/>
                <w:szCs w:val="21"/>
              </w:rPr>
            </w:pPr>
            <w:r>
              <w:rPr>
                <w:rFonts w:hint="eastAsia"/>
                <w:color w:val="000000"/>
                <w:szCs w:val="21"/>
              </w:rPr>
              <w:t>中</w:t>
            </w:r>
          </w:p>
        </w:tc>
      </w:tr>
      <w:tr w:rsidR="008E7C49" w14:paraId="5BDD6BA5" w14:textId="77777777">
        <w:trPr>
          <w:trHeight w:val="285"/>
        </w:trPr>
        <w:tc>
          <w:tcPr>
            <w:tcW w:w="3991" w:type="dxa"/>
            <w:shd w:val="clear" w:color="auto" w:fill="auto"/>
            <w:vAlign w:val="center"/>
          </w:tcPr>
          <w:p w14:paraId="5CEB56DE" w14:textId="77777777"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14:paraId="4B7077B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34AC6A2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709A54" w14:textId="77777777" w:rsidR="008E7C49" w:rsidRDefault="00E53FE3">
            <w:pPr>
              <w:spacing w:line="360" w:lineRule="auto"/>
              <w:rPr>
                <w:color w:val="000000"/>
                <w:szCs w:val="21"/>
              </w:rPr>
            </w:pPr>
            <w:r>
              <w:rPr>
                <w:rFonts w:hint="eastAsia"/>
                <w:color w:val="000000"/>
                <w:szCs w:val="21"/>
              </w:rPr>
              <w:t>低</w:t>
            </w:r>
          </w:p>
        </w:tc>
      </w:tr>
      <w:tr w:rsidR="008E7C49" w14:paraId="03ED3FA7" w14:textId="77777777">
        <w:trPr>
          <w:trHeight w:val="285"/>
        </w:trPr>
        <w:tc>
          <w:tcPr>
            <w:tcW w:w="3991" w:type="dxa"/>
            <w:shd w:val="clear" w:color="auto" w:fill="auto"/>
            <w:vAlign w:val="center"/>
          </w:tcPr>
          <w:p w14:paraId="58777EB1" w14:textId="77777777"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14:paraId="7B443FC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44F188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96C89BE" w14:textId="77777777" w:rsidR="008E7C49" w:rsidRDefault="00E53FE3">
            <w:pPr>
              <w:spacing w:line="360" w:lineRule="auto"/>
              <w:rPr>
                <w:color w:val="000000"/>
                <w:szCs w:val="21"/>
              </w:rPr>
            </w:pPr>
            <w:r>
              <w:rPr>
                <w:rFonts w:hint="eastAsia"/>
                <w:color w:val="000000"/>
                <w:szCs w:val="21"/>
              </w:rPr>
              <w:t>高</w:t>
            </w:r>
          </w:p>
        </w:tc>
      </w:tr>
      <w:tr w:rsidR="008E7C49" w14:paraId="1EB41FED" w14:textId="77777777">
        <w:trPr>
          <w:trHeight w:val="285"/>
        </w:trPr>
        <w:tc>
          <w:tcPr>
            <w:tcW w:w="3991" w:type="dxa"/>
            <w:shd w:val="clear" w:color="auto" w:fill="auto"/>
            <w:vAlign w:val="center"/>
          </w:tcPr>
          <w:p w14:paraId="3FAFA649" w14:textId="77777777"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14:paraId="508B1656"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02E4B697"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B3D6E10" w14:textId="77777777" w:rsidR="008E7C49" w:rsidRDefault="00E53FE3">
            <w:pPr>
              <w:spacing w:line="360" w:lineRule="auto"/>
              <w:rPr>
                <w:color w:val="000000"/>
                <w:szCs w:val="21"/>
              </w:rPr>
            </w:pPr>
            <w:r>
              <w:rPr>
                <w:rFonts w:hint="eastAsia"/>
                <w:color w:val="000000"/>
                <w:szCs w:val="21"/>
              </w:rPr>
              <w:t>中</w:t>
            </w:r>
          </w:p>
        </w:tc>
      </w:tr>
      <w:tr w:rsidR="008E7C49" w14:paraId="4BB193CE" w14:textId="77777777">
        <w:trPr>
          <w:trHeight w:val="285"/>
        </w:trPr>
        <w:tc>
          <w:tcPr>
            <w:tcW w:w="3991" w:type="dxa"/>
            <w:shd w:val="clear" w:color="auto" w:fill="auto"/>
            <w:vAlign w:val="center"/>
          </w:tcPr>
          <w:p w14:paraId="7F3995D8" w14:textId="77777777"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14:paraId="5F367BFF"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483FE1A5"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C04205" w14:textId="77777777" w:rsidR="008E7C49" w:rsidRDefault="00E53FE3">
            <w:pPr>
              <w:spacing w:line="360" w:lineRule="auto"/>
              <w:rPr>
                <w:color w:val="000000"/>
                <w:szCs w:val="21"/>
              </w:rPr>
            </w:pPr>
            <w:r>
              <w:rPr>
                <w:rFonts w:hint="eastAsia"/>
                <w:color w:val="000000"/>
                <w:szCs w:val="21"/>
              </w:rPr>
              <w:t>中</w:t>
            </w:r>
          </w:p>
        </w:tc>
      </w:tr>
      <w:tr w:rsidR="008E7C49" w14:paraId="5C73F73D" w14:textId="77777777">
        <w:trPr>
          <w:trHeight w:val="285"/>
        </w:trPr>
        <w:tc>
          <w:tcPr>
            <w:tcW w:w="3991" w:type="dxa"/>
            <w:shd w:val="clear" w:color="auto" w:fill="auto"/>
            <w:vAlign w:val="center"/>
          </w:tcPr>
          <w:p w14:paraId="76802571" w14:textId="77777777"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14:paraId="2D29579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2610FE5D"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4FB0176" w14:textId="77777777" w:rsidR="008E7C49" w:rsidRDefault="00E53FE3">
            <w:pPr>
              <w:spacing w:line="360" w:lineRule="auto"/>
              <w:rPr>
                <w:color w:val="000000"/>
                <w:szCs w:val="21"/>
              </w:rPr>
            </w:pPr>
            <w:r>
              <w:rPr>
                <w:rFonts w:hint="eastAsia"/>
                <w:color w:val="000000"/>
                <w:szCs w:val="21"/>
              </w:rPr>
              <w:t>高</w:t>
            </w:r>
          </w:p>
        </w:tc>
      </w:tr>
      <w:tr w:rsidR="008E7C49" w14:paraId="5B788932" w14:textId="77777777">
        <w:trPr>
          <w:trHeight w:val="285"/>
        </w:trPr>
        <w:tc>
          <w:tcPr>
            <w:tcW w:w="3991" w:type="dxa"/>
            <w:shd w:val="clear" w:color="auto" w:fill="auto"/>
            <w:vAlign w:val="center"/>
          </w:tcPr>
          <w:p w14:paraId="67E0C43C" w14:textId="77777777" w:rsidR="008E7C49" w:rsidRDefault="00E53FE3">
            <w:pPr>
              <w:spacing w:line="360" w:lineRule="auto"/>
              <w:rPr>
                <w:color w:val="000000"/>
                <w:szCs w:val="21"/>
              </w:rPr>
            </w:pPr>
            <w:r>
              <w:rPr>
                <w:rFonts w:hint="eastAsia"/>
                <w:szCs w:val="21"/>
              </w:rPr>
              <w:t>客户认为界面原型不行</w:t>
            </w:r>
          </w:p>
        </w:tc>
        <w:tc>
          <w:tcPr>
            <w:tcW w:w="1379" w:type="dxa"/>
            <w:shd w:val="clear" w:color="auto" w:fill="auto"/>
            <w:vAlign w:val="center"/>
          </w:tcPr>
          <w:p w14:paraId="34D5334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21CD97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7CFD704" w14:textId="77777777" w:rsidR="008E7C49" w:rsidRDefault="00E53FE3">
            <w:pPr>
              <w:spacing w:line="360" w:lineRule="auto"/>
              <w:rPr>
                <w:color w:val="000000"/>
                <w:szCs w:val="21"/>
              </w:rPr>
            </w:pPr>
            <w:r>
              <w:rPr>
                <w:rFonts w:hint="eastAsia"/>
                <w:color w:val="000000"/>
                <w:szCs w:val="21"/>
              </w:rPr>
              <w:t>高</w:t>
            </w:r>
          </w:p>
        </w:tc>
      </w:tr>
      <w:tr w:rsidR="008E7C49" w14:paraId="1B46FECE" w14:textId="77777777">
        <w:trPr>
          <w:trHeight w:val="285"/>
        </w:trPr>
        <w:tc>
          <w:tcPr>
            <w:tcW w:w="3991" w:type="dxa"/>
            <w:shd w:val="clear" w:color="auto" w:fill="auto"/>
            <w:vAlign w:val="center"/>
          </w:tcPr>
          <w:p w14:paraId="3A342DB6" w14:textId="77777777"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14:paraId="7ECA8431"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3A3E4D47"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32771D7" w14:textId="77777777" w:rsidR="008E7C49" w:rsidRDefault="00E53FE3">
            <w:pPr>
              <w:spacing w:line="360" w:lineRule="auto"/>
              <w:rPr>
                <w:color w:val="000000"/>
                <w:szCs w:val="21"/>
              </w:rPr>
            </w:pPr>
            <w:r>
              <w:rPr>
                <w:rFonts w:hint="eastAsia"/>
                <w:color w:val="000000"/>
                <w:szCs w:val="21"/>
              </w:rPr>
              <w:t>低</w:t>
            </w:r>
          </w:p>
        </w:tc>
      </w:tr>
      <w:tr w:rsidR="008E7C49" w14:paraId="748F626D" w14:textId="77777777">
        <w:trPr>
          <w:trHeight w:val="285"/>
        </w:trPr>
        <w:tc>
          <w:tcPr>
            <w:tcW w:w="3991" w:type="dxa"/>
            <w:shd w:val="clear" w:color="auto" w:fill="auto"/>
            <w:vAlign w:val="center"/>
          </w:tcPr>
          <w:p w14:paraId="0DA9D313" w14:textId="77777777"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14:paraId="471326CA"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4C3F7A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D000367" w14:textId="77777777" w:rsidR="008E7C49" w:rsidRDefault="00E53FE3">
            <w:pPr>
              <w:spacing w:line="360" w:lineRule="auto"/>
              <w:rPr>
                <w:color w:val="000000"/>
                <w:szCs w:val="21"/>
              </w:rPr>
            </w:pPr>
            <w:r>
              <w:rPr>
                <w:rFonts w:hint="eastAsia"/>
                <w:color w:val="000000"/>
                <w:szCs w:val="21"/>
              </w:rPr>
              <w:t>低</w:t>
            </w:r>
          </w:p>
        </w:tc>
      </w:tr>
      <w:tr w:rsidR="008E7C49" w14:paraId="76866EAB" w14:textId="77777777">
        <w:trPr>
          <w:trHeight w:val="285"/>
        </w:trPr>
        <w:tc>
          <w:tcPr>
            <w:tcW w:w="3991" w:type="dxa"/>
            <w:shd w:val="clear" w:color="auto" w:fill="auto"/>
            <w:vAlign w:val="center"/>
          </w:tcPr>
          <w:p w14:paraId="3BBFF1E6" w14:textId="77777777"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14:paraId="4DAFD999"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6E3BA2A3"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0DB422D" w14:textId="77777777" w:rsidR="008E7C49" w:rsidRDefault="00E53FE3">
            <w:pPr>
              <w:spacing w:line="360" w:lineRule="auto"/>
              <w:rPr>
                <w:color w:val="000000"/>
                <w:szCs w:val="21"/>
              </w:rPr>
            </w:pPr>
            <w:r>
              <w:rPr>
                <w:rFonts w:hint="eastAsia"/>
                <w:color w:val="000000"/>
                <w:szCs w:val="21"/>
              </w:rPr>
              <w:t>高</w:t>
            </w:r>
          </w:p>
        </w:tc>
      </w:tr>
      <w:tr w:rsidR="008E7C49" w14:paraId="667CE917" w14:textId="77777777">
        <w:trPr>
          <w:trHeight w:val="285"/>
        </w:trPr>
        <w:tc>
          <w:tcPr>
            <w:tcW w:w="3991" w:type="dxa"/>
            <w:shd w:val="clear" w:color="auto" w:fill="auto"/>
            <w:vAlign w:val="center"/>
          </w:tcPr>
          <w:p w14:paraId="1E508A6A" w14:textId="77777777"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14:paraId="12DABFE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D01C282"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78FE624" w14:textId="77777777" w:rsidR="008E7C49" w:rsidRDefault="00E53FE3">
            <w:pPr>
              <w:spacing w:line="360" w:lineRule="auto"/>
              <w:rPr>
                <w:color w:val="000000"/>
                <w:szCs w:val="21"/>
              </w:rPr>
            </w:pPr>
            <w:r>
              <w:rPr>
                <w:rFonts w:hint="eastAsia"/>
                <w:color w:val="000000"/>
                <w:szCs w:val="21"/>
              </w:rPr>
              <w:t>低</w:t>
            </w:r>
          </w:p>
        </w:tc>
      </w:tr>
      <w:tr w:rsidR="00060255" w14:paraId="3773D2A0" w14:textId="77777777">
        <w:trPr>
          <w:trHeight w:val="285"/>
          <w:ins w:id="950" w:author="Administrator" w:date="2018-11-04T20:05:00Z"/>
        </w:trPr>
        <w:tc>
          <w:tcPr>
            <w:tcW w:w="3991" w:type="dxa"/>
            <w:shd w:val="clear" w:color="auto" w:fill="auto"/>
            <w:vAlign w:val="center"/>
          </w:tcPr>
          <w:p w14:paraId="72F426C7" w14:textId="329F3011" w:rsidR="00060255" w:rsidRDefault="00060255">
            <w:pPr>
              <w:spacing w:line="360" w:lineRule="auto"/>
              <w:rPr>
                <w:ins w:id="951" w:author="Administrator" w:date="2018-11-04T20:05:00Z"/>
                <w:szCs w:val="21"/>
              </w:rPr>
            </w:pPr>
            <w:ins w:id="952" w:author="Administrator" w:date="2018-11-04T20:05:00Z">
              <w:r>
                <w:rPr>
                  <w:rFonts w:hint="eastAsia"/>
                  <w:szCs w:val="21"/>
                </w:rPr>
                <w:t>小组</w:t>
              </w:r>
              <w:r>
                <w:rPr>
                  <w:szCs w:val="21"/>
                </w:rPr>
                <w:t>人员去</w:t>
              </w:r>
            </w:ins>
            <w:ins w:id="953" w:author="Administrator" w:date="2018-11-04T20:06:00Z">
              <w:r>
                <w:rPr>
                  <w:rFonts w:hint="eastAsia"/>
                  <w:szCs w:val="21"/>
                </w:rPr>
                <w:t>见女朋友</w:t>
              </w:r>
              <w:r>
                <w:rPr>
                  <w:szCs w:val="21"/>
                </w:rPr>
                <w:t>导致连工作都忘记</w:t>
              </w:r>
            </w:ins>
          </w:p>
        </w:tc>
        <w:tc>
          <w:tcPr>
            <w:tcW w:w="1379" w:type="dxa"/>
            <w:shd w:val="clear" w:color="auto" w:fill="auto"/>
            <w:vAlign w:val="center"/>
          </w:tcPr>
          <w:p w14:paraId="1B80A764" w14:textId="2003CFDF" w:rsidR="00060255" w:rsidRDefault="00060255">
            <w:pPr>
              <w:spacing w:line="360" w:lineRule="auto"/>
              <w:rPr>
                <w:ins w:id="954" w:author="Administrator" w:date="2018-11-04T20:05:00Z"/>
                <w:color w:val="000000"/>
                <w:szCs w:val="21"/>
              </w:rPr>
            </w:pPr>
            <w:ins w:id="955" w:author="Administrator" w:date="2018-11-04T20:06:00Z">
              <w:r>
                <w:rPr>
                  <w:rFonts w:hint="eastAsia"/>
                  <w:color w:val="000000"/>
                  <w:szCs w:val="21"/>
                </w:rPr>
                <w:t>高</w:t>
              </w:r>
            </w:ins>
          </w:p>
        </w:tc>
        <w:tc>
          <w:tcPr>
            <w:tcW w:w="1463" w:type="dxa"/>
            <w:shd w:val="clear" w:color="auto" w:fill="auto"/>
            <w:vAlign w:val="center"/>
          </w:tcPr>
          <w:p w14:paraId="31A26DFD" w14:textId="4D4A73BB" w:rsidR="00060255" w:rsidRDefault="00060255">
            <w:pPr>
              <w:spacing w:line="360" w:lineRule="auto"/>
              <w:rPr>
                <w:ins w:id="956" w:author="Administrator" w:date="2018-11-04T20:05:00Z"/>
                <w:color w:val="000000"/>
                <w:szCs w:val="21"/>
              </w:rPr>
            </w:pPr>
            <w:ins w:id="957" w:author="Administrator" w:date="2018-11-04T20:06:00Z">
              <w:r>
                <w:rPr>
                  <w:rFonts w:hint="eastAsia"/>
                  <w:color w:val="000000"/>
                  <w:szCs w:val="21"/>
                </w:rPr>
                <w:t>高</w:t>
              </w:r>
            </w:ins>
          </w:p>
        </w:tc>
        <w:tc>
          <w:tcPr>
            <w:tcW w:w="1463" w:type="dxa"/>
            <w:shd w:val="clear" w:color="auto" w:fill="auto"/>
            <w:vAlign w:val="center"/>
          </w:tcPr>
          <w:p w14:paraId="3F624167" w14:textId="3C469EFB" w:rsidR="00060255" w:rsidRDefault="00060255">
            <w:pPr>
              <w:spacing w:line="360" w:lineRule="auto"/>
              <w:rPr>
                <w:ins w:id="958" w:author="Administrator" w:date="2018-11-04T20:05:00Z"/>
                <w:color w:val="000000"/>
                <w:szCs w:val="21"/>
              </w:rPr>
            </w:pPr>
            <w:ins w:id="959" w:author="Administrator" w:date="2018-11-04T20:06:00Z">
              <w:r>
                <w:rPr>
                  <w:rFonts w:hint="eastAsia"/>
                  <w:color w:val="000000"/>
                  <w:szCs w:val="21"/>
                </w:rPr>
                <w:t>高</w:t>
              </w:r>
            </w:ins>
          </w:p>
        </w:tc>
      </w:tr>
    </w:tbl>
    <w:p w14:paraId="6106F47D" w14:textId="77777777" w:rsidR="008E7C49" w:rsidRDefault="00E53FE3">
      <w:pPr>
        <w:pStyle w:val="2"/>
        <w:spacing w:line="360" w:lineRule="auto"/>
      </w:pPr>
      <w:bookmarkStart w:id="960" w:name="_Toc529483153"/>
      <w:r>
        <w:rPr>
          <w:rFonts w:hint="eastAsia"/>
        </w:rPr>
        <w:t>7.5</w:t>
      </w:r>
      <w:r>
        <w:t xml:space="preserve"> </w:t>
      </w:r>
      <w:r>
        <w:rPr>
          <w:rFonts w:hint="eastAsia"/>
        </w:rPr>
        <w:t>风险控制</w:t>
      </w:r>
      <w:bookmarkEnd w:id="96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8E7C49" w14:paraId="5D12CA7F" w14:textId="77777777">
        <w:trPr>
          <w:trHeight w:val="524"/>
        </w:trPr>
        <w:tc>
          <w:tcPr>
            <w:tcW w:w="4262" w:type="dxa"/>
            <w:shd w:val="clear" w:color="auto" w:fill="auto"/>
            <w:vAlign w:val="center"/>
          </w:tcPr>
          <w:p w14:paraId="62DE5725" w14:textId="77777777"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14:paraId="06C20A53" w14:textId="77777777" w:rsidR="008E7C49" w:rsidRDefault="00E53FE3">
            <w:pPr>
              <w:spacing w:line="360" w:lineRule="auto"/>
              <w:jc w:val="center"/>
              <w:rPr>
                <w:b/>
                <w:sz w:val="24"/>
                <w:szCs w:val="21"/>
              </w:rPr>
            </w:pPr>
            <w:r>
              <w:rPr>
                <w:rFonts w:hint="eastAsia"/>
                <w:b/>
                <w:sz w:val="24"/>
                <w:szCs w:val="21"/>
              </w:rPr>
              <w:t>控制手段</w:t>
            </w:r>
          </w:p>
        </w:tc>
      </w:tr>
      <w:tr w:rsidR="008E7C49" w14:paraId="18043CED" w14:textId="77777777">
        <w:trPr>
          <w:trHeight w:val="312"/>
        </w:trPr>
        <w:tc>
          <w:tcPr>
            <w:tcW w:w="4262" w:type="dxa"/>
            <w:shd w:val="clear" w:color="auto" w:fill="auto"/>
            <w:vAlign w:val="center"/>
          </w:tcPr>
          <w:p w14:paraId="34EF5AC1" w14:textId="77777777"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14:paraId="5D79782D" w14:textId="77777777" w:rsidR="008E7C49" w:rsidRDefault="00E53FE3">
            <w:pPr>
              <w:spacing w:line="360" w:lineRule="auto"/>
              <w:rPr>
                <w:szCs w:val="21"/>
              </w:rPr>
            </w:pPr>
            <w:r>
              <w:rPr>
                <w:rFonts w:hint="eastAsia"/>
                <w:szCs w:val="21"/>
              </w:rPr>
              <w:t>更改一下任务的分配</w:t>
            </w:r>
          </w:p>
        </w:tc>
      </w:tr>
      <w:tr w:rsidR="008E7C49" w14:paraId="3C24EF15" w14:textId="77777777">
        <w:trPr>
          <w:trHeight w:val="280"/>
        </w:trPr>
        <w:tc>
          <w:tcPr>
            <w:tcW w:w="4262" w:type="dxa"/>
            <w:shd w:val="clear" w:color="auto" w:fill="auto"/>
            <w:vAlign w:val="center"/>
          </w:tcPr>
          <w:p w14:paraId="75A21D1F" w14:textId="77777777" w:rsidR="008E7C49" w:rsidRDefault="00E53FE3">
            <w:pPr>
              <w:spacing w:line="360" w:lineRule="auto"/>
              <w:rPr>
                <w:szCs w:val="21"/>
              </w:rPr>
            </w:pPr>
            <w:r>
              <w:rPr>
                <w:rFonts w:hint="eastAsia"/>
                <w:szCs w:val="21"/>
              </w:rPr>
              <w:t>个别人员无法完成项目</w:t>
            </w:r>
          </w:p>
        </w:tc>
        <w:tc>
          <w:tcPr>
            <w:tcW w:w="4034" w:type="dxa"/>
            <w:shd w:val="clear" w:color="auto" w:fill="auto"/>
            <w:vAlign w:val="center"/>
          </w:tcPr>
          <w:p w14:paraId="674423F9" w14:textId="77777777" w:rsidR="008E7C49" w:rsidRDefault="00E53FE3">
            <w:pPr>
              <w:spacing w:line="360" w:lineRule="auto"/>
              <w:rPr>
                <w:szCs w:val="21"/>
              </w:rPr>
            </w:pPr>
            <w:r>
              <w:rPr>
                <w:rFonts w:hint="eastAsia"/>
                <w:szCs w:val="21"/>
              </w:rPr>
              <w:t>对能力进行培训提升</w:t>
            </w:r>
          </w:p>
        </w:tc>
      </w:tr>
      <w:tr w:rsidR="008E7C49" w14:paraId="7366A777" w14:textId="77777777">
        <w:trPr>
          <w:trHeight w:val="90"/>
        </w:trPr>
        <w:tc>
          <w:tcPr>
            <w:tcW w:w="4262" w:type="dxa"/>
            <w:shd w:val="clear" w:color="auto" w:fill="auto"/>
            <w:vAlign w:val="center"/>
          </w:tcPr>
          <w:p w14:paraId="6FF4DA7C" w14:textId="77777777" w:rsidR="008E7C49" w:rsidRDefault="00E53FE3">
            <w:pPr>
              <w:spacing w:line="360" w:lineRule="auto"/>
              <w:rPr>
                <w:szCs w:val="21"/>
              </w:rPr>
            </w:pPr>
            <w:r>
              <w:rPr>
                <w:rFonts w:hint="eastAsia"/>
                <w:szCs w:val="21"/>
              </w:rPr>
              <w:t>git</w:t>
            </w:r>
            <w:r>
              <w:rPr>
                <w:rFonts w:hint="eastAsia"/>
                <w:szCs w:val="21"/>
              </w:rPr>
              <w:t>远端仓库崩溃</w:t>
            </w:r>
          </w:p>
        </w:tc>
        <w:tc>
          <w:tcPr>
            <w:tcW w:w="4034" w:type="dxa"/>
            <w:shd w:val="clear" w:color="auto" w:fill="auto"/>
            <w:vAlign w:val="center"/>
          </w:tcPr>
          <w:p w14:paraId="1F6EA96E" w14:textId="77777777" w:rsidR="008E7C49" w:rsidRDefault="00E53FE3">
            <w:pPr>
              <w:spacing w:line="360" w:lineRule="auto"/>
              <w:rPr>
                <w:szCs w:val="21"/>
              </w:rPr>
            </w:pPr>
            <w:r>
              <w:rPr>
                <w:rFonts w:hint="eastAsia"/>
                <w:szCs w:val="21"/>
              </w:rPr>
              <w:t>立即创建新的仓库</w:t>
            </w:r>
          </w:p>
        </w:tc>
      </w:tr>
      <w:tr w:rsidR="008E7C49" w14:paraId="192D354B" w14:textId="77777777">
        <w:trPr>
          <w:trHeight w:val="220"/>
        </w:trPr>
        <w:tc>
          <w:tcPr>
            <w:tcW w:w="4262" w:type="dxa"/>
            <w:shd w:val="clear" w:color="auto" w:fill="auto"/>
            <w:vAlign w:val="center"/>
          </w:tcPr>
          <w:p w14:paraId="44337D83" w14:textId="77777777" w:rsidR="008E7C49" w:rsidRDefault="00E53FE3">
            <w:pPr>
              <w:spacing w:line="360" w:lineRule="auto"/>
              <w:rPr>
                <w:szCs w:val="21"/>
              </w:rPr>
            </w:pPr>
            <w:r>
              <w:rPr>
                <w:rFonts w:hint="eastAsia"/>
                <w:szCs w:val="21"/>
              </w:rPr>
              <w:t>与干系人联系邮件发送内容或格式错误</w:t>
            </w:r>
          </w:p>
        </w:tc>
        <w:tc>
          <w:tcPr>
            <w:tcW w:w="4034" w:type="dxa"/>
            <w:shd w:val="clear" w:color="auto" w:fill="auto"/>
            <w:vAlign w:val="center"/>
          </w:tcPr>
          <w:p w14:paraId="0662D90B" w14:textId="77777777" w:rsidR="008E7C49" w:rsidRDefault="00E53FE3">
            <w:pPr>
              <w:spacing w:line="360" w:lineRule="auto"/>
              <w:rPr>
                <w:szCs w:val="21"/>
              </w:rPr>
            </w:pPr>
            <w:r>
              <w:rPr>
                <w:rFonts w:hint="eastAsia"/>
                <w:szCs w:val="21"/>
              </w:rPr>
              <w:t>提前发邮件，及时发现错误并修正</w:t>
            </w:r>
          </w:p>
        </w:tc>
      </w:tr>
      <w:tr w:rsidR="008E7C49" w14:paraId="46392E6A" w14:textId="77777777">
        <w:trPr>
          <w:trHeight w:val="295"/>
        </w:trPr>
        <w:tc>
          <w:tcPr>
            <w:tcW w:w="4262" w:type="dxa"/>
            <w:shd w:val="clear" w:color="auto" w:fill="auto"/>
            <w:vAlign w:val="center"/>
          </w:tcPr>
          <w:p w14:paraId="76623DDB" w14:textId="77777777"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14:paraId="31EC02EE" w14:textId="77777777" w:rsidR="008E7C49" w:rsidRDefault="00E53FE3">
            <w:pPr>
              <w:spacing w:line="360" w:lineRule="auto"/>
              <w:rPr>
                <w:szCs w:val="21"/>
              </w:rPr>
            </w:pPr>
            <w:r>
              <w:rPr>
                <w:rFonts w:hint="eastAsia"/>
                <w:szCs w:val="21"/>
              </w:rPr>
              <w:t>配置管理员修改文件结构</w:t>
            </w:r>
          </w:p>
        </w:tc>
      </w:tr>
      <w:tr w:rsidR="008E7C49" w14:paraId="283C301F" w14:textId="77777777">
        <w:trPr>
          <w:trHeight w:val="405"/>
        </w:trPr>
        <w:tc>
          <w:tcPr>
            <w:tcW w:w="4262" w:type="dxa"/>
            <w:shd w:val="clear" w:color="auto" w:fill="auto"/>
            <w:vAlign w:val="center"/>
          </w:tcPr>
          <w:p w14:paraId="1AB67D10" w14:textId="77777777" w:rsidR="008E7C49" w:rsidRDefault="00E53FE3">
            <w:pPr>
              <w:spacing w:line="360" w:lineRule="auto"/>
              <w:rPr>
                <w:szCs w:val="21"/>
              </w:rPr>
            </w:pPr>
            <w:r>
              <w:rPr>
                <w:rFonts w:hint="eastAsia"/>
                <w:szCs w:val="21"/>
              </w:rPr>
              <w:lastRenderedPageBreak/>
              <w:t>对未来的计划和安排有疑问</w:t>
            </w:r>
          </w:p>
        </w:tc>
        <w:tc>
          <w:tcPr>
            <w:tcW w:w="4034" w:type="dxa"/>
            <w:shd w:val="clear" w:color="auto" w:fill="auto"/>
            <w:vAlign w:val="center"/>
          </w:tcPr>
          <w:p w14:paraId="65E89F82" w14:textId="77777777" w:rsidR="008E7C49" w:rsidRDefault="00E53FE3">
            <w:pPr>
              <w:spacing w:line="360" w:lineRule="auto"/>
              <w:rPr>
                <w:szCs w:val="21"/>
              </w:rPr>
            </w:pPr>
            <w:r>
              <w:rPr>
                <w:rFonts w:hint="eastAsia"/>
                <w:szCs w:val="21"/>
              </w:rPr>
              <w:t>找指导老师明确任务，给组员分配好未来一周的工作</w:t>
            </w:r>
          </w:p>
        </w:tc>
      </w:tr>
      <w:tr w:rsidR="008E7C49" w14:paraId="56DA8D05" w14:textId="77777777">
        <w:trPr>
          <w:trHeight w:val="134"/>
        </w:trPr>
        <w:tc>
          <w:tcPr>
            <w:tcW w:w="4262" w:type="dxa"/>
            <w:shd w:val="clear" w:color="auto" w:fill="auto"/>
            <w:vAlign w:val="center"/>
          </w:tcPr>
          <w:p w14:paraId="280ECC56" w14:textId="77777777"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14:paraId="5AC1C61F" w14:textId="77777777" w:rsidR="008E7C49" w:rsidRDefault="00E53FE3">
            <w:pPr>
              <w:spacing w:line="360" w:lineRule="auto"/>
              <w:rPr>
                <w:szCs w:val="21"/>
              </w:rPr>
            </w:pPr>
            <w:r>
              <w:rPr>
                <w:rFonts w:hint="eastAsia"/>
                <w:szCs w:val="21"/>
              </w:rPr>
              <w:t>多看看微信群了解最新动态</w:t>
            </w:r>
          </w:p>
        </w:tc>
      </w:tr>
      <w:tr w:rsidR="008E7C49" w14:paraId="4F19237C" w14:textId="77777777">
        <w:trPr>
          <w:trHeight w:val="90"/>
        </w:trPr>
        <w:tc>
          <w:tcPr>
            <w:tcW w:w="4262" w:type="dxa"/>
            <w:shd w:val="clear" w:color="auto" w:fill="auto"/>
            <w:vAlign w:val="center"/>
          </w:tcPr>
          <w:p w14:paraId="1960D907" w14:textId="77777777" w:rsidR="008E7C49" w:rsidRDefault="00E53FE3">
            <w:pPr>
              <w:spacing w:line="360" w:lineRule="auto"/>
              <w:rPr>
                <w:szCs w:val="21"/>
              </w:rPr>
            </w:pPr>
            <w:r>
              <w:rPr>
                <w:rFonts w:hint="eastAsia"/>
                <w:szCs w:val="21"/>
              </w:rPr>
              <w:t>开发经验不足</w:t>
            </w:r>
          </w:p>
        </w:tc>
        <w:tc>
          <w:tcPr>
            <w:tcW w:w="4034" w:type="dxa"/>
            <w:shd w:val="clear" w:color="auto" w:fill="auto"/>
            <w:vAlign w:val="center"/>
          </w:tcPr>
          <w:p w14:paraId="33729DB6" w14:textId="77777777" w:rsidR="008E7C49" w:rsidRDefault="00E53FE3">
            <w:pPr>
              <w:spacing w:line="360" w:lineRule="auto"/>
              <w:rPr>
                <w:szCs w:val="21"/>
              </w:rPr>
            </w:pPr>
            <w:r>
              <w:rPr>
                <w:rFonts w:hint="eastAsia"/>
                <w:szCs w:val="21"/>
              </w:rPr>
              <w:t>去找标准样本</w:t>
            </w:r>
          </w:p>
        </w:tc>
      </w:tr>
      <w:tr w:rsidR="008E7C49" w14:paraId="56D69195" w14:textId="77777777">
        <w:trPr>
          <w:trHeight w:val="510"/>
        </w:trPr>
        <w:tc>
          <w:tcPr>
            <w:tcW w:w="4262" w:type="dxa"/>
            <w:shd w:val="clear" w:color="auto" w:fill="auto"/>
            <w:vAlign w:val="center"/>
          </w:tcPr>
          <w:p w14:paraId="12733A1F" w14:textId="77777777"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14:paraId="69896437" w14:textId="77777777" w:rsidR="008E7C49" w:rsidRDefault="00E53FE3">
            <w:pPr>
              <w:spacing w:line="360" w:lineRule="auto"/>
              <w:rPr>
                <w:szCs w:val="21"/>
              </w:rPr>
            </w:pPr>
            <w:r>
              <w:rPr>
                <w:rFonts w:hint="eastAsia"/>
                <w:szCs w:val="21"/>
              </w:rPr>
              <w:t>开会时提前明确接下来一周的安排，有事需请假</w:t>
            </w:r>
          </w:p>
        </w:tc>
      </w:tr>
      <w:tr w:rsidR="008E7C49" w14:paraId="40ED4CE6" w14:textId="77777777">
        <w:trPr>
          <w:trHeight w:val="90"/>
        </w:trPr>
        <w:tc>
          <w:tcPr>
            <w:tcW w:w="4262" w:type="dxa"/>
            <w:shd w:val="clear" w:color="auto" w:fill="auto"/>
            <w:vAlign w:val="center"/>
          </w:tcPr>
          <w:p w14:paraId="009BE7C9" w14:textId="77777777"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14:paraId="7817B7A6" w14:textId="77777777" w:rsidR="008E7C49" w:rsidRDefault="00E53FE3">
            <w:pPr>
              <w:spacing w:line="360" w:lineRule="auto"/>
              <w:rPr>
                <w:szCs w:val="21"/>
              </w:rPr>
            </w:pPr>
            <w:r>
              <w:rPr>
                <w:rFonts w:hint="eastAsia"/>
                <w:szCs w:val="21"/>
              </w:rPr>
              <w:t>当场手画和客户确认是否可行</w:t>
            </w:r>
          </w:p>
        </w:tc>
      </w:tr>
      <w:tr w:rsidR="008E7C49" w14:paraId="61AE30C3" w14:textId="77777777">
        <w:trPr>
          <w:trHeight w:val="270"/>
        </w:trPr>
        <w:tc>
          <w:tcPr>
            <w:tcW w:w="4262" w:type="dxa"/>
            <w:shd w:val="clear" w:color="auto" w:fill="auto"/>
            <w:vAlign w:val="center"/>
          </w:tcPr>
          <w:p w14:paraId="6AABE0A7" w14:textId="77777777"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14:paraId="5ED66359" w14:textId="77777777" w:rsidR="008E7C49" w:rsidRDefault="00E53FE3">
            <w:pPr>
              <w:spacing w:line="360" w:lineRule="auto"/>
              <w:rPr>
                <w:szCs w:val="21"/>
              </w:rPr>
            </w:pPr>
            <w:r>
              <w:rPr>
                <w:rFonts w:hint="eastAsia"/>
                <w:szCs w:val="21"/>
              </w:rPr>
              <w:t>找到替补</w:t>
            </w:r>
          </w:p>
        </w:tc>
      </w:tr>
      <w:tr w:rsidR="008E7C49" w14:paraId="4C9A797D" w14:textId="77777777">
        <w:trPr>
          <w:trHeight w:val="215"/>
        </w:trPr>
        <w:tc>
          <w:tcPr>
            <w:tcW w:w="4262" w:type="dxa"/>
            <w:shd w:val="clear" w:color="auto" w:fill="auto"/>
            <w:vAlign w:val="center"/>
          </w:tcPr>
          <w:p w14:paraId="7291841A" w14:textId="77777777"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14:paraId="5385BC6D" w14:textId="77777777" w:rsidR="008E7C49" w:rsidRDefault="00E53FE3">
            <w:pPr>
              <w:spacing w:line="360" w:lineRule="auto"/>
              <w:rPr>
                <w:szCs w:val="21"/>
              </w:rPr>
            </w:pPr>
            <w:r>
              <w:rPr>
                <w:rFonts w:hint="eastAsia"/>
                <w:szCs w:val="21"/>
              </w:rPr>
              <w:t>在本地以及云端多处备份</w:t>
            </w:r>
          </w:p>
        </w:tc>
      </w:tr>
      <w:tr w:rsidR="008E7C49" w14:paraId="2D30FF84" w14:textId="77777777">
        <w:trPr>
          <w:trHeight w:val="385"/>
        </w:trPr>
        <w:tc>
          <w:tcPr>
            <w:tcW w:w="4262" w:type="dxa"/>
            <w:shd w:val="clear" w:color="auto" w:fill="auto"/>
            <w:vAlign w:val="center"/>
          </w:tcPr>
          <w:p w14:paraId="5D338CB8" w14:textId="77777777"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14:paraId="1DAA66A8" w14:textId="77777777"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14:paraId="0C48922C" w14:textId="77777777">
        <w:trPr>
          <w:trHeight w:val="765"/>
        </w:trPr>
        <w:tc>
          <w:tcPr>
            <w:tcW w:w="4262" w:type="dxa"/>
            <w:shd w:val="clear" w:color="auto" w:fill="auto"/>
            <w:vAlign w:val="center"/>
          </w:tcPr>
          <w:p w14:paraId="4BC7458B" w14:textId="77777777"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14:paraId="36C3B020" w14:textId="77777777"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r w:rsidR="00060255" w14:paraId="328CFDEE" w14:textId="77777777">
        <w:trPr>
          <w:trHeight w:val="765"/>
          <w:ins w:id="961" w:author="Administrator" w:date="2018-11-04T20:07:00Z"/>
        </w:trPr>
        <w:tc>
          <w:tcPr>
            <w:tcW w:w="4262" w:type="dxa"/>
            <w:shd w:val="clear" w:color="auto" w:fill="auto"/>
            <w:vAlign w:val="center"/>
          </w:tcPr>
          <w:p w14:paraId="1C0A9875" w14:textId="4E6F0211" w:rsidR="00060255" w:rsidRDefault="00060255">
            <w:pPr>
              <w:spacing w:line="360" w:lineRule="auto"/>
              <w:rPr>
                <w:ins w:id="962" w:author="Administrator" w:date="2018-11-04T20:07:00Z"/>
                <w:szCs w:val="21"/>
              </w:rPr>
            </w:pPr>
            <w:ins w:id="963" w:author="Administrator" w:date="2018-11-04T20:07:00Z">
              <w:r>
                <w:rPr>
                  <w:rFonts w:hint="eastAsia"/>
                  <w:szCs w:val="21"/>
                </w:rPr>
                <w:t>小组</w:t>
              </w:r>
              <w:r>
                <w:rPr>
                  <w:szCs w:val="21"/>
                </w:rPr>
                <w:t>人员去</w:t>
              </w:r>
              <w:r>
                <w:rPr>
                  <w:rFonts w:hint="eastAsia"/>
                  <w:szCs w:val="21"/>
                </w:rPr>
                <w:t>见女朋友</w:t>
              </w:r>
              <w:r>
                <w:rPr>
                  <w:szCs w:val="21"/>
                </w:rPr>
                <w:t>导致连工作都忘记</w:t>
              </w:r>
            </w:ins>
          </w:p>
        </w:tc>
        <w:tc>
          <w:tcPr>
            <w:tcW w:w="4034" w:type="dxa"/>
            <w:shd w:val="clear" w:color="auto" w:fill="auto"/>
            <w:vAlign w:val="center"/>
          </w:tcPr>
          <w:p w14:paraId="5D8781D7" w14:textId="31A0CADA" w:rsidR="00060255" w:rsidRDefault="00060255">
            <w:pPr>
              <w:spacing w:line="360" w:lineRule="auto"/>
              <w:rPr>
                <w:ins w:id="964" w:author="Administrator" w:date="2018-11-04T20:07:00Z"/>
                <w:szCs w:val="21"/>
              </w:rPr>
            </w:pPr>
            <w:ins w:id="965" w:author="Administrator" w:date="2018-11-04T20:07:00Z">
              <w:r>
                <w:rPr>
                  <w:rFonts w:hint="eastAsia"/>
                  <w:szCs w:val="21"/>
                </w:rPr>
                <w:t>项目经理</w:t>
              </w:r>
              <w:r>
                <w:rPr>
                  <w:szCs w:val="21"/>
                </w:rPr>
                <w:t>核实后确认确实发生</w:t>
              </w:r>
            </w:ins>
            <w:ins w:id="966" w:author="Administrator" w:date="2018-11-04T20:08:00Z">
              <w:r>
                <w:rPr>
                  <w:rFonts w:hint="eastAsia"/>
                  <w:szCs w:val="21"/>
                </w:rPr>
                <w:t>，</w:t>
              </w:r>
              <w:r>
                <w:rPr>
                  <w:szCs w:val="21"/>
                </w:rPr>
                <w:t>将该组员该项任务</w:t>
              </w:r>
              <w:r>
                <w:rPr>
                  <w:rFonts w:hint="eastAsia"/>
                  <w:szCs w:val="21"/>
                </w:rPr>
                <w:t>绩效</w:t>
              </w:r>
              <w:r>
                <w:rPr>
                  <w:szCs w:val="21"/>
                </w:rPr>
                <w:t>设为及格，并要求补完</w:t>
              </w:r>
            </w:ins>
            <w:ins w:id="967" w:author="Administrator" w:date="2018-11-04T20:09:00Z">
              <w:r>
                <w:rPr>
                  <w:rFonts w:hint="eastAsia"/>
                  <w:szCs w:val="21"/>
                </w:rPr>
                <w:t>，</w:t>
              </w:r>
              <w:r>
                <w:rPr>
                  <w:szCs w:val="21"/>
                </w:rPr>
                <w:t>不能完成则设为不及格</w:t>
              </w:r>
            </w:ins>
          </w:p>
        </w:tc>
      </w:tr>
    </w:tbl>
    <w:p w14:paraId="571C4D97" w14:textId="7106CB99" w:rsidR="008E7C49" w:rsidRDefault="00E53FE3">
      <w:pPr>
        <w:pStyle w:val="1"/>
        <w:spacing w:line="360" w:lineRule="auto"/>
        <w:rPr>
          <w:rFonts w:asciiTheme="majorEastAsia" w:hAnsiTheme="majorEastAsia"/>
        </w:rPr>
      </w:pPr>
      <w:bookmarkStart w:id="968" w:name="_Toc529483154"/>
      <w:r>
        <w:rPr>
          <w:rFonts w:asciiTheme="majorEastAsia" w:hAnsiTheme="majorEastAsia" w:hint="eastAsia"/>
        </w:rPr>
        <w:t>8</w:t>
      </w:r>
      <w:r>
        <w:rPr>
          <w:rFonts w:asciiTheme="majorEastAsia" w:hAnsiTheme="majorEastAsia"/>
        </w:rPr>
        <w:t xml:space="preserve"> </w:t>
      </w:r>
      <w:r>
        <w:rPr>
          <w:rFonts w:asciiTheme="majorEastAsia" w:hAnsiTheme="majorEastAsia" w:hint="eastAsia"/>
        </w:rPr>
        <w:t>配置系统管理</w:t>
      </w:r>
      <w:r w:rsidR="000B4564">
        <w:rPr>
          <w:rFonts w:asciiTheme="majorEastAsia" w:hAnsiTheme="majorEastAsia" w:hint="eastAsia"/>
        </w:rPr>
        <w:t>计划</w:t>
      </w:r>
      <w:bookmarkEnd w:id="968"/>
    </w:p>
    <w:p w14:paraId="73D98F1E" w14:textId="77777777" w:rsidR="008E7C49" w:rsidRDefault="00E53FE3">
      <w:pPr>
        <w:pStyle w:val="2"/>
        <w:spacing w:line="360" w:lineRule="auto"/>
      </w:pPr>
      <w:bookmarkStart w:id="969" w:name="_Toc529483155"/>
      <w:r>
        <w:rPr>
          <w:rFonts w:hint="eastAsia"/>
        </w:rPr>
        <w:t>8.1</w:t>
      </w:r>
      <w:r>
        <w:t xml:space="preserve"> </w:t>
      </w:r>
      <w:r>
        <w:rPr>
          <w:rFonts w:hint="eastAsia"/>
        </w:rPr>
        <w:t>配置管理</w:t>
      </w:r>
      <w:bookmarkEnd w:id="969"/>
    </w:p>
    <w:p w14:paraId="7C545600" w14:textId="77777777" w:rsidR="008E7C49" w:rsidRDefault="00E53FE3">
      <w:pPr>
        <w:pStyle w:val="3"/>
        <w:spacing w:line="360" w:lineRule="auto"/>
      </w:pPr>
      <w:bookmarkStart w:id="970" w:name="_Toc529483156"/>
      <w:r>
        <w:rPr>
          <w:rFonts w:hint="eastAsia"/>
        </w:rPr>
        <w:t>8.1.1</w:t>
      </w:r>
      <w:r>
        <w:t xml:space="preserve"> </w:t>
      </w:r>
      <w:r>
        <w:rPr>
          <w:rFonts w:hint="eastAsia"/>
        </w:rPr>
        <w:t>配置项</w:t>
      </w:r>
      <w:bookmarkEnd w:id="970"/>
    </w:p>
    <w:p w14:paraId="4A74319D" w14:textId="77777777" w:rsidR="008E7C49" w:rsidRDefault="00E53FE3">
      <w:pPr>
        <w:pStyle w:val="afe"/>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66A0385D" w14:textId="77777777" w:rsidR="008E7C49" w:rsidRDefault="00E53FE3">
      <w:pPr>
        <w:pStyle w:val="3"/>
        <w:spacing w:line="360" w:lineRule="auto"/>
      </w:pPr>
      <w:bookmarkStart w:id="971" w:name="_Toc529483157"/>
      <w:r>
        <w:rPr>
          <w:rFonts w:hint="eastAsia"/>
        </w:rPr>
        <w:t>8.1.2</w:t>
      </w:r>
      <w:r>
        <w:t xml:space="preserve"> </w:t>
      </w:r>
      <w:r>
        <w:rPr>
          <w:rFonts w:hint="eastAsia"/>
        </w:rPr>
        <w:t>配置命名</w:t>
      </w:r>
      <w:bookmarkEnd w:id="971"/>
    </w:p>
    <w:p w14:paraId="2B9F29F1" w14:textId="77777777" w:rsidR="008E7C49" w:rsidRDefault="00E53FE3">
      <w:pPr>
        <w:pStyle w:val="afe"/>
        <w:spacing w:line="360" w:lineRule="auto"/>
        <w:rPr>
          <w:rFonts w:ascii="宋体" w:eastAsia="宋体" w:hAnsi="宋体"/>
        </w:rPr>
      </w:pPr>
      <w:r>
        <w:rPr>
          <w:rFonts w:ascii="宋体" w:eastAsia="宋体" w:hAnsi="宋体" w:hint="eastAsia"/>
        </w:rPr>
        <w:t>组内文件命名规范为 PRD2018-G03-文件名</w:t>
      </w:r>
    </w:p>
    <w:p w14:paraId="1418DA72" w14:textId="77777777" w:rsidR="008E7C49" w:rsidRDefault="00E53FE3">
      <w:pPr>
        <w:pStyle w:val="afe"/>
        <w:spacing w:line="360" w:lineRule="auto"/>
        <w:rPr>
          <w:rFonts w:ascii="宋体" w:eastAsia="宋体" w:hAnsi="宋体"/>
        </w:rPr>
      </w:pPr>
      <w:r>
        <w:rPr>
          <w:rFonts w:ascii="宋体" w:eastAsia="宋体" w:hAnsi="宋体" w:hint="eastAsia"/>
        </w:rPr>
        <w:t>如果是会议纪要，则需在文件名后加上日期，如 PRD2018-G03-会议纪要-10.2</w:t>
      </w:r>
    </w:p>
    <w:p w14:paraId="1880FD5D" w14:textId="77777777" w:rsidR="008E7C49" w:rsidRDefault="00E53FE3">
      <w:pPr>
        <w:pStyle w:val="3"/>
        <w:spacing w:line="360" w:lineRule="auto"/>
      </w:pPr>
      <w:bookmarkStart w:id="972" w:name="_Toc529483158"/>
      <w:r>
        <w:rPr>
          <w:rFonts w:hint="eastAsia"/>
        </w:rPr>
        <w:lastRenderedPageBreak/>
        <w:t>8.1.3</w:t>
      </w:r>
      <w:r>
        <w:t xml:space="preserve"> </w:t>
      </w:r>
      <w:r>
        <w:rPr>
          <w:rFonts w:hint="eastAsia"/>
        </w:rPr>
        <w:t>标识代号</w:t>
      </w:r>
      <w:bookmarkEnd w:id="972"/>
    </w:p>
    <w:p w14:paraId="2784AA3C" w14:textId="77777777" w:rsidR="008E7C49" w:rsidRDefault="00E53FE3">
      <w:pPr>
        <w:pStyle w:val="afe"/>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7838448" w14:textId="77777777" w:rsidR="008E7C49" w:rsidRDefault="00E53FE3">
      <w:pPr>
        <w:pStyle w:val="2"/>
        <w:spacing w:line="360" w:lineRule="auto"/>
      </w:pPr>
      <w:bookmarkStart w:id="973" w:name="_Toc529483159"/>
      <w:r>
        <w:rPr>
          <w:rFonts w:hint="eastAsia"/>
        </w:rPr>
        <w:t>8.2</w:t>
      </w:r>
      <w:r>
        <w:t xml:space="preserve"> </w:t>
      </w:r>
      <w:r>
        <w:rPr>
          <w:rFonts w:hint="eastAsia"/>
        </w:rPr>
        <w:t>版本管理</w:t>
      </w:r>
      <w:bookmarkEnd w:id="973"/>
    </w:p>
    <w:p w14:paraId="7B7698BE" w14:textId="77777777" w:rsidR="008E7C49" w:rsidRDefault="00E53FE3">
      <w:pPr>
        <w:pStyle w:val="3"/>
        <w:spacing w:line="360" w:lineRule="auto"/>
      </w:pPr>
      <w:bookmarkStart w:id="974" w:name="_Toc529483160"/>
      <w:r>
        <w:rPr>
          <w:rFonts w:hint="eastAsia"/>
        </w:rPr>
        <w:t>8.2.1</w:t>
      </w:r>
      <w:r>
        <w:t xml:space="preserve"> </w:t>
      </w:r>
      <w:r>
        <w:rPr>
          <w:rFonts w:hint="eastAsia"/>
        </w:rPr>
        <w:t>版本格式</w:t>
      </w:r>
      <w:bookmarkEnd w:id="974"/>
    </w:p>
    <w:p w14:paraId="0FCEA205" w14:textId="77777777" w:rsidR="008E7C49" w:rsidRDefault="00E53FE3">
      <w:pPr>
        <w:pStyle w:val="afe"/>
        <w:spacing w:line="360" w:lineRule="auto"/>
        <w:rPr>
          <w:rFonts w:asciiTheme="minorEastAsia" w:hAnsiTheme="minorEastAsia"/>
        </w:rPr>
      </w:pPr>
      <w:r>
        <w:rPr>
          <w:rFonts w:asciiTheme="minorEastAsia" w:hAnsiTheme="minorEastAsia" w:hint="eastAsia"/>
        </w:rPr>
        <w:t>每一个文档的版本格式为[主版本号.子版本号.修正版本号]。</w:t>
      </w:r>
    </w:p>
    <w:p w14:paraId="052A4A00" w14:textId="77777777" w:rsidR="008E7C49" w:rsidRDefault="00E53FE3">
      <w:pPr>
        <w:pStyle w:val="afe"/>
        <w:spacing w:line="360" w:lineRule="auto"/>
        <w:rPr>
          <w:rFonts w:asciiTheme="minorEastAsia" w:hAnsiTheme="minorEastAsia"/>
        </w:rPr>
      </w:pPr>
      <w:r>
        <w:rPr>
          <w:rFonts w:asciiTheme="minorEastAsia" w:hAnsiTheme="minorEastAsia" w:hint="eastAsia"/>
        </w:rPr>
        <w:t>示例：0.1.1</w:t>
      </w:r>
    </w:p>
    <w:p w14:paraId="42658D9C" w14:textId="77777777" w:rsidR="008E7C49" w:rsidRDefault="00E53FE3">
      <w:pPr>
        <w:pStyle w:val="afe"/>
        <w:spacing w:line="360" w:lineRule="auto"/>
        <w:rPr>
          <w:rFonts w:asciiTheme="minorEastAsia" w:hAnsiTheme="minorEastAsia"/>
        </w:rPr>
      </w:pPr>
      <w:r>
        <w:rPr>
          <w:rFonts w:asciiTheme="minorEastAsia" w:hAnsiTheme="minorEastAsia" w:hint="eastAsia"/>
        </w:rPr>
        <w:t>文档的初始版本为0.1.0。</w:t>
      </w:r>
    </w:p>
    <w:p w14:paraId="4CF66892" w14:textId="77777777" w:rsidR="008E7C49" w:rsidRDefault="00E53FE3">
      <w:pPr>
        <w:pStyle w:val="3"/>
        <w:spacing w:line="360" w:lineRule="auto"/>
      </w:pPr>
      <w:bookmarkStart w:id="975" w:name="_Toc529483161"/>
      <w:r>
        <w:rPr>
          <w:rFonts w:hint="eastAsia"/>
        </w:rPr>
        <w:t>8.2.2</w:t>
      </w:r>
      <w:r>
        <w:t xml:space="preserve"> </w:t>
      </w:r>
      <w:r>
        <w:rPr>
          <w:rFonts w:hint="eastAsia"/>
        </w:rPr>
        <w:t>版本更新</w:t>
      </w:r>
      <w:bookmarkEnd w:id="975"/>
    </w:p>
    <w:p w14:paraId="24168D25" w14:textId="77777777" w:rsidR="008E7C49" w:rsidRDefault="00E53FE3">
      <w:pPr>
        <w:pStyle w:val="afe"/>
        <w:spacing w:line="360" w:lineRule="auto"/>
        <w:rPr>
          <w:rFonts w:asciiTheme="minorEastAsia" w:hAnsiTheme="minorEastAsia"/>
        </w:rPr>
      </w:pPr>
      <w:r>
        <w:rPr>
          <w:rFonts w:asciiTheme="minorEastAsia" w:hAnsiTheme="minorEastAsia" w:hint="eastAsia"/>
        </w:rPr>
        <w:t>当文件内容有了重大的变化或改进，主版本号加1。</w:t>
      </w:r>
    </w:p>
    <w:p w14:paraId="103191B2" w14:textId="77777777" w:rsidR="008E7C49" w:rsidRDefault="00E53FE3">
      <w:pPr>
        <w:pStyle w:val="afe"/>
        <w:spacing w:line="360" w:lineRule="auto"/>
        <w:rPr>
          <w:rFonts w:asciiTheme="minorEastAsia" w:hAnsiTheme="minorEastAsia"/>
        </w:rPr>
      </w:pPr>
      <w:r>
        <w:rPr>
          <w:rFonts w:asciiTheme="minorEastAsia" w:hAnsiTheme="minorEastAsia" w:hint="eastAsia"/>
        </w:rPr>
        <w:t>当文档的内容有了模块的增加、补充等，子版本号加1。</w:t>
      </w:r>
    </w:p>
    <w:p w14:paraId="58AF178E" w14:textId="77777777" w:rsidR="008E7C49" w:rsidRDefault="00E53FE3">
      <w:pPr>
        <w:pStyle w:val="afe"/>
        <w:spacing w:line="360" w:lineRule="auto"/>
        <w:rPr>
          <w:rFonts w:asciiTheme="minorEastAsia" w:hAnsiTheme="minorEastAsia"/>
        </w:rPr>
      </w:pPr>
      <w:r>
        <w:rPr>
          <w:rFonts w:asciiTheme="minorEastAsia" w:hAnsiTheme="minorEastAsia" w:hint="eastAsia"/>
        </w:rPr>
        <w:t>当文档的内容有了小修改，如修正了纰漏等，修正版本号加1。</w:t>
      </w:r>
    </w:p>
    <w:p w14:paraId="50277DC6" w14:textId="77777777" w:rsidR="008E7C49" w:rsidRDefault="00E53FE3">
      <w:pPr>
        <w:pStyle w:val="2"/>
        <w:spacing w:line="360" w:lineRule="auto"/>
      </w:pPr>
      <w:bookmarkStart w:id="976" w:name="_Toc529483162"/>
      <w:r>
        <w:rPr>
          <w:rFonts w:hint="eastAsia"/>
        </w:rPr>
        <w:t>8.3</w:t>
      </w:r>
      <w:r>
        <w:t xml:space="preserve"> </w:t>
      </w:r>
      <w:r>
        <w:rPr>
          <w:rFonts w:hint="eastAsia"/>
        </w:rPr>
        <w:t>Git使用策略</w:t>
      </w:r>
      <w:bookmarkEnd w:id="976"/>
    </w:p>
    <w:p w14:paraId="1610F0F2" w14:textId="77777777"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所有组员在Git客户端工具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先执行Fetch origin操作，保证本地仓库文件与远程仓库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14:paraId="22F8297D"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在执行整个项目的不同阶段上，会通过branch来进行版本控制。</w:t>
      </w:r>
      <w:r>
        <w:rPr>
          <w:rFonts w:asciiTheme="minorEastAsia" w:hAnsiTheme="minorEastAsia" w:hint="eastAsia"/>
          <w:szCs w:val="21"/>
        </w:rPr>
        <w:t>由</w:t>
      </w:r>
      <w:r>
        <w:rPr>
          <w:rFonts w:asciiTheme="minorEastAsia" w:hAnsiTheme="minorEastAsia"/>
          <w:szCs w:val="21"/>
        </w:rPr>
        <w:t>配置管理员进行每个阶段的branch创建，命名为当前阶段任务英文缩写。</w:t>
      </w:r>
    </w:p>
    <w:p w14:paraId="255C7561"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Branch-master（</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14:paraId="670FE353"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14:paraId="6790E63B" w14:textId="77777777" w:rsidR="008E7C49" w:rsidRDefault="00E53FE3">
      <w:pPr>
        <w:spacing w:line="360" w:lineRule="auto"/>
        <w:rPr>
          <w:rFonts w:asciiTheme="minorEastAsia" w:hAnsiTheme="minorEastAsia"/>
          <w:szCs w:val="21"/>
        </w:rPr>
      </w:pPr>
      <w:r>
        <w:rPr>
          <w:rFonts w:asciiTheme="minorEastAsia" w:hAnsiTheme="minorEastAsia"/>
          <w:szCs w:val="21"/>
        </w:rPr>
        <w:lastRenderedPageBreak/>
        <w:tab/>
      </w:r>
      <w:r>
        <w:rPr>
          <w:rFonts w:asciiTheme="minorEastAsia" w:hAnsiTheme="minorEastAsia"/>
          <w:b/>
          <w:szCs w:val="21"/>
        </w:rPr>
        <w:t>Commit（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保证summary不为空</w:t>
      </w:r>
      <w:r>
        <w:rPr>
          <w:rFonts w:asciiTheme="minorEastAsia" w:hAnsiTheme="minorEastAsia" w:hint="eastAsia"/>
          <w:szCs w:val="21"/>
        </w:rPr>
        <w:t>，</w:t>
      </w:r>
      <w:r>
        <w:rPr>
          <w:rFonts w:asciiTheme="minorEastAsia" w:hAnsiTheme="minorEastAsia"/>
          <w:szCs w:val="21"/>
        </w:rPr>
        <w:t>确定本地文档已修改。</w:t>
      </w:r>
    </w:p>
    <w:p w14:paraId="3CDD41AC"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对文档修改完成且提交之后，需要执行push操作，保证远程仓库取得本地仓库文档的修改。</w:t>
      </w:r>
    </w:p>
    <w:p w14:paraId="0F2D2DF7"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文档整合</w:t>
      </w:r>
      <w:r>
        <w:rPr>
          <w:rFonts w:asciiTheme="minorEastAsia" w:hAnsiTheme="minorEastAsia"/>
          <w:szCs w:val="21"/>
        </w:rPr>
        <w:t>员及项目经理修改。</w:t>
      </w:r>
    </w:p>
    <w:p w14:paraId="53492556"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成员分工完成的文档最后由整合员统一，交于项目经理审批，完成后存入受控文档中对应的项目目录下。</w:t>
      </w:r>
    </w:p>
    <w:p w14:paraId="382A2E75" w14:textId="77777777" w:rsidR="008E7C49" w:rsidRDefault="00E53FE3">
      <w:pPr>
        <w:pStyle w:val="1"/>
        <w:spacing w:line="360" w:lineRule="auto"/>
        <w:rPr>
          <w:rFonts w:asciiTheme="majorEastAsia" w:hAnsiTheme="majorEastAsia"/>
        </w:rPr>
      </w:pPr>
      <w:bookmarkStart w:id="977" w:name="_Toc529483163"/>
      <w:r>
        <w:rPr>
          <w:rFonts w:asciiTheme="majorEastAsia" w:hAnsiTheme="majorEastAsia" w:hint="eastAsia"/>
        </w:rPr>
        <w:t>9</w:t>
      </w:r>
      <w:r>
        <w:rPr>
          <w:rFonts w:asciiTheme="majorEastAsia" w:hAnsiTheme="majorEastAsia"/>
        </w:rPr>
        <w:t xml:space="preserve"> </w:t>
      </w:r>
      <w:r>
        <w:rPr>
          <w:rFonts w:asciiTheme="majorEastAsia" w:hAnsiTheme="majorEastAsia" w:hint="eastAsia"/>
        </w:rPr>
        <w:t>成本管理计划</w:t>
      </w:r>
      <w:bookmarkEnd w:id="977"/>
    </w:p>
    <w:p w14:paraId="45450CA7" w14:textId="77777777" w:rsidR="008E7C49" w:rsidRDefault="00E53FE3">
      <w:pPr>
        <w:pStyle w:val="2"/>
        <w:spacing w:line="360" w:lineRule="auto"/>
      </w:pPr>
      <w:bookmarkStart w:id="978" w:name="_Toc529483164"/>
      <w:r>
        <w:rPr>
          <w:rFonts w:hint="eastAsia"/>
        </w:rPr>
        <w:t>9.1</w:t>
      </w:r>
      <w:r>
        <w:t xml:space="preserve"> </w:t>
      </w:r>
      <w:r>
        <w:rPr>
          <w:rFonts w:hint="eastAsia"/>
        </w:rPr>
        <w:t>计量规范</w:t>
      </w:r>
      <w:bookmarkEnd w:id="978"/>
    </w:p>
    <w:p w14:paraId="05034DD2" w14:textId="77777777" w:rsidR="008E7C49" w:rsidRDefault="00E53FE3">
      <w:pPr>
        <w:pStyle w:val="3"/>
        <w:spacing w:line="360" w:lineRule="auto"/>
      </w:pPr>
      <w:bookmarkStart w:id="979" w:name="_Toc529483165"/>
      <w:r>
        <w:rPr>
          <w:rFonts w:hint="eastAsia"/>
        </w:rPr>
        <w:t>9.1.1</w:t>
      </w:r>
      <w:r>
        <w:t xml:space="preserve"> </w:t>
      </w:r>
      <w:r>
        <w:rPr>
          <w:rFonts w:hint="eastAsia"/>
        </w:rPr>
        <w:t>计量单位</w:t>
      </w:r>
      <w:bookmarkEnd w:id="979"/>
    </w:p>
    <w:p w14:paraId="6ACD1B06" w14:textId="77777777" w:rsidR="008E7C49" w:rsidRDefault="00E53FE3">
      <w:pPr>
        <w:pStyle w:val="afe"/>
        <w:spacing w:line="360" w:lineRule="auto"/>
        <w:rPr>
          <w:rFonts w:asciiTheme="minorEastAsia" w:hAnsiTheme="minorEastAsia"/>
        </w:rPr>
      </w:pPr>
      <w:r>
        <w:rPr>
          <w:rFonts w:asciiTheme="minorEastAsia" w:hAnsiTheme="minorEastAsia" w:hint="eastAsia"/>
        </w:rPr>
        <w:t>薪酬：元</w:t>
      </w:r>
    </w:p>
    <w:p w14:paraId="599295B0" w14:textId="77777777" w:rsidR="008E7C49" w:rsidRDefault="00E53FE3">
      <w:pPr>
        <w:pStyle w:val="afe"/>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14:paraId="678558FA" w14:textId="77777777" w:rsidR="008E7C49" w:rsidRDefault="00E53FE3">
      <w:pPr>
        <w:pStyle w:val="afe"/>
        <w:spacing w:line="360" w:lineRule="auto"/>
        <w:rPr>
          <w:rFonts w:asciiTheme="minorEastAsia" w:hAnsiTheme="minorEastAsia"/>
        </w:rPr>
      </w:pPr>
      <w:r>
        <w:rPr>
          <w:rFonts w:asciiTheme="minorEastAsia" w:hAnsiTheme="minorEastAsia" w:hint="eastAsia"/>
        </w:rPr>
        <w:t>工时：时</w:t>
      </w:r>
    </w:p>
    <w:p w14:paraId="01B35913" w14:textId="77777777" w:rsidR="008E7C49" w:rsidRDefault="00E53FE3">
      <w:pPr>
        <w:pStyle w:val="afe"/>
        <w:spacing w:line="360" w:lineRule="auto"/>
        <w:rPr>
          <w:rFonts w:asciiTheme="minorEastAsia" w:hAnsiTheme="minorEastAsia"/>
        </w:rPr>
      </w:pPr>
      <w:r>
        <w:rPr>
          <w:rFonts w:asciiTheme="minorEastAsia" w:hAnsiTheme="minorEastAsia" w:hint="eastAsia"/>
        </w:rPr>
        <w:t>费用：元</w:t>
      </w:r>
    </w:p>
    <w:p w14:paraId="586CD0BE" w14:textId="77777777" w:rsidR="008E7C49" w:rsidRDefault="00E53FE3">
      <w:pPr>
        <w:pStyle w:val="3"/>
        <w:spacing w:line="360" w:lineRule="auto"/>
      </w:pPr>
      <w:bookmarkStart w:id="980" w:name="_Toc529483166"/>
      <w:r>
        <w:rPr>
          <w:rFonts w:hint="eastAsia"/>
        </w:rPr>
        <w:t>9.1.2</w:t>
      </w:r>
      <w:r>
        <w:t xml:space="preserve"> </w:t>
      </w:r>
      <w:r>
        <w:rPr>
          <w:rFonts w:hint="eastAsia"/>
        </w:rPr>
        <w:t>精确度</w:t>
      </w:r>
      <w:bookmarkEnd w:id="980"/>
    </w:p>
    <w:p w14:paraId="6190F49F" w14:textId="77777777" w:rsidR="008E7C49" w:rsidRDefault="00E53FE3">
      <w:pPr>
        <w:pStyle w:val="afe"/>
        <w:spacing w:line="360" w:lineRule="auto"/>
        <w:rPr>
          <w:rFonts w:asciiTheme="minorEastAsia" w:hAnsiTheme="minorEastAsia"/>
        </w:rPr>
      </w:pPr>
      <w:r>
        <w:rPr>
          <w:rFonts w:asciiTheme="minorEastAsia" w:hAnsiTheme="minorEastAsia" w:hint="eastAsia"/>
        </w:rPr>
        <w:t>薪酬：保留小数点后两位</w:t>
      </w:r>
    </w:p>
    <w:p w14:paraId="11056250" w14:textId="77777777" w:rsidR="008E7C49" w:rsidRDefault="00E53FE3">
      <w:pPr>
        <w:pStyle w:val="afe"/>
        <w:spacing w:line="360" w:lineRule="auto"/>
        <w:rPr>
          <w:rFonts w:asciiTheme="minorEastAsia" w:hAnsiTheme="minorEastAsia"/>
        </w:rPr>
      </w:pPr>
      <w:r>
        <w:rPr>
          <w:rFonts w:asciiTheme="minorEastAsia" w:hAnsiTheme="minorEastAsia" w:hint="eastAsia"/>
        </w:rPr>
        <w:t>时薪：保留小数点后两位</w:t>
      </w:r>
    </w:p>
    <w:p w14:paraId="169955C8" w14:textId="77777777" w:rsidR="008E7C49" w:rsidRDefault="00E53FE3">
      <w:pPr>
        <w:pStyle w:val="afe"/>
        <w:spacing w:line="360" w:lineRule="auto"/>
        <w:rPr>
          <w:rFonts w:asciiTheme="minorEastAsia" w:hAnsiTheme="minorEastAsia"/>
        </w:rPr>
      </w:pPr>
      <w:r>
        <w:rPr>
          <w:rFonts w:asciiTheme="minorEastAsia" w:hAnsiTheme="minorEastAsia" w:hint="eastAsia"/>
        </w:rPr>
        <w:t>工时：保留整数</w:t>
      </w:r>
    </w:p>
    <w:p w14:paraId="137C8E69" w14:textId="77777777" w:rsidR="008E7C49" w:rsidRDefault="00E53FE3">
      <w:pPr>
        <w:pStyle w:val="afe"/>
        <w:spacing w:line="360" w:lineRule="auto"/>
        <w:rPr>
          <w:rFonts w:asciiTheme="minorEastAsia" w:hAnsiTheme="minorEastAsia"/>
        </w:rPr>
      </w:pPr>
      <w:r>
        <w:rPr>
          <w:rFonts w:asciiTheme="minorEastAsia" w:hAnsiTheme="minorEastAsia" w:hint="eastAsia"/>
        </w:rPr>
        <w:t>费用：保留小数点后两位</w:t>
      </w:r>
    </w:p>
    <w:p w14:paraId="2C7000D4" w14:textId="77777777" w:rsidR="008E7C49" w:rsidRDefault="00E53FE3">
      <w:pPr>
        <w:pStyle w:val="3"/>
        <w:spacing w:line="360" w:lineRule="auto"/>
      </w:pPr>
      <w:bookmarkStart w:id="981" w:name="_Toc529483167"/>
      <w:r>
        <w:rPr>
          <w:rFonts w:hint="eastAsia"/>
        </w:rPr>
        <w:t>9.1.3</w:t>
      </w:r>
      <w:r>
        <w:t xml:space="preserve"> </w:t>
      </w:r>
      <w:r>
        <w:rPr>
          <w:rFonts w:hint="eastAsia"/>
        </w:rPr>
        <w:t>准确度</w:t>
      </w:r>
      <w:bookmarkEnd w:id="981"/>
    </w:p>
    <w:p w14:paraId="5FDC7EB5" w14:textId="77777777" w:rsidR="008E7C49" w:rsidRDefault="00E53FE3">
      <w:pPr>
        <w:pStyle w:val="afe"/>
        <w:spacing w:line="360" w:lineRule="auto"/>
        <w:rPr>
          <w:rFonts w:asciiTheme="minorEastAsia" w:hAnsiTheme="minorEastAsia"/>
        </w:rPr>
      </w:pPr>
      <w:r>
        <w:rPr>
          <w:rFonts w:asciiTheme="minorEastAsia" w:hAnsiTheme="minorEastAsia" w:hint="eastAsia"/>
        </w:rPr>
        <w:t>活动成本估算区间【估算值-50%*估算值，估算值+50%*估算值</w:t>
      </w:r>
      <w:r>
        <w:rPr>
          <w:rFonts w:asciiTheme="minorEastAsia" w:hAnsiTheme="minorEastAsia"/>
        </w:rPr>
        <w:t>】</w:t>
      </w:r>
    </w:p>
    <w:p w14:paraId="28F5E0B7" w14:textId="77777777" w:rsidR="008E7C49" w:rsidRDefault="00E53FE3">
      <w:pPr>
        <w:pStyle w:val="2"/>
        <w:spacing w:line="360" w:lineRule="auto"/>
      </w:pPr>
      <w:bookmarkStart w:id="982" w:name="_Toc529483168"/>
      <w:r>
        <w:rPr>
          <w:rFonts w:hint="eastAsia"/>
        </w:rPr>
        <w:lastRenderedPageBreak/>
        <w:t>9.2</w:t>
      </w:r>
      <w:r>
        <w:t xml:space="preserve"> </w:t>
      </w:r>
      <w:r>
        <w:rPr>
          <w:rFonts w:hint="eastAsia"/>
        </w:rPr>
        <w:t>绩效测量标准</w:t>
      </w:r>
      <w:bookmarkEnd w:id="98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8E7C49" w14:paraId="61C29AC2" w14:textId="77777777">
        <w:tc>
          <w:tcPr>
            <w:tcW w:w="1413" w:type="dxa"/>
          </w:tcPr>
          <w:p w14:paraId="7BBA82BA" w14:textId="77777777" w:rsidR="008E7C49" w:rsidRDefault="00E53FE3">
            <w:pPr>
              <w:spacing w:line="360" w:lineRule="auto"/>
              <w:jc w:val="center"/>
              <w:rPr>
                <w:b/>
                <w:sz w:val="24"/>
                <w:szCs w:val="21"/>
              </w:rPr>
            </w:pPr>
            <w:r>
              <w:rPr>
                <w:rFonts w:hint="eastAsia"/>
                <w:b/>
                <w:sz w:val="24"/>
                <w:szCs w:val="21"/>
              </w:rPr>
              <w:t>等级</w:t>
            </w:r>
          </w:p>
        </w:tc>
        <w:tc>
          <w:tcPr>
            <w:tcW w:w="4117" w:type="dxa"/>
          </w:tcPr>
          <w:p w14:paraId="3D3606E4" w14:textId="77777777" w:rsidR="008E7C49" w:rsidRDefault="00E53FE3">
            <w:pPr>
              <w:spacing w:line="360" w:lineRule="auto"/>
              <w:jc w:val="center"/>
              <w:rPr>
                <w:b/>
                <w:sz w:val="24"/>
                <w:szCs w:val="21"/>
              </w:rPr>
            </w:pPr>
            <w:r>
              <w:rPr>
                <w:rFonts w:hint="eastAsia"/>
                <w:b/>
                <w:sz w:val="24"/>
                <w:szCs w:val="21"/>
              </w:rPr>
              <w:t>考核要求</w:t>
            </w:r>
          </w:p>
        </w:tc>
        <w:tc>
          <w:tcPr>
            <w:tcW w:w="2766" w:type="dxa"/>
          </w:tcPr>
          <w:p w14:paraId="5CB33344" w14:textId="77777777" w:rsidR="008E7C49" w:rsidRDefault="00E53FE3">
            <w:pPr>
              <w:spacing w:line="360" w:lineRule="auto"/>
              <w:jc w:val="center"/>
              <w:rPr>
                <w:b/>
                <w:sz w:val="24"/>
                <w:szCs w:val="21"/>
              </w:rPr>
            </w:pPr>
            <w:r>
              <w:rPr>
                <w:rFonts w:hint="eastAsia"/>
                <w:b/>
                <w:sz w:val="24"/>
                <w:szCs w:val="21"/>
              </w:rPr>
              <w:t>措施</w:t>
            </w:r>
          </w:p>
        </w:tc>
      </w:tr>
      <w:tr w:rsidR="008E7C49" w14:paraId="456D0877" w14:textId="77777777">
        <w:tc>
          <w:tcPr>
            <w:tcW w:w="1413" w:type="dxa"/>
          </w:tcPr>
          <w:p w14:paraId="01B7E344" w14:textId="77777777" w:rsidR="008E7C49" w:rsidRDefault="00E53FE3">
            <w:pPr>
              <w:spacing w:line="360" w:lineRule="auto"/>
              <w:rPr>
                <w:szCs w:val="21"/>
              </w:rPr>
            </w:pPr>
            <w:r>
              <w:rPr>
                <w:rFonts w:hint="eastAsia"/>
                <w:szCs w:val="21"/>
              </w:rPr>
              <w:t>优秀</w:t>
            </w:r>
          </w:p>
        </w:tc>
        <w:tc>
          <w:tcPr>
            <w:tcW w:w="4117" w:type="dxa"/>
          </w:tcPr>
          <w:p w14:paraId="06965291" w14:textId="77777777"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14:paraId="4FEA3442" w14:textId="77777777" w:rsidR="008E7C49" w:rsidRDefault="00E53FE3">
            <w:pPr>
              <w:spacing w:line="360" w:lineRule="auto"/>
              <w:rPr>
                <w:szCs w:val="21"/>
              </w:rPr>
            </w:pPr>
            <w:r>
              <w:rPr>
                <w:rFonts w:hint="eastAsia"/>
                <w:szCs w:val="21"/>
              </w:rPr>
              <w:t>依据本组的奖惩措施折算相应的费用，上交组经费。。</w:t>
            </w:r>
          </w:p>
          <w:p w14:paraId="66E39F8E" w14:textId="77777777" w:rsidR="008E7C49" w:rsidRDefault="008E7C49">
            <w:pPr>
              <w:spacing w:line="360" w:lineRule="auto"/>
              <w:rPr>
                <w:szCs w:val="21"/>
              </w:rPr>
            </w:pPr>
          </w:p>
        </w:tc>
      </w:tr>
      <w:tr w:rsidR="008E7C49" w14:paraId="0E77662E" w14:textId="77777777">
        <w:tc>
          <w:tcPr>
            <w:tcW w:w="1413" w:type="dxa"/>
          </w:tcPr>
          <w:p w14:paraId="02EA9D11" w14:textId="77777777" w:rsidR="008E7C49" w:rsidRDefault="00E53FE3">
            <w:pPr>
              <w:spacing w:line="360" w:lineRule="auto"/>
              <w:rPr>
                <w:szCs w:val="21"/>
              </w:rPr>
            </w:pPr>
            <w:r>
              <w:rPr>
                <w:rFonts w:hint="eastAsia"/>
                <w:szCs w:val="21"/>
              </w:rPr>
              <w:t>良好</w:t>
            </w:r>
          </w:p>
        </w:tc>
        <w:tc>
          <w:tcPr>
            <w:tcW w:w="4117" w:type="dxa"/>
          </w:tcPr>
          <w:p w14:paraId="7D9854DD" w14:textId="77777777" w:rsidR="008E7C49" w:rsidRDefault="00E53FE3">
            <w:pPr>
              <w:spacing w:line="360" w:lineRule="auto"/>
              <w:rPr>
                <w:szCs w:val="21"/>
              </w:rPr>
            </w:pPr>
            <w:r>
              <w:rPr>
                <w:rFonts w:hint="eastAsia"/>
                <w:szCs w:val="21"/>
              </w:rPr>
              <w:t>依据小组测评结果，按时完成任务并无需反工为良好</w:t>
            </w:r>
          </w:p>
        </w:tc>
        <w:tc>
          <w:tcPr>
            <w:tcW w:w="2766" w:type="dxa"/>
            <w:vMerge/>
          </w:tcPr>
          <w:p w14:paraId="57FC8B43" w14:textId="77777777" w:rsidR="008E7C49" w:rsidRDefault="008E7C49">
            <w:pPr>
              <w:spacing w:line="360" w:lineRule="auto"/>
              <w:rPr>
                <w:szCs w:val="21"/>
              </w:rPr>
            </w:pPr>
          </w:p>
        </w:tc>
      </w:tr>
      <w:tr w:rsidR="008E7C49" w14:paraId="4E957003" w14:textId="77777777">
        <w:tc>
          <w:tcPr>
            <w:tcW w:w="1413" w:type="dxa"/>
          </w:tcPr>
          <w:p w14:paraId="1597A836" w14:textId="77777777" w:rsidR="008E7C49" w:rsidRDefault="00E53FE3">
            <w:pPr>
              <w:spacing w:line="360" w:lineRule="auto"/>
              <w:rPr>
                <w:szCs w:val="21"/>
              </w:rPr>
            </w:pPr>
            <w:r>
              <w:rPr>
                <w:rFonts w:hint="eastAsia"/>
                <w:szCs w:val="21"/>
              </w:rPr>
              <w:t>合格</w:t>
            </w:r>
          </w:p>
        </w:tc>
        <w:tc>
          <w:tcPr>
            <w:tcW w:w="4117" w:type="dxa"/>
          </w:tcPr>
          <w:p w14:paraId="761CED9D" w14:textId="77777777"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14:paraId="4ED4A39C" w14:textId="77777777" w:rsidR="008E7C49" w:rsidRDefault="008E7C49">
            <w:pPr>
              <w:spacing w:line="360" w:lineRule="auto"/>
              <w:rPr>
                <w:szCs w:val="21"/>
              </w:rPr>
            </w:pPr>
          </w:p>
        </w:tc>
      </w:tr>
      <w:tr w:rsidR="008E7C49" w14:paraId="1E50DC45" w14:textId="77777777">
        <w:tc>
          <w:tcPr>
            <w:tcW w:w="1413" w:type="dxa"/>
          </w:tcPr>
          <w:p w14:paraId="55F702D9" w14:textId="77777777" w:rsidR="008E7C49" w:rsidRDefault="00E53FE3">
            <w:pPr>
              <w:spacing w:line="360" w:lineRule="auto"/>
              <w:rPr>
                <w:szCs w:val="21"/>
              </w:rPr>
            </w:pPr>
            <w:r>
              <w:rPr>
                <w:rFonts w:hint="eastAsia"/>
                <w:szCs w:val="21"/>
              </w:rPr>
              <w:t>不合格</w:t>
            </w:r>
          </w:p>
        </w:tc>
        <w:tc>
          <w:tcPr>
            <w:tcW w:w="4117" w:type="dxa"/>
          </w:tcPr>
          <w:p w14:paraId="00351DEC" w14:textId="77777777" w:rsidR="008E7C49" w:rsidRDefault="00E53FE3">
            <w:pPr>
              <w:spacing w:line="360" w:lineRule="auto"/>
              <w:rPr>
                <w:szCs w:val="21"/>
              </w:rPr>
            </w:pPr>
            <w:r>
              <w:rPr>
                <w:rFonts w:hint="eastAsia"/>
                <w:szCs w:val="21"/>
              </w:rPr>
              <w:t>依据小组测评结果，未完成任务或内容糟糕者为不合格</w:t>
            </w:r>
          </w:p>
        </w:tc>
        <w:tc>
          <w:tcPr>
            <w:tcW w:w="2766" w:type="dxa"/>
          </w:tcPr>
          <w:p w14:paraId="10C9871B" w14:textId="77777777" w:rsidR="008E7C49" w:rsidRDefault="00E53FE3">
            <w:pPr>
              <w:spacing w:line="360" w:lineRule="auto"/>
              <w:rPr>
                <w:szCs w:val="21"/>
              </w:rPr>
            </w:pPr>
            <w:r>
              <w:rPr>
                <w:rFonts w:hint="eastAsia"/>
                <w:szCs w:val="21"/>
              </w:rPr>
              <w:t>警告一次，再犯遣退</w:t>
            </w:r>
          </w:p>
        </w:tc>
      </w:tr>
    </w:tbl>
    <w:p w14:paraId="1F1F1386" w14:textId="77777777" w:rsidR="008E7C49" w:rsidRDefault="00E53FE3">
      <w:pPr>
        <w:pStyle w:val="2"/>
        <w:spacing w:line="360" w:lineRule="auto"/>
      </w:pPr>
      <w:bookmarkStart w:id="983" w:name="_Toc529483169"/>
      <w:r>
        <w:rPr>
          <w:rFonts w:hint="eastAsia"/>
        </w:rPr>
        <w:t>9.3</w:t>
      </w:r>
      <w:r>
        <w:t xml:space="preserve"> </w:t>
      </w:r>
      <w:r>
        <w:rPr>
          <w:rFonts w:hint="eastAsia"/>
        </w:rPr>
        <w:t>成本估计</w:t>
      </w:r>
      <w:bookmarkEnd w:id="983"/>
    </w:p>
    <w:p w14:paraId="063CBA2C" w14:textId="77777777" w:rsidR="008E7C49" w:rsidRDefault="00E53FE3">
      <w:pPr>
        <w:pStyle w:val="3"/>
        <w:spacing w:line="360" w:lineRule="auto"/>
        <w:rPr>
          <w:ins w:id="984" w:author="Administrator" w:date="2018-11-04T20:04:00Z"/>
        </w:rPr>
      </w:pPr>
      <w:bookmarkStart w:id="985" w:name="_Toc529483170"/>
      <w:r>
        <w:rPr>
          <w:rFonts w:hint="eastAsia"/>
        </w:rPr>
        <w:t>9.3.1</w:t>
      </w:r>
      <w:r>
        <w:t xml:space="preserve"> </w:t>
      </w:r>
      <w:r>
        <w:rPr>
          <w:rFonts w:hint="eastAsia"/>
        </w:rPr>
        <w:t>员工时薪</w:t>
      </w:r>
      <w:bookmarkEnd w:id="985"/>
    </w:p>
    <w:p w14:paraId="4ED4789C" w14:textId="33233202" w:rsidR="00060255" w:rsidRPr="00D7708D" w:rsidRDefault="00060255">
      <w:pPr>
        <w:pPrChange w:id="986" w:author="Administrator" w:date="2018-11-04T20:04:00Z">
          <w:pPr>
            <w:pStyle w:val="3"/>
            <w:spacing w:line="360" w:lineRule="auto"/>
          </w:pPr>
        </w:pPrChange>
      </w:pPr>
      <w:ins w:id="987" w:author="Administrator" w:date="2018-11-04T20:04:00Z">
        <w:r>
          <w:rPr>
            <w:rFonts w:hint="eastAsia"/>
          </w:rPr>
          <w:t>本项目</w:t>
        </w:r>
        <w:r>
          <w:t>不涉及员工时薪问题</w:t>
        </w:r>
      </w:ins>
      <w:ins w:id="988" w:author="Administrator" w:date="2018-11-04T20:05:00Z">
        <w:r>
          <w:t>。</w:t>
        </w:r>
      </w:ins>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8E7C49" w:rsidDel="00060255" w14:paraId="7C13E848" w14:textId="1C2A7186">
        <w:trPr>
          <w:del w:id="989" w:author="Administrator" w:date="2018-11-04T20:04:00Z"/>
        </w:trPr>
        <w:tc>
          <w:tcPr>
            <w:tcW w:w="2074" w:type="dxa"/>
          </w:tcPr>
          <w:p w14:paraId="62BEF031" w14:textId="1F77C9DC" w:rsidR="008E7C49" w:rsidDel="00060255" w:rsidRDefault="00E53FE3">
            <w:pPr>
              <w:spacing w:line="360" w:lineRule="auto"/>
              <w:jc w:val="center"/>
              <w:rPr>
                <w:del w:id="990" w:author="Administrator" w:date="2018-11-04T20:04:00Z"/>
                <w:b/>
                <w:sz w:val="24"/>
                <w:szCs w:val="21"/>
              </w:rPr>
            </w:pPr>
            <w:del w:id="991" w:author="Administrator" w:date="2018-11-04T20:04:00Z">
              <w:r w:rsidDel="00060255">
                <w:rPr>
                  <w:rFonts w:hint="eastAsia"/>
                  <w:b/>
                  <w:sz w:val="24"/>
                  <w:szCs w:val="21"/>
                </w:rPr>
                <w:delText>姓名</w:delText>
              </w:r>
            </w:del>
          </w:p>
        </w:tc>
        <w:tc>
          <w:tcPr>
            <w:tcW w:w="1607" w:type="dxa"/>
          </w:tcPr>
          <w:p w14:paraId="52116935" w14:textId="5D72EBA1" w:rsidR="008E7C49" w:rsidDel="00060255" w:rsidRDefault="00E53FE3">
            <w:pPr>
              <w:spacing w:line="360" w:lineRule="auto"/>
              <w:jc w:val="center"/>
              <w:rPr>
                <w:del w:id="992" w:author="Administrator" w:date="2018-11-04T20:04:00Z"/>
                <w:b/>
                <w:sz w:val="24"/>
                <w:szCs w:val="21"/>
              </w:rPr>
            </w:pPr>
            <w:del w:id="993" w:author="Administrator" w:date="2018-11-04T20:04:00Z">
              <w:r w:rsidDel="00060255">
                <w:rPr>
                  <w:rFonts w:hint="eastAsia"/>
                  <w:b/>
                  <w:sz w:val="24"/>
                  <w:szCs w:val="21"/>
                </w:rPr>
                <w:delText>工作分配</w:delText>
              </w:r>
            </w:del>
          </w:p>
        </w:tc>
        <w:tc>
          <w:tcPr>
            <w:tcW w:w="2268" w:type="dxa"/>
          </w:tcPr>
          <w:p w14:paraId="00FDF531" w14:textId="4E0D5717" w:rsidR="008E7C49" w:rsidDel="00060255" w:rsidRDefault="00E53FE3">
            <w:pPr>
              <w:spacing w:line="360" w:lineRule="auto"/>
              <w:jc w:val="center"/>
              <w:rPr>
                <w:del w:id="994" w:author="Administrator" w:date="2018-11-04T20:04:00Z"/>
                <w:b/>
                <w:sz w:val="24"/>
                <w:szCs w:val="21"/>
              </w:rPr>
            </w:pPr>
            <w:del w:id="995" w:author="Administrator" w:date="2018-11-04T20:04:00Z">
              <w:r w:rsidDel="00060255">
                <w:rPr>
                  <w:rFonts w:hint="eastAsia"/>
                  <w:b/>
                  <w:sz w:val="24"/>
                  <w:szCs w:val="21"/>
                </w:rPr>
                <w:delText>时薪（元</w:delText>
              </w:r>
              <w:r w:rsidDel="00060255">
                <w:rPr>
                  <w:rFonts w:hint="eastAsia"/>
                  <w:b/>
                  <w:sz w:val="24"/>
                  <w:szCs w:val="21"/>
                </w:rPr>
                <w:delText>/</w:delText>
              </w:r>
              <w:r w:rsidDel="00060255">
                <w:rPr>
                  <w:rFonts w:hint="eastAsia"/>
                  <w:b/>
                  <w:sz w:val="24"/>
                  <w:szCs w:val="21"/>
                </w:rPr>
                <w:delText>小时）</w:delText>
              </w:r>
            </w:del>
          </w:p>
        </w:tc>
        <w:tc>
          <w:tcPr>
            <w:tcW w:w="2347" w:type="dxa"/>
          </w:tcPr>
          <w:p w14:paraId="29B41199" w14:textId="29FE4F06" w:rsidR="008E7C49" w:rsidDel="00060255" w:rsidRDefault="00E53FE3">
            <w:pPr>
              <w:spacing w:line="360" w:lineRule="auto"/>
              <w:jc w:val="center"/>
              <w:rPr>
                <w:del w:id="996" w:author="Administrator" w:date="2018-11-04T20:04:00Z"/>
                <w:b/>
                <w:sz w:val="24"/>
                <w:szCs w:val="21"/>
              </w:rPr>
            </w:pPr>
            <w:del w:id="997" w:author="Administrator" w:date="2018-11-04T20:04:00Z">
              <w:r w:rsidDel="00060255">
                <w:rPr>
                  <w:rFonts w:hint="eastAsia"/>
                  <w:b/>
                  <w:sz w:val="24"/>
                  <w:szCs w:val="21"/>
                </w:rPr>
                <w:delText>加班费（元</w:delText>
              </w:r>
              <w:r w:rsidDel="00060255">
                <w:rPr>
                  <w:rFonts w:hint="eastAsia"/>
                  <w:b/>
                  <w:sz w:val="24"/>
                  <w:szCs w:val="21"/>
                </w:rPr>
                <w:delText>/</w:delText>
              </w:r>
              <w:r w:rsidDel="00060255">
                <w:rPr>
                  <w:rFonts w:hint="eastAsia"/>
                  <w:b/>
                  <w:sz w:val="24"/>
                  <w:szCs w:val="21"/>
                </w:rPr>
                <w:delText>小时）</w:delText>
              </w:r>
            </w:del>
          </w:p>
        </w:tc>
      </w:tr>
      <w:tr w:rsidR="008E7C49" w:rsidDel="00060255" w14:paraId="5B1D8163" w14:textId="27EE7C9C">
        <w:trPr>
          <w:del w:id="998" w:author="Administrator" w:date="2018-11-04T20:04:00Z"/>
        </w:trPr>
        <w:tc>
          <w:tcPr>
            <w:tcW w:w="2074" w:type="dxa"/>
          </w:tcPr>
          <w:p w14:paraId="22C3055C" w14:textId="164E46FD" w:rsidR="008E7C49" w:rsidDel="00060255" w:rsidRDefault="00E53FE3">
            <w:pPr>
              <w:spacing w:line="360" w:lineRule="auto"/>
              <w:rPr>
                <w:del w:id="999" w:author="Administrator" w:date="2018-11-04T20:04:00Z"/>
                <w:szCs w:val="21"/>
              </w:rPr>
            </w:pPr>
            <w:del w:id="1000" w:author="Administrator" w:date="2018-11-04T20:04:00Z">
              <w:r w:rsidDel="00060255">
                <w:rPr>
                  <w:rFonts w:hint="eastAsia"/>
                  <w:szCs w:val="21"/>
                </w:rPr>
                <w:delText>沈启航</w:delText>
              </w:r>
            </w:del>
          </w:p>
        </w:tc>
        <w:tc>
          <w:tcPr>
            <w:tcW w:w="1607" w:type="dxa"/>
          </w:tcPr>
          <w:p w14:paraId="2EB16B92" w14:textId="09D26567" w:rsidR="008E7C49" w:rsidDel="00060255" w:rsidRDefault="00E53FE3">
            <w:pPr>
              <w:spacing w:line="360" w:lineRule="auto"/>
              <w:rPr>
                <w:del w:id="1001" w:author="Administrator" w:date="2018-11-04T20:04:00Z"/>
                <w:szCs w:val="21"/>
              </w:rPr>
            </w:pPr>
            <w:del w:id="1002" w:author="Administrator" w:date="2018-11-04T20:04:00Z">
              <w:r w:rsidDel="00060255">
                <w:rPr>
                  <w:rFonts w:hint="eastAsia"/>
                  <w:szCs w:val="21"/>
                </w:rPr>
                <w:delText>项目经理</w:delText>
              </w:r>
            </w:del>
          </w:p>
        </w:tc>
        <w:tc>
          <w:tcPr>
            <w:tcW w:w="2268" w:type="dxa"/>
          </w:tcPr>
          <w:p w14:paraId="67788F03" w14:textId="096650A6" w:rsidR="008E7C49" w:rsidDel="00060255" w:rsidRDefault="00E53FE3">
            <w:pPr>
              <w:spacing w:line="360" w:lineRule="auto"/>
              <w:rPr>
                <w:del w:id="1003" w:author="Administrator" w:date="2018-11-04T20:04:00Z"/>
                <w:szCs w:val="21"/>
              </w:rPr>
            </w:pPr>
            <w:del w:id="1004" w:author="Administrator" w:date="2018-11-04T20:04:00Z">
              <w:r w:rsidDel="00060255">
                <w:rPr>
                  <w:rFonts w:hint="eastAsia"/>
                  <w:szCs w:val="21"/>
                </w:rPr>
                <w:delText>30</w:delText>
              </w:r>
            </w:del>
          </w:p>
        </w:tc>
        <w:tc>
          <w:tcPr>
            <w:tcW w:w="2347" w:type="dxa"/>
          </w:tcPr>
          <w:p w14:paraId="1713512A" w14:textId="26445E9D" w:rsidR="008E7C49" w:rsidDel="00060255" w:rsidRDefault="00E53FE3">
            <w:pPr>
              <w:spacing w:line="360" w:lineRule="auto"/>
              <w:rPr>
                <w:del w:id="1005" w:author="Administrator" w:date="2018-11-04T20:04:00Z"/>
                <w:szCs w:val="21"/>
              </w:rPr>
            </w:pPr>
            <w:del w:id="1006" w:author="Administrator" w:date="2018-11-04T20:04:00Z">
              <w:r w:rsidDel="00060255">
                <w:rPr>
                  <w:rFonts w:hint="eastAsia"/>
                  <w:szCs w:val="21"/>
                </w:rPr>
                <w:delText>15</w:delText>
              </w:r>
            </w:del>
          </w:p>
        </w:tc>
      </w:tr>
      <w:tr w:rsidR="008E7C49" w:rsidDel="00060255" w14:paraId="03F04A04" w14:textId="434CFF32">
        <w:trPr>
          <w:del w:id="1007" w:author="Administrator" w:date="2018-11-04T20:04:00Z"/>
        </w:trPr>
        <w:tc>
          <w:tcPr>
            <w:tcW w:w="2074" w:type="dxa"/>
          </w:tcPr>
          <w:p w14:paraId="15F99799" w14:textId="472127BA" w:rsidR="008E7C49" w:rsidDel="00060255" w:rsidRDefault="00E53FE3">
            <w:pPr>
              <w:spacing w:line="360" w:lineRule="auto"/>
              <w:rPr>
                <w:del w:id="1008" w:author="Administrator" w:date="2018-11-04T20:04:00Z"/>
                <w:szCs w:val="21"/>
              </w:rPr>
            </w:pPr>
            <w:del w:id="1009" w:author="Administrator" w:date="2018-11-04T20:04:00Z">
              <w:r w:rsidDel="00060255">
                <w:rPr>
                  <w:rFonts w:hint="eastAsia"/>
                  <w:szCs w:val="21"/>
                </w:rPr>
                <w:delText>杨以恒</w:delText>
              </w:r>
            </w:del>
          </w:p>
        </w:tc>
        <w:tc>
          <w:tcPr>
            <w:tcW w:w="1607" w:type="dxa"/>
          </w:tcPr>
          <w:p w14:paraId="233979E3" w14:textId="72416105" w:rsidR="008E7C49" w:rsidDel="00060255" w:rsidRDefault="00E53FE3">
            <w:pPr>
              <w:spacing w:line="360" w:lineRule="auto"/>
              <w:rPr>
                <w:del w:id="1010" w:author="Administrator" w:date="2018-11-04T20:04:00Z"/>
                <w:szCs w:val="21"/>
              </w:rPr>
            </w:pPr>
            <w:del w:id="1011" w:author="Administrator" w:date="2018-11-04T20:04:00Z">
              <w:r w:rsidDel="00060255">
                <w:rPr>
                  <w:rFonts w:hint="eastAsia"/>
                  <w:szCs w:val="21"/>
                </w:rPr>
                <w:delText>汇报员</w:delText>
              </w:r>
            </w:del>
          </w:p>
        </w:tc>
        <w:tc>
          <w:tcPr>
            <w:tcW w:w="2268" w:type="dxa"/>
          </w:tcPr>
          <w:p w14:paraId="6F05C0DE" w14:textId="526A5B65" w:rsidR="008E7C49" w:rsidDel="00060255" w:rsidRDefault="00E53FE3">
            <w:pPr>
              <w:spacing w:line="360" w:lineRule="auto"/>
              <w:rPr>
                <w:del w:id="1012" w:author="Administrator" w:date="2018-11-04T20:04:00Z"/>
                <w:szCs w:val="21"/>
              </w:rPr>
            </w:pPr>
            <w:del w:id="1013" w:author="Administrator" w:date="2018-11-04T20:04:00Z">
              <w:r w:rsidDel="00060255">
                <w:rPr>
                  <w:rFonts w:hint="eastAsia"/>
                  <w:szCs w:val="21"/>
                </w:rPr>
                <w:delText>30</w:delText>
              </w:r>
            </w:del>
          </w:p>
        </w:tc>
        <w:tc>
          <w:tcPr>
            <w:tcW w:w="2347" w:type="dxa"/>
          </w:tcPr>
          <w:p w14:paraId="4AC508D2" w14:textId="39E5E347" w:rsidR="008E7C49" w:rsidDel="00060255" w:rsidRDefault="00E53FE3">
            <w:pPr>
              <w:spacing w:line="360" w:lineRule="auto"/>
              <w:rPr>
                <w:del w:id="1014" w:author="Administrator" w:date="2018-11-04T20:04:00Z"/>
                <w:szCs w:val="21"/>
              </w:rPr>
            </w:pPr>
            <w:del w:id="1015" w:author="Administrator" w:date="2018-11-04T20:04:00Z">
              <w:r w:rsidDel="00060255">
                <w:rPr>
                  <w:rFonts w:hint="eastAsia"/>
                  <w:szCs w:val="21"/>
                </w:rPr>
                <w:delText>15</w:delText>
              </w:r>
            </w:del>
          </w:p>
        </w:tc>
      </w:tr>
      <w:tr w:rsidR="008E7C49" w:rsidDel="00060255" w14:paraId="458F69B9" w14:textId="00A11720">
        <w:trPr>
          <w:del w:id="1016" w:author="Administrator" w:date="2018-11-04T20:04:00Z"/>
        </w:trPr>
        <w:tc>
          <w:tcPr>
            <w:tcW w:w="2074" w:type="dxa"/>
          </w:tcPr>
          <w:p w14:paraId="34543A3E" w14:textId="69828CA7" w:rsidR="008E7C49" w:rsidDel="00060255" w:rsidRDefault="00E53FE3">
            <w:pPr>
              <w:spacing w:line="360" w:lineRule="auto"/>
              <w:rPr>
                <w:del w:id="1017" w:author="Administrator" w:date="2018-11-04T20:04:00Z"/>
                <w:szCs w:val="21"/>
              </w:rPr>
            </w:pPr>
            <w:del w:id="1018" w:author="Administrator" w:date="2018-11-04T20:04:00Z">
              <w:r w:rsidDel="00060255">
                <w:rPr>
                  <w:rFonts w:hint="eastAsia"/>
                  <w:szCs w:val="21"/>
                </w:rPr>
                <w:delText>叶柏成</w:delText>
              </w:r>
            </w:del>
          </w:p>
        </w:tc>
        <w:tc>
          <w:tcPr>
            <w:tcW w:w="1607" w:type="dxa"/>
          </w:tcPr>
          <w:p w14:paraId="1E4B3E9B" w14:textId="447193BA" w:rsidR="008E7C49" w:rsidDel="00060255" w:rsidRDefault="00E53FE3">
            <w:pPr>
              <w:spacing w:line="360" w:lineRule="auto"/>
              <w:rPr>
                <w:del w:id="1019" w:author="Administrator" w:date="2018-11-04T20:04:00Z"/>
                <w:szCs w:val="21"/>
              </w:rPr>
            </w:pPr>
            <w:del w:id="1020" w:author="Administrator" w:date="2018-11-04T20:04:00Z">
              <w:r w:rsidDel="00060255">
                <w:rPr>
                  <w:rFonts w:hint="eastAsia"/>
                  <w:szCs w:val="21"/>
                </w:rPr>
                <w:delText>需求分析员</w:delText>
              </w:r>
            </w:del>
          </w:p>
        </w:tc>
        <w:tc>
          <w:tcPr>
            <w:tcW w:w="2268" w:type="dxa"/>
          </w:tcPr>
          <w:p w14:paraId="47AD913B" w14:textId="464B0240" w:rsidR="008E7C49" w:rsidDel="00060255" w:rsidRDefault="00E53FE3">
            <w:pPr>
              <w:spacing w:line="360" w:lineRule="auto"/>
              <w:rPr>
                <w:del w:id="1021" w:author="Administrator" w:date="2018-11-04T20:04:00Z"/>
                <w:szCs w:val="21"/>
              </w:rPr>
            </w:pPr>
            <w:del w:id="1022" w:author="Administrator" w:date="2018-11-04T20:04:00Z">
              <w:r w:rsidDel="00060255">
                <w:rPr>
                  <w:rFonts w:hint="eastAsia"/>
                  <w:szCs w:val="21"/>
                </w:rPr>
                <w:delText>30</w:delText>
              </w:r>
            </w:del>
          </w:p>
        </w:tc>
        <w:tc>
          <w:tcPr>
            <w:tcW w:w="2347" w:type="dxa"/>
          </w:tcPr>
          <w:p w14:paraId="68A964DD" w14:textId="5622659D" w:rsidR="008E7C49" w:rsidDel="00060255" w:rsidRDefault="00E53FE3">
            <w:pPr>
              <w:spacing w:line="360" w:lineRule="auto"/>
              <w:rPr>
                <w:del w:id="1023" w:author="Administrator" w:date="2018-11-04T20:04:00Z"/>
                <w:szCs w:val="21"/>
              </w:rPr>
            </w:pPr>
            <w:del w:id="1024" w:author="Administrator" w:date="2018-11-04T20:04:00Z">
              <w:r w:rsidDel="00060255">
                <w:rPr>
                  <w:rFonts w:hint="eastAsia"/>
                  <w:szCs w:val="21"/>
                </w:rPr>
                <w:delText>15</w:delText>
              </w:r>
            </w:del>
          </w:p>
        </w:tc>
      </w:tr>
      <w:tr w:rsidR="008E7C49" w:rsidDel="00060255" w14:paraId="12762AD4" w14:textId="7B148A0D">
        <w:trPr>
          <w:del w:id="1025" w:author="Administrator" w:date="2018-11-04T20:04:00Z"/>
        </w:trPr>
        <w:tc>
          <w:tcPr>
            <w:tcW w:w="2074" w:type="dxa"/>
          </w:tcPr>
          <w:p w14:paraId="29D7A637" w14:textId="1BDEEA19" w:rsidR="008E7C49" w:rsidDel="00060255" w:rsidRDefault="00E53FE3">
            <w:pPr>
              <w:spacing w:line="360" w:lineRule="auto"/>
              <w:rPr>
                <w:del w:id="1026" w:author="Administrator" w:date="2018-11-04T20:04:00Z"/>
                <w:szCs w:val="21"/>
              </w:rPr>
            </w:pPr>
            <w:del w:id="1027" w:author="Administrator" w:date="2018-11-04T20:04:00Z">
              <w:r w:rsidDel="00060255">
                <w:rPr>
                  <w:rFonts w:hint="eastAsia"/>
                  <w:szCs w:val="21"/>
                </w:rPr>
                <w:delText>徐哲远</w:delText>
              </w:r>
            </w:del>
          </w:p>
        </w:tc>
        <w:tc>
          <w:tcPr>
            <w:tcW w:w="1607" w:type="dxa"/>
          </w:tcPr>
          <w:p w14:paraId="511054CF" w14:textId="6FB7B69D" w:rsidR="008E7C49" w:rsidDel="00060255" w:rsidRDefault="00E53FE3">
            <w:pPr>
              <w:spacing w:line="360" w:lineRule="auto"/>
              <w:rPr>
                <w:del w:id="1028" w:author="Administrator" w:date="2018-11-04T20:04:00Z"/>
                <w:szCs w:val="21"/>
              </w:rPr>
            </w:pPr>
            <w:del w:id="1029" w:author="Administrator" w:date="2018-11-04T20:04:00Z">
              <w:r w:rsidDel="00060255">
                <w:rPr>
                  <w:rFonts w:hint="eastAsia"/>
                  <w:szCs w:val="21"/>
                </w:rPr>
                <w:delText>记录员</w:delText>
              </w:r>
            </w:del>
          </w:p>
        </w:tc>
        <w:tc>
          <w:tcPr>
            <w:tcW w:w="2268" w:type="dxa"/>
          </w:tcPr>
          <w:p w14:paraId="7A927851" w14:textId="03BC4109" w:rsidR="008E7C49" w:rsidDel="00060255" w:rsidRDefault="00E53FE3">
            <w:pPr>
              <w:spacing w:line="360" w:lineRule="auto"/>
              <w:rPr>
                <w:del w:id="1030" w:author="Administrator" w:date="2018-11-04T20:04:00Z"/>
                <w:szCs w:val="21"/>
              </w:rPr>
            </w:pPr>
            <w:del w:id="1031" w:author="Administrator" w:date="2018-11-04T20:04:00Z">
              <w:r w:rsidDel="00060255">
                <w:rPr>
                  <w:rFonts w:hint="eastAsia"/>
                  <w:szCs w:val="21"/>
                </w:rPr>
                <w:delText>30</w:delText>
              </w:r>
            </w:del>
          </w:p>
        </w:tc>
        <w:tc>
          <w:tcPr>
            <w:tcW w:w="2347" w:type="dxa"/>
          </w:tcPr>
          <w:p w14:paraId="601EA393" w14:textId="6E1A1E97" w:rsidR="008E7C49" w:rsidDel="00060255" w:rsidRDefault="00E53FE3">
            <w:pPr>
              <w:spacing w:line="360" w:lineRule="auto"/>
              <w:rPr>
                <w:del w:id="1032" w:author="Administrator" w:date="2018-11-04T20:04:00Z"/>
                <w:szCs w:val="21"/>
              </w:rPr>
            </w:pPr>
            <w:del w:id="1033" w:author="Administrator" w:date="2018-11-04T20:04:00Z">
              <w:r w:rsidDel="00060255">
                <w:rPr>
                  <w:rFonts w:hint="eastAsia"/>
                  <w:szCs w:val="21"/>
                </w:rPr>
                <w:delText>15</w:delText>
              </w:r>
            </w:del>
          </w:p>
        </w:tc>
      </w:tr>
      <w:tr w:rsidR="008E7C49" w:rsidDel="00060255" w14:paraId="09B2BF34" w14:textId="75CB3A8C">
        <w:trPr>
          <w:del w:id="1034" w:author="Administrator" w:date="2018-11-04T20:04:00Z"/>
        </w:trPr>
        <w:tc>
          <w:tcPr>
            <w:tcW w:w="2074" w:type="dxa"/>
          </w:tcPr>
          <w:p w14:paraId="5A55B41F" w14:textId="6ADD1639" w:rsidR="008E7C49" w:rsidDel="00060255" w:rsidRDefault="00E53FE3">
            <w:pPr>
              <w:spacing w:line="360" w:lineRule="auto"/>
              <w:rPr>
                <w:del w:id="1035" w:author="Administrator" w:date="2018-11-04T20:04:00Z"/>
                <w:szCs w:val="21"/>
              </w:rPr>
            </w:pPr>
            <w:del w:id="1036" w:author="Administrator" w:date="2018-11-04T20:04:00Z">
              <w:r w:rsidDel="00060255">
                <w:rPr>
                  <w:rFonts w:hint="eastAsia"/>
                  <w:szCs w:val="21"/>
                </w:rPr>
                <w:delText>骆佳俊</w:delText>
              </w:r>
            </w:del>
          </w:p>
        </w:tc>
        <w:tc>
          <w:tcPr>
            <w:tcW w:w="1607" w:type="dxa"/>
          </w:tcPr>
          <w:p w14:paraId="24EBF071" w14:textId="2A81FBF3" w:rsidR="008E7C49" w:rsidDel="00060255" w:rsidRDefault="00E53FE3">
            <w:pPr>
              <w:spacing w:line="360" w:lineRule="auto"/>
              <w:rPr>
                <w:del w:id="1037" w:author="Administrator" w:date="2018-11-04T20:04:00Z"/>
                <w:szCs w:val="21"/>
              </w:rPr>
            </w:pPr>
            <w:del w:id="1038" w:author="Administrator" w:date="2018-11-04T20:04:00Z">
              <w:r w:rsidDel="00060255">
                <w:rPr>
                  <w:rFonts w:hint="eastAsia"/>
                  <w:szCs w:val="21"/>
                </w:rPr>
                <w:delText>归档整理员</w:delText>
              </w:r>
            </w:del>
          </w:p>
        </w:tc>
        <w:tc>
          <w:tcPr>
            <w:tcW w:w="2268" w:type="dxa"/>
          </w:tcPr>
          <w:p w14:paraId="0A73D71A" w14:textId="642D5CF2" w:rsidR="008E7C49" w:rsidDel="00060255" w:rsidRDefault="00E53FE3">
            <w:pPr>
              <w:spacing w:line="360" w:lineRule="auto"/>
              <w:rPr>
                <w:del w:id="1039" w:author="Administrator" w:date="2018-11-04T20:04:00Z"/>
                <w:szCs w:val="21"/>
              </w:rPr>
            </w:pPr>
            <w:del w:id="1040" w:author="Administrator" w:date="2018-11-04T20:04:00Z">
              <w:r w:rsidDel="00060255">
                <w:rPr>
                  <w:rFonts w:hint="eastAsia"/>
                  <w:szCs w:val="21"/>
                </w:rPr>
                <w:delText>30</w:delText>
              </w:r>
            </w:del>
          </w:p>
        </w:tc>
        <w:tc>
          <w:tcPr>
            <w:tcW w:w="2347" w:type="dxa"/>
          </w:tcPr>
          <w:p w14:paraId="190FAED4" w14:textId="0F096097" w:rsidR="008E7C49" w:rsidDel="00060255" w:rsidRDefault="00E53FE3">
            <w:pPr>
              <w:spacing w:line="360" w:lineRule="auto"/>
              <w:rPr>
                <w:del w:id="1041" w:author="Administrator" w:date="2018-11-04T20:04:00Z"/>
                <w:szCs w:val="21"/>
              </w:rPr>
            </w:pPr>
            <w:del w:id="1042" w:author="Administrator" w:date="2018-11-04T20:04:00Z">
              <w:r w:rsidDel="00060255">
                <w:rPr>
                  <w:rFonts w:hint="eastAsia"/>
                  <w:szCs w:val="21"/>
                </w:rPr>
                <w:delText>15</w:delText>
              </w:r>
            </w:del>
          </w:p>
        </w:tc>
      </w:tr>
    </w:tbl>
    <w:p w14:paraId="295DEC9B" w14:textId="77777777" w:rsidR="008E7C49" w:rsidRDefault="00E53FE3">
      <w:pPr>
        <w:pStyle w:val="3"/>
        <w:spacing w:line="360" w:lineRule="auto"/>
      </w:pPr>
      <w:bookmarkStart w:id="1043" w:name="_Toc529483171"/>
      <w:r>
        <w:rPr>
          <w:rFonts w:hint="eastAsia"/>
        </w:rPr>
        <w:t>9.3.2</w:t>
      </w:r>
      <w:r>
        <w:t xml:space="preserve"> </w:t>
      </w:r>
      <w:r>
        <w:rPr>
          <w:rFonts w:hint="eastAsia"/>
        </w:rPr>
        <w:t>预算</w:t>
      </w:r>
      <w:bookmarkEnd w:id="1043"/>
    </w:p>
    <w:p w14:paraId="134AD16D" w14:textId="77777777" w:rsidR="008E7C49" w:rsidRDefault="00E53FE3">
      <w:pPr>
        <w:spacing w:line="360" w:lineRule="auto"/>
        <w:rPr>
          <w:szCs w:val="21"/>
        </w:rPr>
      </w:pPr>
      <w:r>
        <w:rPr>
          <w:rFonts w:hint="eastAsia"/>
          <w:szCs w:val="21"/>
        </w:rPr>
        <w:t>准备</w:t>
      </w:r>
      <w:r>
        <w:rPr>
          <w:szCs w:val="21"/>
        </w:rPr>
        <w:t>阶段</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19190199" w14:textId="77777777">
        <w:tc>
          <w:tcPr>
            <w:tcW w:w="2074" w:type="dxa"/>
          </w:tcPr>
          <w:p w14:paraId="3850F147"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44510DB"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38A44FCA"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295D4FF" w14:textId="77777777" w:rsidR="008E7C49" w:rsidRDefault="00E53FE3">
            <w:pPr>
              <w:spacing w:line="360" w:lineRule="auto"/>
              <w:jc w:val="center"/>
              <w:rPr>
                <w:b/>
                <w:sz w:val="24"/>
                <w:szCs w:val="21"/>
              </w:rPr>
            </w:pPr>
            <w:r>
              <w:rPr>
                <w:rFonts w:hint="eastAsia"/>
                <w:b/>
                <w:sz w:val="24"/>
                <w:szCs w:val="21"/>
              </w:rPr>
              <w:t>备注</w:t>
            </w:r>
          </w:p>
        </w:tc>
      </w:tr>
      <w:tr w:rsidR="008E7C49" w14:paraId="13260F6C" w14:textId="77777777">
        <w:tc>
          <w:tcPr>
            <w:tcW w:w="2074" w:type="dxa"/>
          </w:tcPr>
          <w:p w14:paraId="6F5EFE94" w14:textId="77777777" w:rsidR="008E7C49" w:rsidRDefault="00E53FE3">
            <w:pPr>
              <w:spacing w:line="360" w:lineRule="auto"/>
              <w:rPr>
                <w:szCs w:val="21"/>
              </w:rPr>
            </w:pPr>
            <w:r>
              <w:rPr>
                <w:rFonts w:hint="eastAsia"/>
                <w:szCs w:val="21"/>
              </w:rPr>
              <w:t>网盘</w:t>
            </w:r>
            <w:r>
              <w:rPr>
                <w:szCs w:val="21"/>
              </w:rPr>
              <w:t>会员</w:t>
            </w:r>
          </w:p>
        </w:tc>
        <w:tc>
          <w:tcPr>
            <w:tcW w:w="2074" w:type="dxa"/>
          </w:tcPr>
          <w:p w14:paraId="2A597638" w14:textId="4479D656" w:rsidR="008E7C49" w:rsidRDefault="009B2F5D">
            <w:pPr>
              <w:spacing w:line="360" w:lineRule="auto"/>
              <w:rPr>
                <w:szCs w:val="21"/>
              </w:rPr>
            </w:pPr>
            <w:ins w:id="1044" w:author="John" w:date="2018-11-08T23:21:00Z">
              <w:r>
                <w:rPr>
                  <w:szCs w:val="21"/>
                </w:rPr>
                <w:t>20</w:t>
              </w:r>
            </w:ins>
            <w:del w:id="1045" w:author="John" w:date="2018-11-08T23:21:00Z">
              <w:r w:rsidR="00E53FE3" w:rsidDel="009B2F5D">
                <w:rPr>
                  <w:rFonts w:hint="eastAsia"/>
                  <w:szCs w:val="21"/>
                </w:rPr>
                <w:delText>/</w:delText>
              </w:r>
            </w:del>
          </w:p>
        </w:tc>
        <w:tc>
          <w:tcPr>
            <w:tcW w:w="2074" w:type="dxa"/>
          </w:tcPr>
          <w:p w14:paraId="4518FEF6" w14:textId="1DB76750" w:rsidR="008E7C49" w:rsidRDefault="00E53FE3">
            <w:pPr>
              <w:spacing w:line="360" w:lineRule="auto"/>
              <w:rPr>
                <w:szCs w:val="21"/>
              </w:rPr>
            </w:pPr>
            <w:del w:id="1046" w:author="John" w:date="2018-11-08T23:21:00Z">
              <w:r w:rsidDel="009B2F5D">
                <w:rPr>
                  <w:rFonts w:hint="eastAsia"/>
                  <w:szCs w:val="21"/>
                </w:rPr>
                <w:delText>/</w:delText>
              </w:r>
            </w:del>
            <w:ins w:id="1047" w:author="John" w:date="2018-11-08T23:21:00Z">
              <w:r w:rsidR="009B2F5D">
                <w:rPr>
                  <w:szCs w:val="21"/>
                </w:rPr>
                <w:t>80</w:t>
              </w:r>
            </w:ins>
          </w:p>
        </w:tc>
        <w:tc>
          <w:tcPr>
            <w:tcW w:w="2074" w:type="dxa"/>
          </w:tcPr>
          <w:p w14:paraId="6AF9FB2E" w14:textId="77777777" w:rsidR="008E7C49" w:rsidRDefault="008E7C49">
            <w:pPr>
              <w:spacing w:line="360" w:lineRule="auto"/>
              <w:rPr>
                <w:szCs w:val="21"/>
              </w:rPr>
            </w:pPr>
          </w:p>
        </w:tc>
      </w:tr>
      <w:tr w:rsidR="008E7C49" w14:paraId="0FF165A0" w14:textId="77777777">
        <w:tc>
          <w:tcPr>
            <w:tcW w:w="2074" w:type="dxa"/>
          </w:tcPr>
          <w:p w14:paraId="362A5184"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0860009" w14:textId="42714C45" w:rsidR="008E7C49" w:rsidRDefault="00E53FE3">
            <w:pPr>
              <w:spacing w:line="360" w:lineRule="auto"/>
              <w:rPr>
                <w:szCs w:val="21"/>
              </w:rPr>
            </w:pPr>
            <w:del w:id="1048" w:author="John" w:date="2018-11-08T23:21:00Z">
              <w:r w:rsidDel="009B2F5D">
                <w:rPr>
                  <w:rFonts w:hint="eastAsia"/>
                  <w:szCs w:val="21"/>
                </w:rPr>
                <w:delText>/</w:delText>
              </w:r>
            </w:del>
            <w:ins w:id="1049" w:author="John" w:date="2018-11-08T23:21:00Z">
              <w:r w:rsidR="009B2F5D">
                <w:rPr>
                  <w:szCs w:val="21"/>
                </w:rPr>
                <w:t>0</w:t>
              </w:r>
            </w:ins>
          </w:p>
        </w:tc>
        <w:tc>
          <w:tcPr>
            <w:tcW w:w="2074" w:type="dxa"/>
          </w:tcPr>
          <w:p w14:paraId="7FBC0CE4" w14:textId="0F87C27E" w:rsidR="008E7C49" w:rsidRDefault="009B2F5D">
            <w:pPr>
              <w:spacing w:line="360" w:lineRule="auto"/>
              <w:rPr>
                <w:szCs w:val="21"/>
              </w:rPr>
            </w:pPr>
            <w:ins w:id="1050" w:author="John" w:date="2018-11-08T23:21:00Z">
              <w:r>
                <w:rPr>
                  <w:szCs w:val="21"/>
                </w:rPr>
                <w:t>0</w:t>
              </w:r>
            </w:ins>
            <w:del w:id="1051" w:author="John" w:date="2018-11-08T23:21:00Z">
              <w:r w:rsidR="00E53FE3" w:rsidDel="009B2F5D">
                <w:rPr>
                  <w:rFonts w:hint="eastAsia"/>
                  <w:szCs w:val="21"/>
                </w:rPr>
                <w:delText>/</w:delText>
              </w:r>
            </w:del>
          </w:p>
        </w:tc>
        <w:tc>
          <w:tcPr>
            <w:tcW w:w="2074" w:type="dxa"/>
          </w:tcPr>
          <w:p w14:paraId="6C478CCC" w14:textId="77777777" w:rsidR="008E7C49" w:rsidRDefault="00E53FE3">
            <w:pPr>
              <w:spacing w:line="360" w:lineRule="auto"/>
              <w:rPr>
                <w:szCs w:val="21"/>
              </w:rPr>
            </w:pPr>
            <w:r>
              <w:rPr>
                <w:rFonts w:hint="eastAsia"/>
                <w:szCs w:val="21"/>
              </w:rPr>
              <w:t>仅为</w:t>
            </w:r>
            <w:r>
              <w:rPr>
                <w:szCs w:val="21"/>
              </w:rPr>
              <w:t>学习使用</w:t>
            </w:r>
          </w:p>
        </w:tc>
      </w:tr>
      <w:tr w:rsidR="008E7C49" w14:paraId="6F8F3B28" w14:textId="77777777">
        <w:tc>
          <w:tcPr>
            <w:tcW w:w="2074" w:type="dxa"/>
          </w:tcPr>
          <w:p w14:paraId="3AD453D0"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EA01E3D" w14:textId="5298383A" w:rsidR="008E7C49" w:rsidRDefault="009B2F5D">
            <w:pPr>
              <w:spacing w:line="360" w:lineRule="auto"/>
              <w:rPr>
                <w:szCs w:val="21"/>
              </w:rPr>
            </w:pPr>
            <w:ins w:id="1052" w:author="John" w:date="2018-11-08T23:21:00Z">
              <w:r>
                <w:rPr>
                  <w:szCs w:val="21"/>
                </w:rPr>
                <w:t>0</w:t>
              </w:r>
            </w:ins>
            <w:del w:id="1053" w:author="John" w:date="2018-11-08T23:21:00Z">
              <w:r w:rsidR="00E53FE3" w:rsidDel="009B2F5D">
                <w:rPr>
                  <w:rFonts w:hint="eastAsia"/>
                  <w:szCs w:val="21"/>
                </w:rPr>
                <w:delText>/</w:delText>
              </w:r>
            </w:del>
          </w:p>
        </w:tc>
        <w:tc>
          <w:tcPr>
            <w:tcW w:w="2074" w:type="dxa"/>
          </w:tcPr>
          <w:p w14:paraId="5FB4F588" w14:textId="663D23ED" w:rsidR="008E7C49" w:rsidRDefault="009B2F5D">
            <w:pPr>
              <w:spacing w:line="360" w:lineRule="auto"/>
              <w:rPr>
                <w:szCs w:val="21"/>
              </w:rPr>
            </w:pPr>
            <w:ins w:id="1054" w:author="John" w:date="2018-11-08T23:21:00Z">
              <w:r>
                <w:rPr>
                  <w:szCs w:val="21"/>
                </w:rPr>
                <w:t>0</w:t>
              </w:r>
            </w:ins>
            <w:del w:id="1055" w:author="John" w:date="2018-11-08T23:21:00Z">
              <w:r w:rsidR="00E53FE3" w:rsidDel="009B2F5D">
                <w:rPr>
                  <w:rFonts w:hint="eastAsia"/>
                  <w:szCs w:val="21"/>
                </w:rPr>
                <w:delText>/</w:delText>
              </w:r>
            </w:del>
          </w:p>
        </w:tc>
        <w:tc>
          <w:tcPr>
            <w:tcW w:w="2074" w:type="dxa"/>
          </w:tcPr>
          <w:p w14:paraId="3C3C477C" w14:textId="77777777" w:rsidR="008E7C49" w:rsidRDefault="00E53FE3">
            <w:pPr>
              <w:spacing w:line="360" w:lineRule="auto"/>
              <w:rPr>
                <w:szCs w:val="21"/>
              </w:rPr>
            </w:pPr>
            <w:r>
              <w:rPr>
                <w:rFonts w:hint="eastAsia"/>
                <w:szCs w:val="21"/>
              </w:rPr>
              <w:t>仅为</w:t>
            </w:r>
            <w:r>
              <w:rPr>
                <w:szCs w:val="21"/>
              </w:rPr>
              <w:t>学习使用</w:t>
            </w:r>
          </w:p>
        </w:tc>
      </w:tr>
      <w:tr w:rsidR="008E7C49" w14:paraId="20D801D9" w14:textId="77777777">
        <w:tc>
          <w:tcPr>
            <w:tcW w:w="2074" w:type="dxa"/>
          </w:tcPr>
          <w:p w14:paraId="64DD68F0"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1D0F9F53" w14:textId="528441C8" w:rsidR="008E7C49" w:rsidRDefault="00E53FE3">
            <w:pPr>
              <w:spacing w:line="360" w:lineRule="auto"/>
              <w:rPr>
                <w:szCs w:val="21"/>
              </w:rPr>
            </w:pPr>
            <w:del w:id="1056" w:author="John" w:date="2018-11-08T23:21:00Z">
              <w:r w:rsidDel="009B2F5D">
                <w:rPr>
                  <w:rFonts w:hint="eastAsia"/>
                  <w:szCs w:val="21"/>
                </w:rPr>
                <w:delText>/</w:delText>
              </w:r>
            </w:del>
            <w:ins w:id="1057" w:author="John" w:date="2018-11-08T23:21:00Z">
              <w:r w:rsidR="009B2F5D">
                <w:rPr>
                  <w:szCs w:val="21"/>
                </w:rPr>
                <w:t>0</w:t>
              </w:r>
            </w:ins>
          </w:p>
        </w:tc>
        <w:tc>
          <w:tcPr>
            <w:tcW w:w="2074" w:type="dxa"/>
          </w:tcPr>
          <w:p w14:paraId="7B5FE859" w14:textId="4152BEA1" w:rsidR="008E7C49" w:rsidRDefault="00E53FE3">
            <w:pPr>
              <w:spacing w:line="360" w:lineRule="auto"/>
              <w:rPr>
                <w:szCs w:val="21"/>
              </w:rPr>
            </w:pPr>
            <w:del w:id="1058" w:author="John" w:date="2018-11-08T23:21:00Z">
              <w:r w:rsidDel="009B2F5D">
                <w:rPr>
                  <w:rFonts w:hint="eastAsia"/>
                  <w:szCs w:val="21"/>
                </w:rPr>
                <w:delText>/</w:delText>
              </w:r>
            </w:del>
            <w:ins w:id="1059" w:author="John" w:date="2018-11-08T23:21:00Z">
              <w:r w:rsidR="009B2F5D">
                <w:rPr>
                  <w:szCs w:val="21"/>
                </w:rPr>
                <w:t>0</w:t>
              </w:r>
            </w:ins>
          </w:p>
        </w:tc>
        <w:tc>
          <w:tcPr>
            <w:tcW w:w="2074" w:type="dxa"/>
          </w:tcPr>
          <w:p w14:paraId="29619D30" w14:textId="77777777" w:rsidR="008E7C49" w:rsidRDefault="00E53FE3">
            <w:pPr>
              <w:spacing w:line="360" w:lineRule="auto"/>
              <w:rPr>
                <w:szCs w:val="21"/>
              </w:rPr>
            </w:pPr>
            <w:r>
              <w:rPr>
                <w:rFonts w:hint="eastAsia"/>
                <w:szCs w:val="21"/>
              </w:rPr>
              <w:t>仅为</w:t>
            </w:r>
            <w:r>
              <w:rPr>
                <w:szCs w:val="21"/>
              </w:rPr>
              <w:t>学习使用</w:t>
            </w:r>
          </w:p>
        </w:tc>
      </w:tr>
      <w:tr w:rsidR="008E7C49" w14:paraId="314893C0" w14:textId="77777777">
        <w:tc>
          <w:tcPr>
            <w:tcW w:w="2074" w:type="dxa"/>
          </w:tcPr>
          <w:p w14:paraId="19CB9948"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32C42285" w14:textId="4C2A0E38" w:rsidR="008E7C49" w:rsidRDefault="00E53FE3">
            <w:pPr>
              <w:spacing w:line="360" w:lineRule="auto"/>
              <w:rPr>
                <w:szCs w:val="21"/>
              </w:rPr>
            </w:pPr>
            <w:del w:id="1060" w:author="John" w:date="2018-11-08T23:21:00Z">
              <w:r w:rsidDel="009B2F5D">
                <w:rPr>
                  <w:rFonts w:hint="eastAsia"/>
                  <w:szCs w:val="21"/>
                </w:rPr>
                <w:delText>/</w:delText>
              </w:r>
            </w:del>
            <w:ins w:id="1061" w:author="John" w:date="2018-11-08T23:21:00Z">
              <w:r w:rsidR="009B2F5D">
                <w:rPr>
                  <w:szCs w:val="21"/>
                </w:rPr>
                <w:t>0</w:t>
              </w:r>
            </w:ins>
          </w:p>
        </w:tc>
        <w:tc>
          <w:tcPr>
            <w:tcW w:w="2074" w:type="dxa"/>
          </w:tcPr>
          <w:p w14:paraId="296D071C" w14:textId="483D2FED" w:rsidR="008E7C49" w:rsidRDefault="00E53FE3">
            <w:pPr>
              <w:spacing w:line="360" w:lineRule="auto"/>
              <w:rPr>
                <w:szCs w:val="21"/>
              </w:rPr>
            </w:pPr>
            <w:del w:id="1062" w:author="John" w:date="2018-11-08T23:21:00Z">
              <w:r w:rsidDel="009B2F5D">
                <w:rPr>
                  <w:rFonts w:hint="eastAsia"/>
                  <w:szCs w:val="21"/>
                </w:rPr>
                <w:delText>/</w:delText>
              </w:r>
            </w:del>
            <w:ins w:id="1063" w:author="John" w:date="2018-11-08T23:21:00Z">
              <w:r w:rsidR="009B2F5D">
                <w:rPr>
                  <w:szCs w:val="21"/>
                </w:rPr>
                <w:t>0</w:t>
              </w:r>
            </w:ins>
          </w:p>
        </w:tc>
        <w:tc>
          <w:tcPr>
            <w:tcW w:w="2074" w:type="dxa"/>
          </w:tcPr>
          <w:p w14:paraId="56B678E3" w14:textId="77777777" w:rsidR="008E7C49" w:rsidRDefault="00E53FE3">
            <w:pPr>
              <w:spacing w:line="360" w:lineRule="auto"/>
              <w:rPr>
                <w:szCs w:val="21"/>
              </w:rPr>
            </w:pPr>
            <w:r>
              <w:rPr>
                <w:rFonts w:hint="eastAsia"/>
                <w:szCs w:val="21"/>
              </w:rPr>
              <w:t>仅为</w:t>
            </w:r>
            <w:r>
              <w:rPr>
                <w:szCs w:val="21"/>
              </w:rPr>
              <w:t>学习使用</w:t>
            </w:r>
          </w:p>
        </w:tc>
      </w:tr>
      <w:tr w:rsidR="008E7C49" w14:paraId="10537973" w14:textId="77777777">
        <w:tc>
          <w:tcPr>
            <w:tcW w:w="2074" w:type="dxa"/>
          </w:tcPr>
          <w:p w14:paraId="48590D2F" w14:textId="2D54F703" w:rsidR="008E7C49" w:rsidRDefault="00E53FE3">
            <w:pPr>
              <w:spacing w:line="360" w:lineRule="auto"/>
              <w:rPr>
                <w:szCs w:val="21"/>
              </w:rPr>
            </w:pPr>
            <w:del w:id="1064" w:author="John" w:date="2018-11-08T23:21:00Z">
              <w:r w:rsidDel="009B2F5D">
                <w:rPr>
                  <w:rFonts w:hint="eastAsia"/>
                  <w:szCs w:val="21"/>
                </w:rPr>
                <w:delText>Axure</w:delText>
              </w:r>
              <w:r w:rsidDel="009B2F5D">
                <w:rPr>
                  <w:szCs w:val="21"/>
                </w:rPr>
                <w:delText>RP</w:delText>
              </w:r>
            </w:del>
            <w:ins w:id="1065" w:author="John" w:date="2018-11-08T23:21:00Z">
              <w:r w:rsidR="009B2F5D">
                <w:rPr>
                  <w:rFonts w:hint="eastAsia"/>
                  <w:szCs w:val="21"/>
                </w:rPr>
                <w:t>墨刀</w:t>
              </w:r>
            </w:ins>
          </w:p>
        </w:tc>
        <w:tc>
          <w:tcPr>
            <w:tcW w:w="2074" w:type="dxa"/>
          </w:tcPr>
          <w:p w14:paraId="1B5B9526" w14:textId="6702FCC4" w:rsidR="008E7C49" w:rsidRDefault="00E53FE3">
            <w:pPr>
              <w:spacing w:line="360" w:lineRule="auto"/>
              <w:rPr>
                <w:szCs w:val="21"/>
              </w:rPr>
            </w:pPr>
            <w:del w:id="1066" w:author="John" w:date="2018-11-08T23:21:00Z">
              <w:r w:rsidDel="009B2F5D">
                <w:rPr>
                  <w:rFonts w:hint="eastAsia"/>
                  <w:szCs w:val="21"/>
                </w:rPr>
                <w:delText>/</w:delText>
              </w:r>
            </w:del>
            <w:ins w:id="1067" w:author="John" w:date="2018-11-08T23:21:00Z">
              <w:r w:rsidR="009B2F5D">
                <w:rPr>
                  <w:rFonts w:hint="eastAsia"/>
                  <w:szCs w:val="21"/>
                </w:rPr>
                <w:t>19</w:t>
              </w:r>
            </w:ins>
          </w:p>
        </w:tc>
        <w:tc>
          <w:tcPr>
            <w:tcW w:w="2074" w:type="dxa"/>
          </w:tcPr>
          <w:p w14:paraId="23759AD0" w14:textId="156CCCEF" w:rsidR="008E7C49" w:rsidRDefault="00E53FE3">
            <w:pPr>
              <w:spacing w:line="360" w:lineRule="auto"/>
              <w:rPr>
                <w:szCs w:val="21"/>
              </w:rPr>
            </w:pPr>
            <w:del w:id="1068" w:author="John" w:date="2018-11-08T23:21:00Z">
              <w:r w:rsidDel="009B2F5D">
                <w:rPr>
                  <w:rFonts w:hint="eastAsia"/>
                  <w:szCs w:val="21"/>
                </w:rPr>
                <w:delText>/</w:delText>
              </w:r>
            </w:del>
            <w:ins w:id="1069" w:author="John" w:date="2018-11-08T23:21:00Z">
              <w:r w:rsidR="009B2F5D">
                <w:rPr>
                  <w:rFonts w:hint="eastAsia"/>
                  <w:szCs w:val="21"/>
                </w:rPr>
                <w:t>38</w:t>
              </w:r>
            </w:ins>
          </w:p>
        </w:tc>
        <w:tc>
          <w:tcPr>
            <w:tcW w:w="2074" w:type="dxa"/>
          </w:tcPr>
          <w:p w14:paraId="71C0E664" w14:textId="77777777" w:rsidR="008E7C49" w:rsidRDefault="00E53FE3">
            <w:pPr>
              <w:spacing w:line="360" w:lineRule="auto"/>
              <w:rPr>
                <w:szCs w:val="21"/>
              </w:rPr>
            </w:pPr>
            <w:r>
              <w:rPr>
                <w:rFonts w:hint="eastAsia"/>
                <w:szCs w:val="21"/>
              </w:rPr>
              <w:t>仅为</w:t>
            </w:r>
            <w:r>
              <w:rPr>
                <w:szCs w:val="21"/>
              </w:rPr>
              <w:t>学习使用</w:t>
            </w:r>
          </w:p>
        </w:tc>
      </w:tr>
      <w:tr w:rsidR="008E7C49" w14:paraId="6CF9298A" w14:textId="77777777">
        <w:tc>
          <w:tcPr>
            <w:tcW w:w="2074" w:type="dxa"/>
          </w:tcPr>
          <w:p w14:paraId="6D66F2A3"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1774A75" w14:textId="076426A4" w:rsidR="008E7C49" w:rsidRDefault="00E53FE3">
            <w:pPr>
              <w:spacing w:line="360" w:lineRule="auto"/>
              <w:rPr>
                <w:szCs w:val="21"/>
              </w:rPr>
            </w:pPr>
            <w:del w:id="1070" w:author="John" w:date="2018-11-08T23:21:00Z">
              <w:r w:rsidDel="009B2F5D">
                <w:rPr>
                  <w:rFonts w:hint="eastAsia"/>
                  <w:szCs w:val="21"/>
                </w:rPr>
                <w:delText>/</w:delText>
              </w:r>
            </w:del>
            <w:ins w:id="1071" w:author="John" w:date="2018-11-08T23:21:00Z">
              <w:r w:rsidR="009B2F5D">
                <w:rPr>
                  <w:rFonts w:hint="eastAsia"/>
                  <w:szCs w:val="21"/>
                </w:rPr>
                <w:t>0</w:t>
              </w:r>
            </w:ins>
          </w:p>
        </w:tc>
        <w:tc>
          <w:tcPr>
            <w:tcW w:w="2074" w:type="dxa"/>
          </w:tcPr>
          <w:p w14:paraId="78702C10" w14:textId="1882E3DF" w:rsidR="008E7C49" w:rsidRDefault="00E53FE3">
            <w:pPr>
              <w:spacing w:line="360" w:lineRule="auto"/>
              <w:rPr>
                <w:szCs w:val="21"/>
              </w:rPr>
            </w:pPr>
            <w:del w:id="1072" w:author="John" w:date="2018-11-08T23:21:00Z">
              <w:r w:rsidDel="009B2F5D">
                <w:rPr>
                  <w:rFonts w:hint="eastAsia"/>
                  <w:szCs w:val="21"/>
                </w:rPr>
                <w:delText>/</w:delText>
              </w:r>
            </w:del>
            <w:ins w:id="1073" w:author="John" w:date="2018-11-08T23:21:00Z">
              <w:r w:rsidR="009B2F5D">
                <w:rPr>
                  <w:rFonts w:hint="eastAsia"/>
                  <w:szCs w:val="21"/>
                </w:rPr>
                <w:t>0</w:t>
              </w:r>
            </w:ins>
          </w:p>
        </w:tc>
        <w:tc>
          <w:tcPr>
            <w:tcW w:w="2074" w:type="dxa"/>
          </w:tcPr>
          <w:p w14:paraId="02575F8C" w14:textId="77777777" w:rsidR="008E7C49" w:rsidRDefault="00E53FE3">
            <w:pPr>
              <w:spacing w:line="360" w:lineRule="auto"/>
              <w:rPr>
                <w:szCs w:val="21"/>
              </w:rPr>
            </w:pPr>
            <w:r>
              <w:rPr>
                <w:rFonts w:hint="eastAsia"/>
                <w:szCs w:val="21"/>
              </w:rPr>
              <w:t>仅为</w:t>
            </w:r>
            <w:r>
              <w:rPr>
                <w:szCs w:val="21"/>
              </w:rPr>
              <w:t>学习使用</w:t>
            </w:r>
          </w:p>
        </w:tc>
      </w:tr>
      <w:tr w:rsidR="008E7C49" w14:paraId="2D0319CE" w14:textId="77777777">
        <w:tc>
          <w:tcPr>
            <w:tcW w:w="2074" w:type="dxa"/>
          </w:tcPr>
          <w:p w14:paraId="2DBB8F5E" w14:textId="77777777" w:rsidR="008E7C49" w:rsidRDefault="00E53FE3">
            <w:pPr>
              <w:spacing w:line="360" w:lineRule="auto"/>
              <w:rPr>
                <w:szCs w:val="21"/>
              </w:rPr>
            </w:pPr>
            <w:r>
              <w:rPr>
                <w:rFonts w:hint="eastAsia"/>
                <w:szCs w:val="21"/>
              </w:rPr>
              <w:t>个人</w:t>
            </w:r>
            <w:r>
              <w:rPr>
                <w:szCs w:val="21"/>
              </w:rPr>
              <w:t>电脑</w:t>
            </w:r>
          </w:p>
        </w:tc>
        <w:tc>
          <w:tcPr>
            <w:tcW w:w="2074" w:type="dxa"/>
          </w:tcPr>
          <w:p w14:paraId="0F77D9D9" w14:textId="1330B13F" w:rsidR="008E7C49" w:rsidRDefault="00E53FE3">
            <w:pPr>
              <w:spacing w:line="360" w:lineRule="auto"/>
              <w:rPr>
                <w:szCs w:val="21"/>
              </w:rPr>
            </w:pPr>
            <w:del w:id="1074" w:author="John" w:date="2018-11-08T23:21:00Z">
              <w:r w:rsidDel="009B2F5D">
                <w:rPr>
                  <w:rFonts w:hint="eastAsia"/>
                  <w:szCs w:val="21"/>
                </w:rPr>
                <w:delText>/</w:delText>
              </w:r>
            </w:del>
            <w:ins w:id="1075" w:author="John" w:date="2018-11-08T23:21:00Z">
              <w:r w:rsidR="009B2F5D">
                <w:rPr>
                  <w:rFonts w:hint="eastAsia"/>
                  <w:szCs w:val="21"/>
                </w:rPr>
                <w:t>0</w:t>
              </w:r>
            </w:ins>
          </w:p>
        </w:tc>
        <w:tc>
          <w:tcPr>
            <w:tcW w:w="2074" w:type="dxa"/>
          </w:tcPr>
          <w:p w14:paraId="03ED255D" w14:textId="4E998C21" w:rsidR="008E7C49" w:rsidRDefault="00E53FE3">
            <w:pPr>
              <w:spacing w:line="360" w:lineRule="auto"/>
              <w:rPr>
                <w:szCs w:val="21"/>
              </w:rPr>
            </w:pPr>
            <w:del w:id="1076" w:author="John" w:date="2018-11-08T23:21:00Z">
              <w:r w:rsidDel="009B2F5D">
                <w:rPr>
                  <w:rFonts w:hint="eastAsia"/>
                  <w:szCs w:val="21"/>
                </w:rPr>
                <w:delText>/</w:delText>
              </w:r>
            </w:del>
            <w:ins w:id="1077" w:author="John" w:date="2018-11-08T23:21:00Z">
              <w:r w:rsidR="009B2F5D">
                <w:rPr>
                  <w:rFonts w:hint="eastAsia"/>
                  <w:szCs w:val="21"/>
                </w:rPr>
                <w:t>0</w:t>
              </w:r>
            </w:ins>
          </w:p>
        </w:tc>
        <w:tc>
          <w:tcPr>
            <w:tcW w:w="2074" w:type="dxa"/>
          </w:tcPr>
          <w:p w14:paraId="3BBF17DC" w14:textId="77777777" w:rsidR="008E7C49" w:rsidRDefault="00E53FE3">
            <w:pPr>
              <w:spacing w:line="360" w:lineRule="auto"/>
              <w:rPr>
                <w:szCs w:val="21"/>
              </w:rPr>
            </w:pPr>
            <w:r>
              <w:rPr>
                <w:rFonts w:hint="eastAsia"/>
                <w:szCs w:val="21"/>
              </w:rPr>
              <w:t>组员自备</w:t>
            </w:r>
          </w:p>
        </w:tc>
      </w:tr>
      <w:tr w:rsidR="008E7C49" w14:paraId="40A57A5A" w14:textId="77777777">
        <w:tc>
          <w:tcPr>
            <w:tcW w:w="2074" w:type="dxa"/>
          </w:tcPr>
          <w:p w14:paraId="6B01C73B" w14:textId="77777777" w:rsidR="008E7C49" w:rsidRDefault="00E53FE3">
            <w:pPr>
              <w:spacing w:line="360" w:lineRule="auto"/>
              <w:rPr>
                <w:szCs w:val="21"/>
              </w:rPr>
            </w:pPr>
            <w:r>
              <w:rPr>
                <w:rFonts w:hint="eastAsia"/>
                <w:szCs w:val="21"/>
              </w:rPr>
              <w:lastRenderedPageBreak/>
              <w:t>电费</w:t>
            </w:r>
          </w:p>
        </w:tc>
        <w:tc>
          <w:tcPr>
            <w:tcW w:w="2074" w:type="dxa"/>
          </w:tcPr>
          <w:p w14:paraId="3E4502A4" w14:textId="1C00BE12" w:rsidR="008E7C49" w:rsidRDefault="00E53FE3">
            <w:pPr>
              <w:spacing w:line="360" w:lineRule="auto"/>
              <w:rPr>
                <w:szCs w:val="21"/>
              </w:rPr>
            </w:pPr>
            <w:del w:id="1078" w:author="John" w:date="2018-11-08T23:22:00Z">
              <w:r w:rsidDel="009B2F5D">
                <w:rPr>
                  <w:rFonts w:hint="eastAsia"/>
                  <w:szCs w:val="21"/>
                </w:rPr>
                <w:delText>/</w:delText>
              </w:r>
            </w:del>
            <w:ins w:id="1079" w:author="John" w:date="2018-11-08T23:22:00Z">
              <w:r w:rsidR="009B2F5D">
                <w:rPr>
                  <w:rFonts w:hint="eastAsia"/>
                  <w:szCs w:val="21"/>
                </w:rPr>
                <w:t>50</w:t>
              </w:r>
            </w:ins>
          </w:p>
        </w:tc>
        <w:tc>
          <w:tcPr>
            <w:tcW w:w="2074" w:type="dxa"/>
          </w:tcPr>
          <w:p w14:paraId="7883301B" w14:textId="7923F60E" w:rsidR="008E7C49" w:rsidRDefault="00E53FE3">
            <w:pPr>
              <w:spacing w:line="360" w:lineRule="auto"/>
              <w:rPr>
                <w:szCs w:val="21"/>
              </w:rPr>
            </w:pPr>
            <w:del w:id="1080" w:author="John" w:date="2018-11-08T23:22:00Z">
              <w:r w:rsidDel="009B2F5D">
                <w:rPr>
                  <w:rFonts w:hint="eastAsia"/>
                  <w:szCs w:val="21"/>
                </w:rPr>
                <w:delText>/</w:delText>
              </w:r>
            </w:del>
            <w:ins w:id="1081" w:author="John" w:date="2018-11-08T23:22:00Z">
              <w:r w:rsidR="009B2F5D">
                <w:rPr>
                  <w:rFonts w:hint="eastAsia"/>
                  <w:szCs w:val="21"/>
                </w:rPr>
                <w:t>200</w:t>
              </w:r>
            </w:ins>
          </w:p>
        </w:tc>
        <w:tc>
          <w:tcPr>
            <w:tcW w:w="2074" w:type="dxa"/>
          </w:tcPr>
          <w:p w14:paraId="5BD9768A" w14:textId="77777777" w:rsidR="008E7C49" w:rsidRDefault="008E7C49">
            <w:pPr>
              <w:spacing w:line="360" w:lineRule="auto"/>
              <w:rPr>
                <w:szCs w:val="21"/>
              </w:rPr>
            </w:pPr>
          </w:p>
        </w:tc>
      </w:tr>
      <w:tr w:rsidR="008E7C49" w14:paraId="22434F14" w14:textId="77777777">
        <w:tc>
          <w:tcPr>
            <w:tcW w:w="2074" w:type="dxa"/>
          </w:tcPr>
          <w:p w14:paraId="2753AFF4" w14:textId="77777777" w:rsidR="008E7C49" w:rsidRDefault="00E53FE3">
            <w:pPr>
              <w:spacing w:line="360" w:lineRule="auto"/>
              <w:rPr>
                <w:szCs w:val="21"/>
              </w:rPr>
            </w:pPr>
            <w:r>
              <w:rPr>
                <w:rFonts w:hint="eastAsia"/>
                <w:szCs w:val="21"/>
              </w:rPr>
              <w:t>宽带费用</w:t>
            </w:r>
          </w:p>
        </w:tc>
        <w:tc>
          <w:tcPr>
            <w:tcW w:w="2074" w:type="dxa"/>
          </w:tcPr>
          <w:p w14:paraId="5091F4A3" w14:textId="5942281C" w:rsidR="008E7C49" w:rsidRDefault="00E53FE3">
            <w:pPr>
              <w:spacing w:line="360" w:lineRule="auto"/>
              <w:rPr>
                <w:szCs w:val="21"/>
              </w:rPr>
            </w:pPr>
            <w:del w:id="1082" w:author="John" w:date="2018-11-08T23:23:00Z">
              <w:r w:rsidDel="009B2F5D">
                <w:rPr>
                  <w:rFonts w:hint="eastAsia"/>
                  <w:szCs w:val="21"/>
                </w:rPr>
                <w:delText>/</w:delText>
              </w:r>
            </w:del>
            <w:ins w:id="1083" w:author="John" w:date="2018-11-08T23:23:00Z">
              <w:r w:rsidR="009B2F5D">
                <w:rPr>
                  <w:rFonts w:hint="eastAsia"/>
                  <w:szCs w:val="21"/>
                </w:rPr>
                <w:t>0</w:t>
              </w:r>
            </w:ins>
          </w:p>
        </w:tc>
        <w:tc>
          <w:tcPr>
            <w:tcW w:w="2074" w:type="dxa"/>
          </w:tcPr>
          <w:p w14:paraId="0A62F89F" w14:textId="3E183666" w:rsidR="008E7C49" w:rsidRDefault="00E53FE3">
            <w:pPr>
              <w:spacing w:line="360" w:lineRule="auto"/>
              <w:rPr>
                <w:szCs w:val="21"/>
              </w:rPr>
            </w:pPr>
            <w:del w:id="1084" w:author="John" w:date="2018-11-08T23:23:00Z">
              <w:r w:rsidDel="009B2F5D">
                <w:rPr>
                  <w:rFonts w:hint="eastAsia"/>
                  <w:szCs w:val="21"/>
                </w:rPr>
                <w:delText>/</w:delText>
              </w:r>
            </w:del>
            <w:ins w:id="1085" w:author="John" w:date="2018-11-08T23:23:00Z">
              <w:r w:rsidR="009B2F5D">
                <w:rPr>
                  <w:rFonts w:hint="eastAsia"/>
                  <w:szCs w:val="21"/>
                </w:rPr>
                <w:t>0</w:t>
              </w:r>
            </w:ins>
          </w:p>
        </w:tc>
        <w:tc>
          <w:tcPr>
            <w:tcW w:w="2074" w:type="dxa"/>
          </w:tcPr>
          <w:p w14:paraId="11E8925A" w14:textId="77777777" w:rsidR="008E7C49" w:rsidRDefault="008E7C49">
            <w:pPr>
              <w:spacing w:line="360" w:lineRule="auto"/>
              <w:rPr>
                <w:szCs w:val="21"/>
              </w:rPr>
            </w:pPr>
          </w:p>
        </w:tc>
      </w:tr>
      <w:tr w:rsidR="008E7C49" w14:paraId="11AC0AA4" w14:textId="77777777">
        <w:tc>
          <w:tcPr>
            <w:tcW w:w="2074" w:type="dxa"/>
          </w:tcPr>
          <w:p w14:paraId="0B3D7794" w14:textId="77777777" w:rsidR="008E7C49" w:rsidRDefault="00E53FE3">
            <w:pPr>
              <w:spacing w:line="360" w:lineRule="auto"/>
              <w:rPr>
                <w:szCs w:val="21"/>
              </w:rPr>
            </w:pPr>
            <w:r>
              <w:rPr>
                <w:rFonts w:hint="eastAsia"/>
                <w:szCs w:val="21"/>
              </w:rPr>
              <w:t>人力支出</w:t>
            </w:r>
          </w:p>
        </w:tc>
        <w:tc>
          <w:tcPr>
            <w:tcW w:w="2074" w:type="dxa"/>
          </w:tcPr>
          <w:p w14:paraId="50211CEA" w14:textId="73A35F02" w:rsidR="008E7C49" w:rsidRDefault="00E53FE3">
            <w:pPr>
              <w:spacing w:line="360" w:lineRule="auto"/>
              <w:rPr>
                <w:szCs w:val="21"/>
              </w:rPr>
            </w:pPr>
            <w:del w:id="1086" w:author="John" w:date="2018-11-08T23:23:00Z">
              <w:r w:rsidDel="009B2F5D">
                <w:rPr>
                  <w:rFonts w:hint="eastAsia"/>
                  <w:szCs w:val="21"/>
                </w:rPr>
                <w:delText>/</w:delText>
              </w:r>
            </w:del>
            <w:ins w:id="1087" w:author="John" w:date="2018-11-08T23:23:00Z">
              <w:r w:rsidR="009B2F5D">
                <w:rPr>
                  <w:rFonts w:hint="eastAsia"/>
                  <w:szCs w:val="21"/>
                </w:rPr>
                <w:t>0</w:t>
              </w:r>
            </w:ins>
          </w:p>
        </w:tc>
        <w:tc>
          <w:tcPr>
            <w:tcW w:w="2074" w:type="dxa"/>
          </w:tcPr>
          <w:p w14:paraId="215F2709" w14:textId="3159B359" w:rsidR="008E7C49" w:rsidRDefault="00E53FE3">
            <w:pPr>
              <w:spacing w:line="360" w:lineRule="auto"/>
              <w:rPr>
                <w:szCs w:val="21"/>
              </w:rPr>
            </w:pPr>
            <w:del w:id="1088" w:author="John" w:date="2018-11-08T23:23:00Z">
              <w:r w:rsidDel="009B2F5D">
                <w:rPr>
                  <w:rFonts w:hint="eastAsia"/>
                  <w:szCs w:val="21"/>
                </w:rPr>
                <w:delText>/</w:delText>
              </w:r>
            </w:del>
            <w:ins w:id="1089" w:author="John" w:date="2018-11-08T23:23:00Z">
              <w:r w:rsidR="009B2F5D">
                <w:rPr>
                  <w:rFonts w:hint="eastAsia"/>
                  <w:szCs w:val="21"/>
                </w:rPr>
                <w:t>0</w:t>
              </w:r>
            </w:ins>
          </w:p>
        </w:tc>
        <w:tc>
          <w:tcPr>
            <w:tcW w:w="2074" w:type="dxa"/>
          </w:tcPr>
          <w:p w14:paraId="5A693891" w14:textId="77777777" w:rsidR="008E7C49" w:rsidRDefault="008E7C49">
            <w:pPr>
              <w:spacing w:line="360" w:lineRule="auto"/>
              <w:rPr>
                <w:szCs w:val="21"/>
              </w:rPr>
            </w:pPr>
          </w:p>
        </w:tc>
      </w:tr>
      <w:tr w:rsidR="008E7C49" w14:paraId="7183EB98" w14:textId="77777777">
        <w:tc>
          <w:tcPr>
            <w:tcW w:w="2074" w:type="dxa"/>
          </w:tcPr>
          <w:p w14:paraId="1020E1A4" w14:textId="77777777" w:rsidR="008E7C49" w:rsidRDefault="00E53FE3">
            <w:pPr>
              <w:spacing w:line="360" w:lineRule="auto"/>
              <w:rPr>
                <w:szCs w:val="21"/>
              </w:rPr>
            </w:pPr>
            <w:r>
              <w:rPr>
                <w:rFonts w:hint="eastAsia"/>
                <w:szCs w:val="21"/>
              </w:rPr>
              <w:t>总计</w:t>
            </w:r>
          </w:p>
        </w:tc>
        <w:tc>
          <w:tcPr>
            <w:tcW w:w="2074" w:type="dxa"/>
          </w:tcPr>
          <w:p w14:paraId="587CFC8F" w14:textId="0ACCF475" w:rsidR="008E7C49" w:rsidRDefault="00E53FE3">
            <w:pPr>
              <w:spacing w:line="360" w:lineRule="auto"/>
              <w:rPr>
                <w:szCs w:val="21"/>
              </w:rPr>
            </w:pPr>
            <w:r>
              <w:rPr>
                <w:rFonts w:hint="eastAsia"/>
                <w:szCs w:val="21"/>
              </w:rPr>
              <w:t>/</w:t>
            </w:r>
            <w:ins w:id="1090" w:author="John" w:date="2018-11-08T23:23:00Z">
              <w:r w:rsidR="009B2F5D">
                <w:rPr>
                  <w:rFonts w:hint="eastAsia"/>
                  <w:szCs w:val="21"/>
                </w:rPr>
                <w:t>89</w:t>
              </w:r>
            </w:ins>
          </w:p>
        </w:tc>
        <w:tc>
          <w:tcPr>
            <w:tcW w:w="2074" w:type="dxa"/>
          </w:tcPr>
          <w:p w14:paraId="4DF1EBB1" w14:textId="509829BB" w:rsidR="008E7C49" w:rsidRDefault="00E53FE3">
            <w:pPr>
              <w:spacing w:line="360" w:lineRule="auto"/>
              <w:rPr>
                <w:szCs w:val="21"/>
              </w:rPr>
            </w:pPr>
            <w:del w:id="1091" w:author="John" w:date="2018-11-08T23:23:00Z">
              <w:r w:rsidDel="009B2F5D">
                <w:rPr>
                  <w:rFonts w:hint="eastAsia"/>
                  <w:szCs w:val="21"/>
                </w:rPr>
                <w:delText>/</w:delText>
              </w:r>
            </w:del>
            <w:ins w:id="1092" w:author="John" w:date="2018-11-08T23:23:00Z">
              <w:r w:rsidR="009B2F5D">
                <w:rPr>
                  <w:rFonts w:hint="eastAsia"/>
                  <w:szCs w:val="21"/>
                </w:rPr>
                <w:t>318</w:t>
              </w:r>
            </w:ins>
          </w:p>
        </w:tc>
        <w:tc>
          <w:tcPr>
            <w:tcW w:w="2074" w:type="dxa"/>
          </w:tcPr>
          <w:p w14:paraId="54EBB4CC" w14:textId="77777777" w:rsidR="008E7C49" w:rsidRDefault="008E7C49">
            <w:pPr>
              <w:spacing w:line="360" w:lineRule="auto"/>
              <w:rPr>
                <w:szCs w:val="21"/>
              </w:rPr>
            </w:pPr>
          </w:p>
        </w:tc>
      </w:tr>
    </w:tbl>
    <w:p w14:paraId="6CF21F3A"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f3"/>
        <w:tblW w:w="8296" w:type="dxa"/>
        <w:tblLayout w:type="fixed"/>
        <w:tblLook w:val="04A0" w:firstRow="1" w:lastRow="0" w:firstColumn="1" w:lastColumn="0" w:noHBand="0" w:noVBand="1"/>
      </w:tblPr>
      <w:tblGrid>
        <w:gridCol w:w="2074"/>
        <w:gridCol w:w="2074"/>
        <w:gridCol w:w="2074"/>
        <w:gridCol w:w="2074"/>
      </w:tblGrid>
      <w:tr w:rsidR="008E7C49" w14:paraId="7ABCE78A" w14:textId="77777777">
        <w:tc>
          <w:tcPr>
            <w:tcW w:w="2074" w:type="dxa"/>
          </w:tcPr>
          <w:p w14:paraId="1FA4DB66"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2819E1E"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119B9202"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83D178B" w14:textId="77777777" w:rsidR="008E7C49" w:rsidRDefault="00E53FE3">
            <w:pPr>
              <w:spacing w:line="360" w:lineRule="auto"/>
              <w:jc w:val="center"/>
              <w:rPr>
                <w:b/>
                <w:sz w:val="24"/>
                <w:szCs w:val="21"/>
              </w:rPr>
            </w:pPr>
            <w:r>
              <w:rPr>
                <w:rFonts w:hint="eastAsia"/>
                <w:b/>
                <w:sz w:val="24"/>
                <w:szCs w:val="21"/>
              </w:rPr>
              <w:t>备注</w:t>
            </w:r>
          </w:p>
        </w:tc>
      </w:tr>
      <w:tr w:rsidR="008E7C49" w14:paraId="76D13304" w14:textId="77777777">
        <w:tc>
          <w:tcPr>
            <w:tcW w:w="2074" w:type="dxa"/>
          </w:tcPr>
          <w:p w14:paraId="3C0B943E" w14:textId="77777777" w:rsidR="008E7C49" w:rsidRDefault="00E53FE3">
            <w:pPr>
              <w:spacing w:line="360" w:lineRule="auto"/>
              <w:rPr>
                <w:szCs w:val="21"/>
              </w:rPr>
            </w:pPr>
            <w:r>
              <w:rPr>
                <w:rFonts w:hint="eastAsia"/>
                <w:szCs w:val="21"/>
              </w:rPr>
              <w:t>域名</w:t>
            </w:r>
          </w:p>
        </w:tc>
        <w:tc>
          <w:tcPr>
            <w:tcW w:w="2074" w:type="dxa"/>
          </w:tcPr>
          <w:p w14:paraId="2342D2C9" w14:textId="77777777" w:rsidR="008E7C49" w:rsidRDefault="00E53FE3">
            <w:pPr>
              <w:spacing w:line="360" w:lineRule="auto"/>
              <w:rPr>
                <w:szCs w:val="21"/>
              </w:rPr>
            </w:pPr>
            <w:r>
              <w:rPr>
                <w:rFonts w:hint="eastAsia"/>
                <w:szCs w:val="21"/>
              </w:rPr>
              <w:t>/</w:t>
            </w:r>
          </w:p>
        </w:tc>
        <w:tc>
          <w:tcPr>
            <w:tcW w:w="2074" w:type="dxa"/>
          </w:tcPr>
          <w:p w14:paraId="559D2EB4" w14:textId="77777777" w:rsidR="008E7C49" w:rsidRDefault="00E53FE3">
            <w:pPr>
              <w:spacing w:line="360" w:lineRule="auto"/>
              <w:rPr>
                <w:szCs w:val="21"/>
              </w:rPr>
            </w:pPr>
            <w:r>
              <w:rPr>
                <w:rFonts w:hint="eastAsia"/>
                <w:szCs w:val="21"/>
              </w:rPr>
              <w:t>/</w:t>
            </w:r>
          </w:p>
        </w:tc>
        <w:tc>
          <w:tcPr>
            <w:tcW w:w="2074" w:type="dxa"/>
          </w:tcPr>
          <w:p w14:paraId="0A158663" w14:textId="77777777" w:rsidR="008E7C49" w:rsidRDefault="008E7C49">
            <w:pPr>
              <w:spacing w:line="360" w:lineRule="auto"/>
              <w:rPr>
                <w:szCs w:val="21"/>
              </w:rPr>
            </w:pPr>
          </w:p>
        </w:tc>
      </w:tr>
      <w:tr w:rsidR="008E7C49" w14:paraId="354C2957" w14:textId="77777777">
        <w:tc>
          <w:tcPr>
            <w:tcW w:w="2074" w:type="dxa"/>
          </w:tcPr>
          <w:p w14:paraId="529F235A" w14:textId="77777777" w:rsidR="008E7C49" w:rsidRDefault="00E53FE3">
            <w:pPr>
              <w:spacing w:line="360" w:lineRule="auto"/>
              <w:rPr>
                <w:szCs w:val="21"/>
              </w:rPr>
            </w:pPr>
            <w:r>
              <w:rPr>
                <w:rFonts w:hint="eastAsia"/>
                <w:szCs w:val="21"/>
              </w:rPr>
              <w:t>服务器</w:t>
            </w:r>
          </w:p>
        </w:tc>
        <w:tc>
          <w:tcPr>
            <w:tcW w:w="2074" w:type="dxa"/>
          </w:tcPr>
          <w:p w14:paraId="3E1C1A1F" w14:textId="77777777" w:rsidR="008E7C49" w:rsidRDefault="00E53FE3">
            <w:pPr>
              <w:spacing w:line="360" w:lineRule="auto"/>
              <w:rPr>
                <w:szCs w:val="21"/>
              </w:rPr>
            </w:pPr>
            <w:r>
              <w:rPr>
                <w:rFonts w:hint="eastAsia"/>
                <w:szCs w:val="21"/>
              </w:rPr>
              <w:t>/</w:t>
            </w:r>
          </w:p>
        </w:tc>
        <w:tc>
          <w:tcPr>
            <w:tcW w:w="2074" w:type="dxa"/>
          </w:tcPr>
          <w:p w14:paraId="5722FCB7" w14:textId="77777777" w:rsidR="008E7C49" w:rsidRDefault="00E53FE3">
            <w:pPr>
              <w:spacing w:line="360" w:lineRule="auto"/>
              <w:rPr>
                <w:szCs w:val="21"/>
              </w:rPr>
            </w:pPr>
            <w:r>
              <w:rPr>
                <w:rFonts w:hint="eastAsia"/>
                <w:szCs w:val="21"/>
              </w:rPr>
              <w:t>/</w:t>
            </w:r>
          </w:p>
        </w:tc>
        <w:tc>
          <w:tcPr>
            <w:tcW w:w="2074" w:type="dxa"/>
          </w:tcPr>
          <w:p w14:paraId="7445D012" w14:textId="77777777" w:rsidR="008E7C49" w:rsidRDefault="008E7C49">
            <w:pPr>
              <w:spacing w:line="360" w:lineRule="auto"/>
              <w:rPr>
                <w:szCs w:val="21"/>
              </w:rPr>
            </w:pPr>
          </w:p>
        </w:tc>
      </w:tr>
      <w:tr w:rsidR="008E7C49" w14:paraId="71B58D7D" w14:textId="77777777">
        <w:tc>
          <w:tcPr>
            <w:tcW w:w="2074" w:type="dxa"/>
          </w:tcPr>
          <w:p w14:paraId="45DAD089" w14:textId="77777777" w:rsidR="008E7C49" w:rsidRDefault="00E53FE3">
            <w:pPr>
              <w:spacing w:line="360" w:lineRule="auto"/>
              <w:rPr>
                <w:szCs w:val="21"/>
              </w:rPr>
            </w:pPr>
            <w:r>
              <w:rPr>
                <w:rFonts w:hint="eastAsia"/>
                <w:szCs w:val="21"/>
              </w:rPr>
              <w:t>总计</w:t>
            </w:r>
          </w:p>
        </w:tc>
        <w:tc>
          <w:tcPr>
            <w:tcW w:w="2074" w:type="dxa"/>
          </w:tcPr>
          <w:p w14:paraId="767F011E" w14:textId="77777777" w:rsidR="008E7C49" w:rsidRDefault="00E53FE3">
            <w:pPr>
              <w:spacing w:line="360" w:lineRule="auto"/>
              <w:rPr>
                <w:szCs w:val="21"/>
              </w:rPr>
            </w:pPr>
            <w:r>
              <w:rPr>
                <w:rFonts w:hint="eastAsia"/>
                <w:szCs w:val="21"/>
              </w:rPr>
              <w:t>/</w:t>
            </w:r>
          </w:p>
        </w:tc>
        <w:tc>
          <w:tcPr>
            <w:tcW w:w="2074" w:type="dxa"/>
          </w:tcPr>
          <w:p w14:paraId="015AC494" w14:textId="77777777" w:rsidR="008E7C49" w:rsidRDefault="00E53FE3">
            <w:pPr>
              <w:spacing w:line="360" w:lineRule="auto"/>
              <w:rPr>
                <w:szCs w:val="21"/>
              </w:rPr>
            </w:pPr>
            <w:r>
              <w:rPr>
                <w:rFonts w:hint="eastAsia"/>
                <w:szCs w:val="21"/>
              </w:rPr>
              <w:t>/</w:t>
            </w:r>
          </w:p>
        </w:tc>
        <w:tc>
          <w:tcPr>
            <w:tcW w:w="2074" w:type="dxa"/>
          </w:tcPr>
          <w:p w14:paraId="12340BCE" w14:textId="77777777" w:rsidR="008E7C49" w:rsidRDefault="008E7C49">
            <w:pPr>
              <w:spacing w:line="360" w:lineRule="auto"/>
              <w:rPr>
                <w:szCs w:val="21"/>
              </w:rPr>
            </w:pPr>
          </w:p>
        </w:tc>
      </w:tr>
    </w:tbl>
    <w:p w14:paraId="5D01EDD4" w14:textId="77777777" w:rsidR="008E7C49" w:rsidRDefault="00E53FE3">
      <w:pPr>
        <w:spacing w:line="360" w:lineRule="auto"/>
        <w:rPr>
          <w:szCs w:val="21"/>
        </w:rPr>
      </w:pPr>
      <w:r>
        <w:rPr>
          <w:rFonts w:hint="eastAsia"/>
          <w:szCs w:val="21"/>
        </w:rPr>
        <w:t>财务负责人：</w:t>
      </w:r>
      <w:r>
        <w:rPr>
          <w:szCs w:val="21"/>
        </w:rPr>
        <w:t>杨以恒</w:t>
      </w:r>
    </w:p>
    <w:p w14:paraId="2E0DD886" w14:textId="77777777" w:rsidR="008E7C49" w:rsidRDefault="00E53FE3">
      <w:pPr>
        <w:pStyle w:val="1"/>
        <w:spacing w:line="360" w:lineRule="auto"/>
        <w:rPr>
          <w:rFonts w:asciiTheme="majorEastAsia" w:hAnsiTheme="majorEastAsia"/>
        </w:rPr>
      </w:pPr>
      <w:bookmarkStart w:id="1093" w:name="_Toc525938490"/>
      <w:bookmarkStart w:id="1094" w:name="_Toc529483172"/>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1093"/>
      <w:bookmarkEnd w:id="1094"/>
    </w:p>
    <w:p w14:paraId="643865D8" w14:textId="77777777" w:rsidR="008E7C49" w:rsidRDefault="00E53FE3">
      <w:pPr>
        <w:pStyle w:val="2"/>
        <w:spacing w:line="360" w:lineRule="auto"/>
      </w:pPr>
      <w:bookmarkStart w:id="1095" w:name="_Toc529483173"/>
      <w:r>
        <w:rPr>
          <w:rFonts w:hint="eastAsia"/>
        </w:rPr>
        <w:t>10.1</w:t>
      </w:r>
      <w:r>
        <w:t xml:space="preserve"> 采购</w:t>
      </w:r>
      <w:r>
        <w:rPr>
          <w:rFonts w:hint="eastAsia"/>
        </w:rPr>
        <w:t>内容</w:t>
      </w:r>
      <w:bookmarkEnd w:id="1095"/>
    </w:p>
    <w:p w14:paraId="62A7EF26" w14:textId="77777777"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40519A9" w14:textId="77777777">
        <w:tc>
          <w:tcPr>
            <w:tcW w:w="2074" w:type="dxa"/>
          </w:tcPr>
          <w:p w14:paraId="5F8E8348"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794F525F"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7317F1F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78AA301F" w14:textId="77777777" w:rsidR="008E7C49" w:rsidRDefault="00E53FE3">
            <w:pPr>
              <w:spacing w:line="360" w:lineRule="auto"/>
              <w:jc w:val="center"/>
              <w:rPr>
                <w:b/>
                <w:sz w:val="24"/>
                <w:szCs w:val="21"/>
              </w:rPr>
            </w:pPr>
            <w:r>
              <w:rPr>
                <w:rFonts w:hint="eastAsia"/>
                <w:b/>
                <w:sz w:val="24"/>
                <w:szCs w:val="21"/>
              </w:rPr>
              <w:t>备注</w:t>
            </w:r>
          </w:p>
        </w:tc>
      </w:tr>
      <w:tr w:rsidR="008E7C49" w14:paraId="6CB5B24D" w14:textId="77777777">
        <w:tc>
          <w:tcPr>
            <w:tcW w:w="2074" w:type="dxa"/>
          </w:tcPr>
          <w:p w14:paraId="42B640BC"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4DE4C0E" w14:textId="20FD0AD6" w:rsidR="008E7C49" w:rsidRDefault="00E53FE3">
            <w:pPr>
              <w:spacing w:line="360" w:lineRule="auto"/>
              <w:rPr>
                <w:szCs w:val="21"/>
              </w:rPr>
            </w:pPr>
            <w:del w:id="1096" w:author="John" w:date="2018-11-08T23:28:00Z">
              <w:r w:rsidDel="00D25D65">
                <w:rPr>
                  <w:rFonts w:hint="eastAsia"/>
                  <w:szCs w:val="21"/>
                </w:rPr>
                <w:delText>/</w:delText>
              </w:r>
            </w:del>
            <w:ins w:id="1097" w:author="John" w:date="2018-11-08T23:28:00Z">
              <w:r w:rsidR="00D25D65">
                <w:rPr>
                  <w:rFonts w:hint="eastAsia"/>
                  <w:szCs w:val="21"/>
                </w:rPr>
                <w:t>20</w:t>
              </w:r>
            </w:ins>
          </w:p>
        </w:tc>
        <w:tc>
          <w:tcPr>
            <w:tcW w:w="2074" w:type="dxa"/>
          </w:tcPr>
          <w:p w14:paraId="3F18942C" w14:textId="3F77E798" w:rsidR="008E7C49" w:rsidRDefault="00E53FE3">
            <w:pPr>
              <w:spacing w:line="360" w:lineRule="auto"/>
              <w:rPr>
                <w:szCs w:val="21"/>
              </w:rPr>
            </w:pPr>
            <w:del w:id="1098" w:author="John" w:date="2018-11-08T23:28:00Z">
              <w:r w:rsidDel="00D25D65">
                <w:rPr>
                  <w:rFonts w:hint="eastAsia"/>
                  <w:szCs w:val="21"/>
                </w:rPr>
                <w:delText>/</w:delText>
              </w:r>
            </w:del>
            <w:ins w:id="1099" w:author="John" w:date="2018-11-08T23:28:00Z">
              <w:r w:rsidR="00D25D65">
                <w:rPr>
                  <w:rFonts w:hint="eastAsia"/>
                  <w:szCs w:val="21"/>
                </w:rPr>
                <w:t>80</w:t>
              </w:r>
            </w:ins>
          </w:p>
        </w:tc>
        <w:tc>
          <w:tcPr>
            <w:tcW w:w="2074" w:type="dxa"/>
          </w:tcPr>
          <w:p w14:paraId="2CF922B8" w14:textId="77777777" w:rsidR="008E7C49" w:rsidRDefault="008E7C49">
            <w:pPr>
              <w:spacing w:line="360" w:lineRule="auto"/>
              <w:rPr>
                <w:szCs w:val="21"/>
              </w:rPr>
            </w:pPr>
          </w:p>
        </w:tc>
      </w:tr>
      <w:tr w:rsidR="008E7C49" w14:paraId="1370F2F3" w14:textId="77777777">
        <w:tc>
          <w:tcPr>
            <w:tcW w:w="2074" w:type="dxa"/>
          </w:tcPr>
          <w:p w14:paraId="11861C6D"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60FD3D2A" w14:textId="7398F880" w:rsidR="008E7C49" w:rsidRDefault="00E53FE3">
            <w:pPr>
              <w:spacing w:line="360" w:lineRule="auto"/>
              <w:rPr>
                <w:szCs w:val="21"/>
              </w:rPr>
            </w:pPr>
            <w:del w:id="1100" w:author="John" w:date="2018-11-08T23:28:00Z">
              <w:r w:rsidDel="00D25D65">
                <w:rPr>
                  <w:rFonts w:hint="eastAsia"/>
                  <w:szCs w:val="21"/>
                </w:rPr>
                <w:delText>/</w:delText>
              </w:r>
            </w:del>
            <w:ins w:id="1101" w:author="John" w:date="2018-11-08T23:28:00Z">
              <w:r w:rsidR="00D25D65">
                <w:rPr>
                  <w:rFonts w:hint="eastAsia"/>
                  <w:szCs w:val="21"/>
                </w:rPr>
                <w:t>0</w:t>
              </w:r>
            </w:ins>
          </w:p>
        </w:tc>
        <w:tc>
          <w:tcPr>
            <w:tcW w:w="2074" w:type="dxa"/>
          </w:tcPr>
          <w:p w14:paraId="6E205D9B" w14:textId="73AEDDDD" w:rsidR="008E7C49" w:rsidRDefault="00E53FE3">
            <w:pPr>
              <w:spacing w:line="360" w:lineRule="auto"/>
              <w:rPr>
                <w:szCs w:val="21"/>
              </w:rPr>
            </w:pPr>
            <w:del w:id="1102" w:author="John" w:date="2018-11-08T23:28:00Z">
              <w:r w:rsidDel="00D25D65">
                <w:rPr>
                  <w:rFonts w:hint="eastAsia"/>
                  <w:szCs w:val="21"/>
                </w:rPr>
                <w:delText>/</w:delText>
              </w:r>
            </w:del>
            <w:ins w:id="1103" w:author="John" w:date="2018-11-08T23:28:00Z">
              <w:r w:rsidR="00D25D65">
                <w:rPr>
                  <w:rFonts w:hint="eastAsia"/>
                  <w:szCs w:val="21"/>
                </w:rPr>
                <w:t>0</w:t>
              </w:r>
            </w:ins>
          </w:p>
        </w:tc>
        <w:tc>
          <w:tcPr>
            <w:tcW w:w="2074" w:type="dxa"/>
          </w:tcPr>
          <w:p w14:paraId="6AB3EBFB" w14:textId="77777777" w:rsidR="008E7C49" w:rsidRDefault="00E53FE3">
            <w:pPr>
              <w:spacing w:line="360" w:lineRule="auto"/>
              <w:rPr>
                <w:szCs w:val="21"/>
              </w:rPr>
            </w:pPr>
            <w:r>
              <w:rPr>
                <w:rFonts w:hint="eastAsia"/>
                <w:szCs w:val="21"/>
              </w:rPr>
              <w:t>仅为</w:t>
            </w:r>
            <w:r>
              <w:rPr>
                <w:szCs w:val="21"/>
              </w:rPr>
              <w:t>学习使用</w:t>
            </w:r>
          </w:p>
        </w:tc>
      </w:tr>
      <w:tr w:rsidR="008E7C49" w14:paraId="508CAC35" w14:textId="77777777">
        <w:tc>
          <w:tcPr>
            <w:tcW w:w="2074" w:type="dxa"/>
          </w:tcPr>
          <w:p w14:paraId="6F2503EE"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A14AF61" w14:textId="21EEAD93" w:rsidR="008E7C49" w:rsidRDefault="00E53FE3">
            <w:pPr>
              <w:spacing w:line="360" w:lineRule="auto"/>
              <w:rPr>
                <w:szCs w:val="21"/>
              </w:rPr>
            </w:pPr>
            <w:del w:id="1104" w:author="John" w:date="2018-11-08T23:28:00Z">
              <w:r w:rsidDel="00D25D65">
                <w:rPr>
                  <w:rFonts w:hint="eastAsia"/>
                  <w:szCs w:val="21"/>
                </w:rPr>
                <w:delText>/</w:delText>
              </w:r>
            </w:del>
            <w:ins w:id="1105" w:author="John" w:date="2018-11-08T23:28:00Z">
              <w:r w:rsidR="00D25D65">
                <w:rPr>
                  <w:rFonts w:hint="eastAsia"/>
                  <w:szCs w:val="21"/>
                </w:rPr>
                <w:t>0</w:t>
              </w:r>
            </w:ins>
          </w:p>
        </w:tc>
        <w:tc>
          <w:tcPr>
            <w:tcW w:w="2074" w:type="dxa"/>
          </w:tcPr>
          <w:p w14:paraId="06990810" w14:textId="0BF70B5F" w:rsidR="008E7C49" w:rsidRDefault="00E53FE3">
            <w:pPr>
              <w:spacing w:line="360" w:lineRule="auto"/>
              <w:rPr>
                <w:szCs w:val="21"/>
              </w:rPr>
            </w:pPr>
            <w:del w:id="1106" w:author="John" w:date="2018-11-08T23:28:00Z">
              <w:r w:rsidDel="00D25D65">
                <w:rPr>
                  <w:rFonts w:hint="eastAsia"/>
                  <w:szCs w:val="21"/>
                </w:rPr>
                <w:delText>/</w:delText>
              </w:r>
            </w:del>
            <w:ins w:id="1107" w:author="John" w:date="2018-11-08T23:28:00Z">
              <w:r w:rsidR="00D25D65">
                <w:rPr>
                  <w:rFonts w:hint="eastAsia"/>
                  <w:szCs w:val="21"/>
                </w:rPr>
                <w:t>0</w:t>
              </w:r>
            </w:ins>
          </w:p>
        </w:tc>
        <w:tc>
          <w:tcPr>
            <w:tcW w:w="2074" w:type="dxa"/>
          </w:tcPr>
          <w:p w14:paraId="37D70FFA" w14:textId="77777777" w:rsidR="008E7C49" w:rsidRDefault="00E53FE3">
            <w:pPr>
              <w:spacing w:line="360" w:lineRule="auto"/>
              <w:rPr>
                <w:szCs w:val="21"/>
              </w:rPr>
            </w:pPr>
            <w:r>
              <w:rPr>
                <w:rFonts w:hint="eastAsia"/>
                <w:szCs w:val="21"/>
              </w:rPr>
              <w:t>仅为</w:t>
            </w:r>
            <w:r>
              <w:rPr>
                <w:szCs w:val="21"/>
              </w:rPr>
              <w:t>学习使用</w:t>
            </w:r>
          </w:p>
        </w:tc>
      </w:tr>
      <w:tr w:rsidR="008E7C49" w14:paraId="3036469E" w14:textId="77777777">
        <w:tc>
          <w:tcPr>
            <w:tcW w:w="2074" w:type="dxa"/>
          </w:tcPr>
          <w:p w14:paraId="3FB7448C"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74CD79C9" w14:textId="6F641EE6" w:rsidR="008E7C49" w:rsidRDefault="00E53FE3">
            <w:pPr>
              <w:spacing w:line="360" w:lineRule="auto"/>
              <w:rPr>
                <w:szCs w:val="21"/>
              </w:rPr>
            </w:pPr>
            <w:del w:id="1108" w:author="John" w:date="2018-11-08T23:28:00Z">
              <w:r w:rsidDel="00D25D65">
                <w:rPr>
                  <w:rFonts w:hint="eastAsia"/>
                  <w:szCs w:val="21"/>
                </w:rPr>
                <w:delText>/</w:delText>
              </w:r>
            </w:del>
            <w:ins w:id="1109" w:author="John" w:date="2018-11-08T23:28:00Z">
              <w:r w:rsidR="00D25D65">
                <w:rPr>
                  <w:rFonts w:hint="eastAsia"/>
                  <w:szCs w:val="21"/>
                </w:rPr>
                <w:t>0</w:t>
              </w:r>
            </w:ins>
          </w:p>
        </w:tc>
        <w:tc>
          <w:tcPr>
            <w:tcW w:w="2074" w:type="dxa"/>
          </w:tcPr>
          <w:p w14:paraId="09C60670" w14:textId="492149CE" w:rsidR="008E7C49" w:rsidRDefault="00E53FE3">
            <w:pPr>
              <w:spacing w:line="360" w:lineRule="auto"/>
              <w:rPr>
                <w:szCs w:val="21"/>
              </w:rPr>
            </w:pPr>
            <w:del w:id="1110" w:author="John" w:date="2018-11-08T23:28:00Z">
              <w:r w:rsidDel="00D25D65">
                <w:rPr>
                  <w:rFonts w:hint="eastAsia"/>
                  <w:szCs w:val="21"/>
                </w:rPr>
                <w:delText>/</w:delText>
              </w:r>
            </w:del>
            <w:ins w:id="1111" w:author="John" w:date="2018-11-08T23:28:00Z">
              <w:r w:rsidR="00D25D65">
                <w:rPr>
                  <w:rFonts w:hint="eastAsia"/>
                  <w:szCs w:val="21"/>
                </w:rPr>
                <w:t>0</w:t>
              </w:r>
            </w:ins>
          </w:p>
        </w:tc>
        <w:tc>
          <w:tcPr>
            <w:tcW w:w="2074" w:type="dxa"/>
          </w:tcPr>
          <w:p w14:paraId="0CF1B841" w14:textId="77777777" w:rsidR="008E7C49" w:rsidRDefault="00E53FE3">
            <w:pPr>
              <w:spacing w:line="360" w:lineRule="auto"/>
              <w:rPr>
                <w:szCs w:val="21"/>
              </w:rPr>
            </w:pPr>
            <w:r>
              <w:rPr>
                <w:rFonts w:hint="eastAsia"/>
                <w:szCs w:val="21"/>
              </w:rPr>
              <w:t>仅为</w:t>
            </w:r>
            <w:r>
              <w:rPr>
                <w:szCs w:val="21"/>
              </w:rPr>
              <w:t>学习使用</w:t>
            </w:r>
          </w:p>
        </w:tc>
      </w:tr>
      <w:tr w:rsidR="008E7C49" w14:paraId="0CBDE363" w14:textId="77777777">
        <w:tc>
          <w:tcPr>
            <w:tcW w:w="2074" w:type="dxa"/>
          </w:tcPr>
          <w:p w14:paraId="2D3FED4C"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87F448B" w14:textId="6EFAC983" w:rsidR="008E7C49" w:rsidRDefault="00E53FE3">
            <w:pPr>
              <w:spacing w:line="360" w:lineRule="auto"/>
              <w:rPr>
                <w:szCs w:val="21"/>
              </w:rPr>
            </w:pPr>
            <w:del w:id="1112" w:author="John" w:date="2018-11-08T23:28:00Z">
              <w:r w:rsidDel="00D25D65">
                <w:rPr>
                  <w:rFonts w:hint="eastAsia"/>
                  <w:szCs w:val="21"/>
                </w:rPr>
                <w:delText>/</w:delText>
              </w:r>
            </w:del>
            <w:ins w:id="1113" w:author="John" w:date="2018-11-08T23:28:00Z">
              <w:r w:rsidR="00D25D65">
                <w:rPr>
                  <w:rFonts w:hint="eastAsia"/>
                  <w:szCs w:val="21"/>
                </w:rPr>
                <w:t>0</w:t>
              </w:r>
            </w:ins>
          </w:p>
        </w:tc>
        <w:tc>
          <w:tcPr>
            <w:tcW w:w="2074" w:type="dxa"/>
          </w:tcPr>
          <w:p w14:paraId="15754A5C" w14:textId="0E9A4719" w:rsidR="008E7C49" w:rsidRDefault="00E53FE3">
            <w:pPr>
              <w:spacing w:line="360" w:lineRule="auto"/>
              <w:rPr>
                <w:szCs w:val="21"/>
              </w:rPr>
            </w:pPr>
            <w:del w:id="1114" w:author="John" w:date="2018-11-08T23:28:00Z">
              <w:r w:rsidDel="00D25D65">
                <w:rPr>
                  <w:rFonts w:hint="eastAsia"/>
                  <w:szCs w:val="21"/>
                </w:rPr>
                <w:delText>/</w:delText>
              </w:r>
            </w:del>
            <w:ins w:id="1115" w:author="John" w:date="2018-11-08T23:28:00Z">
              <w:r w:rsidR="00D25D65">
                <w:rPr>
                  <w:rFonts w:hint="eastAsia"/>
                  <w:szCs w:val="21"/>
                </w:rPr>
                <w:t>0</w:t>
              </w:r>
            </w:ins>
          </w:p>
        </w:tc>
        <w:tc>
          <w:tcPr>
            <w:tcW w:w="2074" w:type="dxa"/>
          </w:tcPr>
          <w:p w14:paraId="4FB2784C" w14:textId="77777777" w:rsidR="008E7C49" w:rsidRDefault="00E53FE3">
            <w:pPr>
              <w:spacing w:line="360" w:lineRule="auto"/>
              <w:rPr>
                <w:szCs w:val="21"/>
              </w:rPr>
            </w:pPr>
            <w:r>
              <w:rPr>
                <w:rFonts w:hint="eastAsia"/>
                <w:szCs w:val="21"/>
              </w:rPr>
              <w:t>仅为</w:t>
            </w:r>
            <w:r>
              <w:rPr>
                <w:szCs w:val="21"/>
              </w:rPr>
              <w:t>学习使用</w:t>
            </w:r>
          </w:p>
        </w:tc>
      </w:tr>
      <w:tr w:rsidR="008E7C49" w14:paraId="61980AF5" w14:textId="77777777">
        <w:tc>
          <w:tcPr>
            <w:tcW w:w="2074" w:type="dxa"/>
          </w:tcPr>
          <w:p w14:paraId="6BC91664" w14:textId="28E8C9C2" w:rsidR="008E7C49" w:rsidRDefault="00E53FE3">
            <w:pPr>
              <w:spacing w:line="360" w:lineRule="auto"/>
              <w:rPr>
                <w:rFonts w:hint="eastAsia"/>
                <w:szCs w:val="21"/>
              </w:rPr>
            </w:pPr>
            <w:del w:id="1116" w:author="John" w:date="2018-11-08T23:27:00Z">
              <w:r w:rsidDel="00D25D65">
                <w:rPr>
                  <w:rFonts w:hint="eastAsia"/>
                  <w:szCs w:val="21"/>
                </w:rPr>
                <w:delText>Axure</w:delText>
              </w:r>
              <w:r w:rsidDel="00D25D65">
                <w:rPr>
                  <w:szCs w:val="21"/>
                </w:rPr>
                <w:delText>RP</w:delText>
              </w:r>
            </w:del>
            <w:ins w:id="1117" w:author="John" w:date="2018-11-08T23:27:00Z">
              <w:r w:rsidR="00D25D65">
                <w:rPr>
                  <w:rFonts w:hint="eastAsia"/>
                  <w:szCs w:val="21"/>
                </w:rPr>
                <w:t>墨刀</w:t>
              </w:r>
            </w:ins>
          </w:p>
        </w:tc>
        <w:tc>
          <w:tcPr>
            <w:tcW w:w="2074" w:type="dxa"/>
          </w:tcPr>
          <w:p w14:paraId="1C6CFAD5" w14:textId="7A62122C" w:rsidR="008E7C49" w:rsidRDefault="00E53FE3">
            <w:pPr>
              <w:spacing w:line="360" w:lineRule="auto"/>
              <w:rPr>
                <w:szCs w:val="21"/>
              </w:rPr>
            </w:pPr>
            <w:del w:id="1118" w:author="John" w:date="2018-11-08T23:28:00Z">
              <w:r w:rsidDel="00D25D65">
                <w:rPr>
                  <w:rFonts w:hint="eastAsia"/>
                  <w:szCs w:val="21"/>
                </w:rPr>
                <w:delText>/</w:delText>
              </w:r>
            </w:del>
            <w:ins w:id="1119" w:author="John" w:date="2018-11-08T23:28:00Z">
              <w:r w:rsidR="00D25D65">
                <w:rPr>
                  <w:rFonts w:hint="eastAsia"/>
                  <w:szCs w:val="21"/>
                </w:rPr>
                <w:t>19</w:t>
              </w:r>
            </w:ins>
          </w:p>
        </w:tc>
        <w:tc>
          <w:tcPr>
            <w:tcW w:w="2074" w:type="dxa"/>
          </w:tcPr>
          <w:p w14:paraId="1BDF84A3" w14:textId="47881878" w:rsidR="008E7C49" w:rsidRDefault="00E53FE3">
            <w:pPr>
              <w:spacing w:line="360" w:lineRule="auto"/>
              <w:rPr>
                <w:szCs w:val="21"/>
              </w:rPr>
            </w:pPr>
            <w:del w:id="1120" w:author="John" w:date="2018-11-08T23:28:00Z">
              <w:r w:rsidDel="00D25D65">
                <w:rPr>
                  <w:rFonts w:hint="eastAsia"/>
                  <w:szCs w:val="21"/>
                </w:rPr>
                <w:delText>/</w:delText>
              </w:r>
            </w:del>
            <w:ins w:id="1121" w:author="John" w:date="2018-11-08T23:28:00Z">
              <w:r w:rsidR="00D25D65">
                <w:rPr>
                  <w:rFonts w:hint="eastAsia"/>
                  <w:szCs w:val="21"/>
                </w:rPr>
                <w:t>38</w:t>
              </w:r>
            </w:ins>
          </w:p>
        </w:tc>
        <w:tc>
          <w:tcPr>
            <w:tcW w:w="2074" w:type="dxa"/>
          </w:tcPr>
          <w:p w14:paraId="68F03116" w14:textId="77777777" w:rsidR="008E7C49" w:rsidRDefault="00E53FE3">
            <w:pPr>
              <w:spacing w:line="360" w:lineRule="auto"/>
              <w:rPr>
                <w:szCs w:val="21"/>
              </w:rPr>
            </w:pPr>
            <w:r>
              <w:rPr>
                <w:rFonts w:hint="eastAsia"/>
                <w:szCs w:val="21"/>
              </w:rPr>
              <w:t>仅为</w:t>
            </w:r>
            <w:r>
              <w:rPr>
                <w:szCs w:val="21"/>
              </w:rPr>
              <w:t>学习使用</w:t>
            </w:r>
          </w:p>
        </w:tc>
      </w:tr>
      <w:tr w:rsidR="008E7C49" w14:paraId="7FC25811" w14:textId="77777777">
        <w:tc>
          <w:tcPr>
            <w:tcW w:w="2074" w:type="dxa"/>
          </w:tcPr>
          <w:p w14:paraId="20E93D69"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EE5A7E8" w14:textId="1498ABF7" w:rsidR="008E7C49" w:rsidRDefault="00E53FE3">
            <w:pPr>
              <w:spacing w:line="360" w:lineRule="auto"/>
              <w:rPr>
                <w:szCs w:val="21"/>
              </w:rPr>
            </w:pPr>
            <w:del w:id="1122" w:author="John" w:date="2018-11-08T23:28:00Z">
              <w:r w:rsidDel="00D25D65">
                <w:rPr>
                  <w:rFonts w:hint="eastAsia"/>
                  <w:szCs w:val="21"/>
                </w:rPr>
                <w:delText>/</w:delText>
              </w:r>
            </w:del>
            <w:ins w:id="1123" w:author="John" w:date="2018-11-08T23:28:00Z">
              <w:r w:rsidR="00D25D65">
                <w:rPr>
                  <w:rFonts w:hint="eastAsia"/>
                  <w:szCs w:val="21"/>
                </w:rPr>
                <w:t>0</w:t>
              </w:r>
            </w:ins>
          </w:p>
        </w:tc>
        <w:tc>
          <w:tcPr>
            <w:tcW w:w="2074" w:type="dxa"/>
          </w:tcPr>
          <w:p w14:paraId="3B67430D" w14:textId="55293864" w:rsidR="008E7C49" w:rsidRDefault="00E53FE3">
            <w:pPr>
              <w:spacing w:line="360" w:lineRule="auto"/>
              <w:rPr>
                <w:szCs w:val="21"/>
              </w:rPr>
            </w:pPr>
            <w:del w:id="1124" w:author="John" w:date="2018-11-08T23:28:00Z">
              <w:r w:rsidDel="00D25D65">
                <w:rPr>
                  <w:rFonts w:hint="eastAsia"/>
                  <w:szCs w:val="21"/>
                </w:rPr>
                <w:delText>/</w:delText>
              </w:r>
            </w:del>
            <w:ins w:id="1125" w:author="John" w:date="2018-11-08T23:28:00Z">
              <w:r w:rsidR="00D25D65">
                <w:rPr>
                  <w:rFonts w:hint="eastAsia"/>
                  <w:szCs w:val="21"/>
                </w:rPr>
                <w:t>0</w:t>
              </w:r>
            </w:ins>
          </w:p>
        </w:tc>
        <w:tc>
          <w:tcPr>
            <w:tcW w:w="2074" w:type="dxa"/>
          </w:tcPr>
          <w:p w14:paraId="0384266A" w14:textId="77777777" w:rsidR="008E7C49" w:rsidRDefault="00E53FE3">
            <w:pPr>
              <w:spacing w:line="360" w:lineRule="auto"/>
              <w:rPr>
                <w:szCs w:val="21"/>
              </w:rPr>
            </w:pPr>
            <w:r>
              <w:rPr>
                <w:rFonts w:hint="eastAsia"/>
                <w:szCs w:val="21"/>
              </w:rPr>
              <w:t>仅为</w:t>
            </w:r>
            <w:r>
              <w:rPr>
                <w:szCs w:val="21"/>
              </w:rPr>
              <w:t>学习使用</w:t>
            </w:r>
          </w:p>
        </w:tc>
      </w:tr>
      <w:tr w:rsidR="008E7C49" w14:paraId="62D05761" w14:textId="77777777">
        <w:tc>
          <w:tcPr>
            <w:tcW w:w="2074" w:type="dxa"/>
          </w:tcPr>
          <w:p w14:paraId="5DB980C8" w14:textId="77777777" w:rsidR="008E7C49" w:rsidRDefault="00E53FE3">
            <w:pPr>
              <w:spacing w:line="360" w:lineRule="auto"/>
              <w:rPr>
                <w:szCs w:val="21"/>
              </w:rPr>
            </w:pPr>
            <w:r>
              <w:rPr>
                <w:rFonts w:hint="eastAsia"/>
                <w:szCs w:val="21"/>
              </w:rPr>
              <w:t>个人</w:t>
            </w:r>
            <w:r>
              <w:rPr>
                <w:szCs w:val="21"/>
              </w:rPr>
              <w:t>电脑</w:t>
            </w:r>
          </w:p>
        </w:tc>
        <w:tc>
          <w:tcPr>
            <w:tcW w:w="2074" w:type="dxa"/>
          </w:tcPr>
          <w:p w14:paraId="308E5532" w14:textId="29138005" w:rsidR="008E7C49" w:rsidRDefault="00E53FE3">
            <w:pPr>
              <w:spacing w:line="360" w:lineRule="auto"/>
              <w:rPr>
                <w:szCs w:val="21"/>
              </w:rPr>
            </w:pPr>
            <w:del w:id="1126" w:author="John" w:date="2018-11-08T23:28:00Z">
              <w:r w:rsidDel="00D25D65">
                <w:rPr>
                  <w:rFonts w:hint="eastAsia"/>
                  <w:szCs w:val="21"/>
                </w:rPr>
                <w:delText>/</w:delText>
              </w:r>
            </w:del>
            <w:ins w:id="1127" w:author="John" w:date="2018-11-08T23:28:00Z">
              <w:r w:rsidR="00D25D65">
                <w:rPr>
                  <w:rFonts w:hint="eastAsia"/>
                  <w:szCs w:val="21"/>
                </w:rPr>
                <w:t>0</w:t>
              </w:r>
            </w:ins>
          </w:p>
        </w:tc>
        <w:tc>
          <w:tcPr>
            <w:tcW w:w="2074" w:type="dxa"/>
          </w:tcPr>
          <w:p w14:paraId="5F671F27" w14:textId="17296FE6" w:rsidR="008E7C49" w:rsidRDefault="00E53FE3">
            <w:pPr>
              <w:spacing w:line="360" w:lineRule="auto"/>
              <w:rPr>
                <w:szCs w:val="21"/>
              </w:rPr>
            </w:pPr>
            <w:del w:id="1128" w:author="John" w:date="2018-11-08T23:28:00Z">
              <w:r w:rsidDel="00D25D65">
                <w:rPr>
                  <w:rFonts w:hint="eastAsia"/>
                  <w:szCs w:val="21"/>
                </w:rPr>
                <w:delText>/</w:delText>
              </w:r>
            </w:del>
            <w:ins w:id="1129" w:author="John" w:date="2018-11-08T23:28:00Z">
              <w:r w:rsidR="00D25D65">
                <w:rPr>
                  <w:rFonts w:hint="eastAsia"/>
                  <w:szCs w:val="21"/>
                </w:rPr>
                <w:t>0</w:t>
              </w:r>
            </w:ins>
          </w:p>
        </w:tc>
        <w:tc>
          <w:tcPr>
            <w:tcW w:w="2074" w:type="dxa"/>
          </w:tcPr>
          <w:p w14:paraId="1222F9A8" w14:textId="77777777" w:rsidR="008E7C49" w:rsidRDefault="00E53FE3">
            <w:pPr>
              <w:spacing w:line="360" w:lineRule="auto"/>
              <w:rPr>
                <w:szCs w:val="21"/>
              </w:rPr>
            </w:pPr>
            <w:r>
              <w:rPr>
                <w:rFonts w:hint="eastAsia"/>
                <w:szCs w:val="21"/>
              </w:rPr>
              <w:t>组员自备</w:t>
            </w:r>
          </w:p>
        </w:tc>
      </w:tr>
      <w:tr w:rsidR="008E7C49" w14:paraId="65EBF2F2" w14:textId="77777777">
        <w:tc>
          <w:tcPr>
            <w:tcW w:w="2074" w:type="dxa"/>
          </w:tcPr>
          <w:p w14:paraId="6DB50AAA" w14:textId="77777777" w:rsidR="008E7C49" w:rsidRDefault="00E53FE3">
            <w:pPr>
              <w:spacing w:line="360" w:lineRule="auto"/>
              <w:rPr>
                <w:szCs w:val="21"/>
              </w:rPr>
            </w:pPr>
            <w:r>
              <w:rPr>
                <w:rFonts w:hint="eastAsia"/>
                <w:szCs w:val="21"/>
              </w:rPr>
              <w:t>总计</w:t>
            </w:r>
          </w:p>
        </w:tc>
        <w:tc>
          <w:tcPr>
            <w:tcW w:w="2074" w:type="dxa"/>
          </w:tcPr>
          <w:p w14:paraId="55670136" w14:textId="2C57726A" w:rsidR="008E7C49" w:rsidRDefault="00E53FE3">
            <w:pPr>
              <w:spacing w:line="360" w:lineRule="auto"/>
              <w:rPr>
                <w:szCs w:val="21"/>
              </w:rPr>
            </w:pPr>
            <w:del w:id="1130" w:author="John" w:date="2018-11-08T23:28:00Z">
              <w:r w:rsidDel="00D25D65">
                <w:rPr>
                  <w:rFonts w:hint="eastAsia"/>
                  <w:szCs w:val="21"/>
                </w:rPr>
                <w:delText>/</w:delText>
              </w:r>
            </w:del>
            <w:ins w:id="1131" w:author="John" w:date="2018-11-08T23:28:00Z">
              <w:r w:rsidR="00D25D65">
                <w:rPr>
                  <w:rFonts w:hint="eastAsia"/>
                  <w:szCs w:val="21"/>
                </w:rPr>
                <w:t>39</w:t>
              </w:r>
            </w:ins>
          </w:p>
        </w:tc>
        <w:tc>
          <w:tcPr>
            <w:tcW w:w="2074" w:type="dxa"/>
          </w:tcPr>
          <w:p w14:paraId="6BA64C5B" w14:textId="120FF728" w:rsidR="008E7C49" w:rsidRDefault="00E53FE3">
            <w:pPr>
              <w:spacing w:line="360" w:lineRule="auto"/>
              <w:rPr>
                <w:szCs w:val="21"/>
              </w:rPr>
            </w:pPr>
            <w:del w:id="1132" w:author="John" w:date="2018-11-08T23:28:00Z">
              <w:r w:rsidDel="00D25D65">
                <w:rPr>
                  <w:rFonts w:hint="eastAsia"/>
                  <w:szCs w:val="21"/>
                </w:rPr>
                <w:delText>/</w:delText>
              </w:r>
            </w:del>
            <w:ins w:id="1133" w:author="John" w:date="2018-11-08T23:28:00Z">
              <w:r w:rsidR="00D25D65">
                <w:rPr>
                  <w:rFonts w:hint="eastAsia"/>
                  <w:szCs w:val="21"/>
                </w:rPr>
                <w:t>118</w:t>
              </w:r>
            </w:ins>
          </w:p>
        </w:tc>
        <w:tc>
          <w:tcPr>
            <w:tcW w:w="2074" w:type="dxa"/>
          </w:tcPr>
          <w:p w14:paraId="65CC33CB" w14:textId="77777777" w:rsidR="008E7C49" w:rsidRDefault="008E7C49">
            <w:pPr>
              <w:spacing w:line="360" w:lineRule="auto"/>
              <w:rPr>
                <w:szCs w:val="21"/>
              </w:rPr>
            </w:pPr>
          </w:p>
        </w:tc>
      </w:tr>
    </w:tbl>
    <w:p w14:paraId="27D425F3"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18231FA" w14:textId="77777777">
        <w:tc>
          <w:tcPr>
            <w:tcW w:w="2074" w:type="dxa"/>
          </w:tcPr>
          <w:p w14:paraId="10C0B4AC"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4BDFD259"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64956C1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536053F8" w14:textId="77777777" w:rsidR="008E7C49" w:rsidRDefault="00E53FE3">
            <w:pPr>
              <w:spacing w:line="360" w:lineRule="auto"/>
              <w:jc w:val="center"/>
              <w:rPr>
                <w:b/>
                <w:sz w:val="24"/>
                <w:szCs w:val="21"/>
              </w:rPr>
            </w:pPr>
            <w:r>
              <w:rPr>
                <w:rFonts w:hint="eastAsia"/>
                <w:b/>
                <w:sz w:val="24"/>
                <w:szCs w:val="21"/>
              </w:rPr>
              <w:t>备注</w:t>
            </w:r>
          </w:p>
        </w:tc>
      </w:tr>
      <w:tr w:rsidR="008E7C49" w14:paraId="3D698937" w14:textId="77777777">
        <w:tc>
          <w:tcPr>
            <w:tcW w:w="2074" w:type="dxa"/>
          </w:tcPr>
          <w:p w14:paraId="6AC41856" w14:textId="77777777" w:rsidR="008E7C49" w:rsidRDefault="00E53FE3">
            <w:pPr>
              <w:spacing w:line="360" w:lineRule="auto"/>
              <w:rPr>
                <w:szCs w:val="21"/>
              </w:rPr>
            </w:pPr>
            <w:r>
              <w:rPr>
                <w:rFonts w:hint="eastAsia"/>
                <w:szCs w:val="21"/>
              </w:rPr>
              <w:lastRenderedPageBreak/>
              <w:t>域名</w:t>
            </w:r>
          </w:p>
        </w:tc>
        <w:tc>
          <w:tcPr>
            <w:tcW w:w="2074" w:type="dxa"/>
          </w:tcPr>
          <w:p w14:paraId="7FE6973F" w14:textId="77777777" w:rsidR="008E7C49" w:rsidRDefault="00E53FE3">
            <w:pPr>
              <w:spacing w:line="360" w:lineRule="auto"/>
              <w:rPr>
                <w:szCs w:val="21"/>
              </w:rPr>
            </w:pPr>
            <w:r>
              <w:rPr>
                <w:rFonts w:hint="eastAsia"/>
                <w:szCs w:val="21"/>
              </w:rPr>
              <w:t>/</w:t>
            </w:r>
          </w:p>
        </w:tc>
        <w:tc>
          <w:tcPr>
            <w:tcW w:w="2074" w:type="dxa"/>
          </w:tcPr>
          <w:p w14:paraId="4C453D54" w14:textId="77777777" w:rsidR="008E7C49" w:rsidRDefault="00E53FE3">
            <w:pPr>
              <w:spacing w:line="360" w:lineRule="auto"/>
              <w:rPr>
                <w:szCs w:val="21"/>
              </w:rPr>
            </w:pPr>
            <w:r>
              <w:rPr>
                <w:rFonts w:hint="eastAsia"/>
                <w:szCs w:val="21"/>
              </w:rPr>
              <w:t>/</w:t>
            </w:r>
          </w:p>
        </w:tc>
        <w:tc>
          <w:tcPr>
            <w:tcW w:w="2074" w:type="dxa"/>
          </w:tcPr>
          <w:p w14:paraId="174E99A8" w14:textId="77777777" w:rsidR="008E7C49" w:rsidRDefault="008E7C49">
            <w:pPr>
              <w:spacing w:line="360" w:lineRule="auto"/>
              <w:rPr>
                <w:szCs w:val="21"/>
              </w:rPr>
            </w:pPr>
          </w:p>
        </w:tc>
      </w:tr>
      <w:tr w:rsidR="008E7C49" w14:paraId="6BB3F2BF" w14:textId="77777777">
        <w:tc>
          <w:tcPr>
            <w:tcW w:w="2074" w:type="dxa"/>
          </w:tcPr>
          <w:p w14:paraId="14C1CBE3" w14:textId="77777777" w:rsidR="008E7C49" w:rsidRDefault="00E53FE3">
            <w:pPr>
              <w:spacing w:line="360" w:lineRule="auto"/>
              <w:rPr>
                <w:szCs w:val="21"/>
              </w:rPr>
            </w:pPr>
            <w:r>
              <w:rPr>
                <w:rFonts w:hint="eastAsia"/>
                <w:szCs w:val="21"/>
              </w:rPr>
              <w:t>服务器</w:t>
            </w:r>
          </w:p>
        </w:tc>
        <w:tc>
          <w:tcPr>
            <w:tcW w:w="2074" w:type="dxa"/>
          </w:tcPr>
          <w:p w14:paraId="69B79330" w14:textId="77777777" w:rsidR="008E7C49" w:rsidRDefault="00E53FE3">
            <w:pPr>
              <w:spacing w:line="360" w:lineRule="auto"/>
              <w:rPr>
                <w:szCs w:val="21"/>
              </w:rPr>
            </w:pPr>
            <w:r>
              <w:rPr>
                <w:rFonts w:hint="eastAsia"/>
                <w:szCs w:val="21"/>
              </w:rPr>
              <w:t>/</w:t>
            </w:r>
          </w:p>
        </w:tc>
        <w:tc>
          <w:tcPr>
            <w:tcW w:w="2074" w:type="dxa"/>
          </w:tcPr>
          <w:p w14:paraId="42967C78" w14:textId="77777777" w:rsidR="008E7C49" w:rsidRDefault="00E53FE3">
            <w:pPr>
              <w:spacing w:line="360" w:lineRule="auto"/>
              <w:rPr>
                <w:szCs w:val="21"/>
              </w:rPr>
            </w:pPr>
            <w:r>
              <w:rPr>
                <w:rFonts w:hint="eastAsia"/>
                <w:szCs w:val="21"/>
              </w:rPr>
              <w:t>/</w:t>
            </w:r>
          </w:p>
        </w:tc>
        <w:tc>
          <w:tcPr>
            <w:tcW w:w="2074" w:type="dxa"/>
          </w:tcPr>
          <w:p w14:paraId="2231CDE1" w14:textId="77777777" w:rsidR="008E7C49" w:rsidRDefault="008E7C49">
            <w:pPr>
              <w:spacing w:line="360" w:lineRule="auto"/>
              <w:rPr>
                <w:szCs w:val="21"/>
              </w:rPr>
            </w:pPr>
          </w:p>
        </w:tc>
      </w:tr>
      <w:tr w:rsidR="008E7C49" w14:paraId="0EA5BDAB" w14:textId="77777777">
        <w:tc>
          <w:tcPr>
            <w:tcW w:w="2074" w:type="dxa"/>
          </w:tcPr>
          <w:p w14:paraId="71748A8F" w14:textId="77777777" w:rsidR="008E7C49" w:rsidRDefault="00E53FE3">
            <w:pPr>
              <w:spacing w:line="360" w:lineRule="auto"/>
              <w:rPr>
                <w:szCs w:val="21"/>
              </w:rPr>
            </w:pPr>
            <w:r>
              <w:rPr>
                <w:rFonts w:hint="eastAsia"/>
                <w:szCs w:val="21"/>
              </w:rPr>
              <w:t>总计</w:t>
            </w:r>
          </w:p>
        </w:tc>
        <w:tc>
          <w:tcPr>
            <w:tcW w:w="2074" w:type="dxa"/>
          </w:tcPr>
          <w:p w14:paraId="1EF495D9" w14:textId="77777777" w:rsidR="008E7C49" w:rsidRDefault="00E53FE3">
            <w:pPr>
              <w:spacing w:line="360" w:lineRule="auto"/>
              <w:rPr>
                <w:szCs w:val="21"/>
              </w:rPr>
            </w:pPr>
            <w:r>
              <w:rPr>
                <w:rFonts w:hint="eastAsia"/>
                <w:szCs w:val="21"/>
              </w:rPr>
              <w:t>/</w:t>
            </w:r>
          </w:p>
        </w:tc>
        <w:tc>
          <w:tcPr>
            <w:tcW w:w="2074" w:type="dxa"/>
          </w:tcPr>
          <w:p w14:paraId="28257016" w14:textId="77777777" w:rsidR="008E7C49" w:rsidRDefault="00E53FE3">
            <w:pPr>
              <w:spacing w:line="360" w:lineRule="auto"/>
              <w:rPr>
                <w:szCs w:val="21"/>
              </w:rPr>
            </w:pPr>
            <w:r>
              <w:rPr>
                <w:rFonts w:hint="eastAsia"/>
                <w:szCs w:val="21"/>
              </w:rPr>
              <w:t>/</w:t>
            </w:r>
          </w:p>
        </w:tc>
        <w:tc>
          <w:tcPr>
            <w:tcW w:w="2074" w:type="dxa"/>
          </w:tcPr>
          <w:p w14:paraId="3F49D60E" w14:textId="77777777" w:rsidR="008E7C49" w:rsidRDefault="008E7C49">
            <w:pPr>
              <w:spacing w:line="360" w:lineRule="auto"/>
              <w:rPr>
                <w:szCs w:val="21"/>
              </w:rPr>
            </w:pPr>
          </w:p>
        </w:tc>
      </w:tr>
    </w:tbl>
    <w:p w14:paraId="0769EFCA" w14:textId="77777777" w:rsidR="008E7C49" w:rsidRDefault="00E53FE3">
      <w:pPr>
        <w:pStyle w:val="2"/>
        <w:spacing w:line="360" w:lineRule="auto"/>
      </w:pPr>
      <w:bookmarkStart w:id="1134" w:name="_Toc529483174"/>
      <w:r>
        <w:rPr>
          <w:rFonts w:hint="eastAsia"/>
        </w:rPr>
        <w:t>10.2</w:t>
      </w:r>
      <w:r>
        <w:t xml:space="preserve"> </w:t>
      </w:r>
      <w:r>
        <w:rPr>
          <w:rFonts w:hint="eastAsia"/>
        </w:rPr>
        <w:t>采购</w:t>
      </w:r>
      <w:r>
        <w:t>项目的</w:t>
      </w:r>
      <w:r>
        <w:rPr>
          <w:rFonts w:hint="eastAsia"/>
        </w:rPr>
        <w:t>风险问题</w:t>
      </w:r>
      <w:bookmarkEnd w:id="113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696"/>
        <w:gridCol w:w="1697"/>
        <w:gridCol w:w="1603"/>
        <w:gridCol w:w="1603"/>
      </w:tblGrid>
      <w:tr w:rsidR="008E7C49" w14:paraId="7309A8C6" w14:textId="77777777">
        <w:tc>
          <w:tcPr>
            <w:tcW w:w="1697" w:type="dxa"/>
          </w:tcPr>
          <w:p w14:paraId="0620C15F" w14:textId="77777777"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14:paraId="31A71AB3" w14:textId="77777777" w:rsidR="008E7C49" w:rsidRDefault="00E53FE3">
            <w:pPr>
              <w:spacing w:line="360" w:lineRule="auto"/>
              <w:jc w:val="center"/>
              <w:rPr>
                <w:b/>
                <w:sz w:val="24"/>
                <w:szCs w:val="21"/>
              </w:rPr>
            </w:pPr>
            <w:r>
              <w:rPr>
                <w:rFonts w:hint="eastAsia"/>
                <w:b/>
                <w:sz w:val="24"/>
                <w:szCs w:val="21"/>
              </w:rPr>
              <w:t>解决方案</w:t>
            </w:r>
          </w:p>
        </w:tc>
        <w:tc>
          <w:tcPr>
            <w:tcW w:w="1697" w:type="dxa"/>
          </w:tcPr>
          <w:p w14:paraId="72B81FEA" w14:textId="77777777" w:rsidR="008E7C49" w:rsidRDefault="00E53FE3">
            <w:pPr>
              <w:spacing w:line="360" w:lineRule="auto"/>
              <w:jc w:val="center"/>
              <w:rPr>
                <w:b/>
                <w:sz w:val="24"/>
                <w:szCs w:val="21"/>
              </w:rPr>
            </w:pPr>
            <w:r>
              <w:rPr>
                <w:rFonts w:hint="eastAsia"/>
                <w:b/>
                <w:sz w:val="24"/>
                <w:szCs w:val="21"/>
              </w:rPr>
              <w:t>发生概率</w:t>
            </w:r>
          </w:p>
        </w:tc>
        <w:tc>
          <w:tcPr>
            <w:tcW w:w="1603" w:type="dxa"/>
          </w:tcPr>
          <w:p w14:paraId="1CAD3A83" w14:textId="77777777" w:rsidR="008E7C49" w:rsidRDefault="00E53FE3">
            <w:pPr>
              <w:spacing w:line="360" w:lineRule="auto"/>
              <w:jc w:val="center"/>
              <w:rPr>
                <w:b/>
                <w:sz w:val="24"/>
                <w:szCs w:val="21"/>
              </w:rPr>
            </w:pPr>
            <w:r>
              <w:rPr>
                <w:rFonts w:hint="eastAsia"/>
                <w:b/>
                <w:sz w:val="24"/>
                <w:szCs w:val="21"/>
              </w:rPr>
              <w:t>影响度</w:t>
            </w:r>
          </w:p>
        </w:tc>
        <w:tc>
          <w:tcPr>
            <w:tcW w:w="1603" w:type="dxa"/>
          </w:tcPr>
          <w:p w14:paraId="3CAA79A6" w14:textId="77777777" w:rsidR="008E7C49" w:rsidRDefault="00E53FE3">
            <w:pPr>
              <w:spacing w:line="360" w:lineRule="auto"/>
              <w:jc w:val="center"/>
              <w:rPr>
                <w:b/>
                <w:sz w:val="24"/>
                <w:szCs w:val="21"/>
              </w:rPr>
            </w:pPr>
            <w:r>
              <w:rPr>
                <w:rFonts w:hint="eastAsia"/>
                <w:b/>
                <w:sz w:val="24"/>
                <w:szCs w:val="21"/>
              </w:rPr>
              <w:t>优先级</w:t>
            </w:r>
          </w:p>
        </w:tc>
      </w:tr>
      <w:tr w:rsidR="008E7C49" w14:paraId="69093D19" w14:textId="77777777">
        <w:tc>
          <w:tcPr>
            <w:tcW w:w="1697" w:type="dxa"/>
          </w:tcPr>
          <w:p w14:paraId="549C9B1B" w14:textId="77777777"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14:paraId="16F7394C" w14:textId="77777777"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14:paraId="255DCDF6" w14:textId="77777777" w:rsidR="008E7C49" w:rsidRDefault="00E53FE3">
            <w:pPr>
              <w:spacing w:line="360" w:lineRule="auto"/>
              <w:rPr>
                <w:szCs w:val="21"/>
              </w:rPr>
            </w:pPr>
            <w:r>
              <w:rPr>
                <w:rFonts w:hint="eastAsia"/>
                <w:szCs w:val="21"/>
              </w:rPr>
              <w:t>中</w:t>
            </w:r>
          </w:p>
        </w:tc>
        <w:tc>
          <w:tcPr>
            <w:tcW w:w="1603" w:type="dxa"/>
          </w:tcPr>
          <w:p w14:paraId="1AB3166F" w14:textId="77777777" w:rsidR="008E7C49" w:rsidRDefault="00E53FE3">
            <w:pPr>
              <w:spacing w:line="360" w:lineRule="auto"/>
              <w:rPr>
                <w:szCs w:val="21"/>
              </w:rPr>
            </w:pPr>
            <w:r>
              <w:rPr>
                <w:rFonts w:hint="eastAsia"/>
                <w:szCs w:val="21"/>
              </w:rPr>
              <w:t>高</w:t>
            </w:r>
          </w:p>
        </w:tc>
        <w:tc>
          <w:tcPr>
            <w:tcW w:w="1603" w:type="dxa"/>
          </w:tcPr>
          <w:p w14:paraId="63705F69" w14:textId="77777777" w:rsidR="008E7C49" w:rsidRDefault="00E53FE3">
            <w:pPr>
              <w:spacing w:line="360" w:lineRule="auto"/>
              <w:rPr>
                <w:szCs w:val="21"/>
              </w:rPr>
            </w:pPr>
            <w:r>
              <w:rPr>
                <w:rFonts w:hint="eastAsia"/>
                <w:szCs w:val="21"/>
              </w:rPr>
              <w:t>高</w:t>
            </w:r>
          </w:p>
        </w:tc>
      </w:tr>
      <w:tr w:rsidR="008E7C49" w14:paraId="5A01034D" w14:textId="77777777">
        <w:tc>
          <w:tcPr>
            <w:tcW w:w="1697" w:type="dxa"/>
          </w:tcPr>
          <w:p w14:paraId="2279CEE3" w14:textId="77777777"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14:paraId="36029609" w14:textId="77777777" w:rsidR="008E7C49" w:rsidRDefault="00E53FE3">
            <w:pPr>
              <w:spacing w:line="360" w:lineRule="auto"/>
              <w:rPr>
                <w:szCs w:val="21"/>
              </w:rPr>
            </w:pPr>
            <w:r>
              <w:rPr>
                <w:rFonts w:hint="eastAsia"/>
                <w:szCs w:val="21"/>
              </w:rPr>
              <w:t>提高</w:t>
            </w:r>
            <w:r>
              <w:rPr>
                <w:szCs w:val="21"/>
              </w:rPr>
              <w:t>投入或降低需求</w:t>
            </w:r>
          </w:p>
        </w:tc>
        <w:tc>
          <w:tcPr>
            <w:tcW w:w="1697" w:type="dxa"/>
          </w:tcPr>
          <w:p w14:paraId="1C429A42" w14:textId="77777777" w:rsidR="008E7C49" w:rsidRDefault="00E53FE3">
            <w:pPr>
              <w:spacing w:line="360" w:lineRule="auto"/>
              <w:rPr>
                <w:szCs w:val="21"/>
              </w:rPr>
            </w:pPr>
            <w:r>
              <w:rPr>
                <w:rFonts w:hint="eastAsia"/>
                <w:szCs w:val="21"/>
              </w:rPr>
              <w:t>低</w:t>
            </w:r>
          </w:p>
        </w:tc>
        <w:tc>
          <w:tcPr>
            <w:tcW w:w="1603" w:type="dxa"/>
          </w:tcPr>
          <w:p w14:paraId="4224984A" w14:textId="77777777" w:rsidR="008E7C49" w:rsidRDefault="00E53FE3">
            <w:pPr>
              <w:spacing w:line="360" w:lineRule="auto"/>
              <w:rPr>
                <w:szCs w:val="21"/>
              </w:rPr>
            </w:pPr>
            <w:r>
              <w:rPr>
                <w:rFonts w:hint="eastAsia"/>
                <w:szCs w:val="21"/>
              </w:rPr>
              <w:t>高</w:t>
            </w:r>
          </w:p>
        </w:tc>
        <w:tc>
          <w:tcPr>
            <w:tcW w:w="1603" w:type="dxa"/>
          </w:tcPr>
          <w:p w14:paraId="10F31F36" w14:textId="77777777" w:rsidR="008E7C49" w:rsidRDefault="00E53FE3">
            <w:pPr>
              <w:spacing w:line="360" w:lineRule="auto"/>
              <w:rPr>
                <w:szCs w:val="21"/>
              </w:rPr>
            </w:pPr>
            <w:r>
              <w:rPr>
                <w:rFonts w:hint="eastAsia"/>
                <w:szCs w:val="21"/>
              </w:rPr>
              <w:t>中</w:t>
            </w:r>
          </w:p>
        </w:tc>
      </w:tr>
      <w:tr w:rsidR="008E7C49" w14:paraId="0B79228E" w14:textId="77777777">
        <w:tc>
          <w:tcPr>
            <w:tcW w:w="1697" w:type="dxa"/>
          </w:tcPr>
          <w:p w14:paraId="73E89303" w14:textId="77777777"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14:paraId="3C5CC576" w14:textId="77777777" w:rsidR="008E7C49" w:rsidRDefault="00E53FE3">
            <w:pPr>
              <w:spacing w:line="360" w:lineRule="auto"/>
              <w:rPr>
                <w:szCs w:val="21"/>
              </w:rPr>
            </w:pPr>
            <w:r>
              <w:rPr>
                <w:rFonts w:hint="eastAsia"/>
                <w:szCs w:val="21"/>
              </w:rPr>
              <w:t>尽快</w:t>
            </w:r>
            <w:r>
              <w:rPr>
                <w:szCs w:val="21"/>
              </w:rPr>
              <w:t>查阅相关资料学习软件</w:t>
            </w:r>
          </w:p>
        </w:tc>
        <w:tc>
          <w:tcPr>
            <w:tcW w:w="1697" w:type="dxa"/>
          </w:tcPr>
          <w:p w14:paraId="4E1024F2" w14:textId="77777777" w:rsidR="008E7C49" w:rsidRDefault="00E53FE3">
            <w:pPr>
              <w:spacing w:line="360" w:lineRule="auto"/>
              <w:rPr>
                <w:szCs w:val="21"/>
              </w:rPr>
            </w:pPr>
            <w:r>
              <w:rPr>
                <w:rFonts w:hint="eastAsia"/>
                <w:szCs w:val="21"/>
              </w:rPr>
              <w:t>高</w:t>
            </w:r>
          </w:p>
        </w:tc>
        <w:tc>
          <w:tcPr>
            <w:tcW w:w="1603" w:type="dxa"/>
          </w:tcPr>
          <w:p w14:paraId="5C663307" w14:textId="77777777" w:rsidR="008E7C49" w:rsidRDefault="00E53FE3">
            <w:pPr>
              <w:spacing w:line="360" w:lineRule="auto"/>
              <w:rPr>
                <w:szCs w:val="21"/>
              </w:rPr>
            </w:pPr>
            <w:r>
              <w:rPr>
                <w:rFonts w:hint="eastAsia"/>
                <w:szCs w:val="21"/>
              </w:rPr>
              <w:t>高</w:t>
            </w:r>
          </w:p>
        </w:tc>
        <w:tc>
          <w:tcPr>
            <w:tcW w:w="1603" w:type="dxa"/>
          </w:tcPr>
          <w:p w14:paraId="57C06896" w14:textId="77777777" w:rsidR="008E7C49" w:rsidRDefault="00E53FE3">
            <w:pPr>
              <w:spacing w:line="360" w:lineRule="auto"/>
              <w:rPr>
                <w:szCs w:val="21"/>
              </w:rPr>
            </w:pPr>
            <w:r>
              <w:rPr>
                <w:rFonts w:hint="eastAsia"/>
                <w:szCs w:val="21"/>
              </w:rPr>
              <w:t>最高</w:t>
            </w:r>
          </w:p>
        </w:tc>
      </w:tr>
      <w:tr w:rsidR="008E7C49" w14:paraId="0D8F295F" w14:textId="77777777">
        <w:tc>
          <w:tcPr>
            <w:tcW w:w="1697" w:type="dxa"/>
          </w:tcPr>
          <w:p w14:paraId="412F4FD1" w14:textId="77777777"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14:paraId="4F15E189" w14:textId="77777777"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14:paraId="157A3218" w14:textId="77777777" w:rsidR="008E7C49" w:rsidRDefault="00E53FE3">
            <w:pPr>
              <w:spacing w:line="360" w:lineRule="auto"/>
              <w:rPr>
                <w:szCs w:val="21"/>
              </w:rPr>
            </w:pPr>
            <w:r>
              <w:rPr>
                <w:rFonts w:hint="eastAsia"/>
                <w:szCs w:val="21"/>
              </w:rPr>
              <w:t>高</w:t>
            </w:r>
          </w:p>
        </w:tc>
        <w:tc>
          <w:tcPr>
            <w:tcW w:w="1603" w:type="dxa"/>
          </w:tcPr>
          <w:p w14:paraId="0BE076B9" w14:textId="77777777" w:rsidR="008E7C49" w:rsidRDefault="00E53FE3">
            <w:pPr>
              <w:spacing w:line="360" w:lineRule="auto"/>
              <w:rPr>
                <w:szCs w:val="21"/>
              </w:rPr>
            </w:pPr>
            <w:r>
              <w:rPr>
                <w:rFonts w:hint="eastAsia"/>
                <w:szCs w:val="21"/>
              </w:rPr>
              <w:t>高</w:t>
            </w:r>
          </w:p>
        </w:tc>
        <w:tc>
          <w:tcPr>
            <w:tcW w:w="1603" w:type="dxa"/>
          </w:tcPr>
          <w:p w14:paraId="3D374CEE" w14:textId="77777777" w:rsidR="008E7C49" w:rsidRDefault="00E53FE3">
            <w:pPr>
              <w:spacing w:line="360" w:lineRule="auto"/>
              <w:rPr>
                <w:szCs w:val="21"/>
              </w:rPr>
            </w:pPr>
            <w:r>
              <w:rPr>
                <w:rFonts w:hint="eastAsia"/>
                <w:szCs w:val="21"/>
              </w:rPr>
              <w:t>较高</w:t>
            </w:r>
          </w:p>
        </w:tc>
      </w:tr>
    </w:tbl>
    <w:p w14:paraId="77894E7F" w14:textId="77777777" w:rsidR="009B2F5D" w:rsidRDefault="009B2F5D" w:rsidP="009B2F5D">
      <w:pPr>
        <w:pStyle w:val="1"/>
        <w:spacing w:line="360" w:lineRule="auto"/>
        <w:rPr>
          <w:ins w:id="1135" w:author="John" w:date="2018-11-08T23:20:00Z"/>
          <w:rFonts w:asciiTheme="majorEastAsia" w:hAnsiTheme="majorEastAsia"/>
        </w:rPr>
      </w:pPr>
      <w:bookmarkStart w:id="1136" w:name="_Toc529483175"/>
      <w:ins w:id="1137" w:author="John" w:date="2018-11-08T23:20:00Z">
        <w:r>
          <w:rPr>
            <w:rFonts w:asciiTheme="majorEastAsia" w:hAnsiTheme="majorEastAsia" w:hint="eastAsia"/>
          </w:rPr>
          <w:t>1</w:t>
        </w:r>
        <w:r>
          <w:rPr>
            <w:rFonts w:asciiTheme="majorEastAsia" w:hAnsiTheme="majorEastAsia"/>
          </w:rPr>
          <w:t xml:space="preserve">1 </w:t>
        </w:r>
        <w:r>
          <w:rPr>
            <w:rFonts w:asciiTheme="majorEastAsia" w:hAnsiTheme="majorEastAsia" w:hint="eastAsia"/>
          </w:rPr>
          <w:t>范围管理计划</w:t>
        </w:r>
        <w:bookmarkEnd w:id="1136"/>
      </w:ins>
    </w:p>
    <w:p w14:paraId="699549CE" w14:textId="77777777" w:rsidR="009B2F5D" w:rsidRDefault="009B2F5D" w:rsidP="009B2F5D">
      <w:pPr>
        <w:pStyle w:val="2"/>
        <w:rPr>
          <w:ins w:id="1138" w:author="John" w:date="2018-11-08T23:20:00Z"/>
        </w:rPr>
      </w:pPr>
      <w:bookmarkStart w:id="1139" w:name="_Toc529483176"/>
      <w:ins w:id="1140" w:author="John" w:date="2018-11-08T23:20:00Z">
        <w:r>
          <w:rPr>
            <w:rFonts w:hint="eastAsia"/>
          </w:rPr>
          <w:t>11.1</w:t>
        </w:r>
        <w:r>
          <w:t xml:space="preserve"> </w:t>
        </w:r>
        <w:r>
          <w:rPr>
            <w:rFonts w:hint="eastAsia"/>
          </w:rPr>
          <w:t>范围说明书</w:t>
        </w:r>
        <w:bookmarkEnd w:id="1139"/>
      </w:ins>
    </w:p>
    <w:p w14:paraId="1F3D64CA" w14:textId="77777777" w:rsidR="009B2F5D" w:rsidRPr="00941810" w:rsidRDefault="009B2F5D" w:rsidP="009B2F5D">
      <w:pPr>
        <w:rPr>
          <w:ins w:id="1141" w:author="John" w:date="2018-11-08T23:20:00Z"/>
        </w:rPr>
      </w:pPr>
      <w:ins w:id="1142" w:author="John" w:date="2018-11-08T23:20:00Z">
        <w:r>
          <w:rPr>
            <w:rFonts w:hint="eastAsia"/>
          </w:rPr>
          <w:t>R</w:t>
        </w:r>
        <w:r>
          <w:t>BD</w:t>
        </w:r>
      </w:ins>
    </w:p>
    <w:p w14:paraId="11506404" w14:textId="77777777" w:rsidR="009B2F5D" w:rsidRDefault="009B2F5D" w:rsidP="009B2F5D">
      <w:pPr>
        <w:pStyle w:val="2"/>
        <w:rPr>
          <w:ins w:id="1143" w:author="John" w:date="2018-11-08T23:20:00Z"/>
        </w:rPr>
      </w:pPr>
      <w:bookmarkStart w:id="1144" w:name="_Toc529483177"/>
      <w:ins w:id="1145" w:author="John" w:date="2018-11-08T23:20:00Z">
        <w:r>
          <w:rPr>
            <w:rFonts w:hint="eastAsia"/>
          </w:rPr>
          <w:t>11.2</w:t>
        </w:r>
        <w:r>
          <w:t xml:space="preserve"> </w:t>
        </w:r>
        <w:r>
          <w:rPr>
            <w:rFonts w:hint="eastAsia"/>
          </w:rPr>
          <w:t>创建W</w:t>
        </w:r>
        <w:r>
          <w:t>BS</w:t>
        </w:r>
        <w:r>
          <w:rPr>
            <w:rFonts w:hint="eastAsia"/>
          </w:rPr>
          <w:t>的建议、样例和资源</w:t>
        </w:r>
        <w:bookmarkEnd w:id="1144"/>
      </w:ins>
    </w:p>
    <w:p w14:paraId="54199DA2" w14:textId="77777777" w:rsidR="009B2F5D" w:rsidRPr="00941810" w:rsidRDefault="009B2F5D" w:rsidP="009B2F5D">
      <w:pPr>
        <w:rPr>
          <w:ins w:id="1146" w:author="John" w:date="2018-11-08T23:20:00Z"/>
        </w:rPr>
      </w:pPr>
      <w:ins w:id="1147" w:author="John" w:date="2018-11-08T23:20:00Z">
        <w:r>
          <w:t>TBD</w:t>
        </w:r>
      </w:ins>
    </w:p>
    <w:p w14:paraId="75C121D2" w14:textId="77777777" w:rsidR="009B2F5D" w:rsidRDefault="009B2F5D" w:rsidP="009B2F5D">
      <w:pPr>
        <w:pStyle w:val="2"/>
        <w:rPr>
          <w:ins w:id="1148" w:author="John" w:date="2018-11-08T23:20:00Z"/>
        </w:rPr>
      </w:pPr>
      <w:bookmarkStart w:id="1149" w:name="_Toc529483178"/>
      <w:ins w:id="1150" w:author="John" w:date="2018-11-08T23:20:00Z">
        <w:r>
          <w:rPr>
            <w:rFonts w:hint="eastAsia"/>
          </w:rPr>
          <w:t>11.3</w:t>
        </w:r>
        <w:r>
          <w:t xml:space="preserve"> </w:t>
        </w:r>
        <w:r>
          <w:rPr>
            <w:rFonts w:hint="eastAsia"/>
          </w:rPr>
          <w:t>W</w:t>
        </w:r>
        <w:r>
          <w:t>BS</w:t>
        </w:r>
        <w:r>
          <w:rPr>
            <w:rFonts w:hint="eastAsia"/>
          </w:rPr>
          <w:t>变更维护</w:t>
        </w:r>
        <w:bookmarkEnd w:id="1149"/>
      </w:ins>
    </w:p>
    <w:p w14:paraId="0D3B6A8E" w14:textId="77777777" w:rsidR="009B2F5D" w:rsidRPr="00941810" w:rsidRDefault="009B2F5D" w:rsidP="009B2F5D">
      <w:pPr>
        <w:rPr>
          <w:ins w:id="1151" w:author="John" w:date="2018-11-08T23:20:00Z"/>
        </w:rPr>
      </w:pPr>
      <w:ins w:id="1152" w:author="John" w:date="2018-11-08T23:20:00Z">
        <w:r>
          <w:rPr>
            <w:rFonts w:hint="eastAsia"/>
          </w:rPr>
          <w:t>T</w:t>
        </w:r>
        <w:r>
          <w:t>BD</w:t>
        </w:r>
      </w:ins>
    </w:p>
    <w:p w14:paraId="3B738767" w14:textId="77777777" w:rsidR="009B2F5D" w:rsidRDefault="009B2F5D" w:rsidP="009B2F5D">
      <w:pPr>
        <w:pStyle w:val="2"/>
        <w:rPr>
          <w:ins w:id="1153" w:author="John" w:date="2018-11-08T23:20:00Z"/>
        </w:rPr>
      </w:pPr>
      <w:bookmarkStart w:id="1154" w:name="_Toc529483179"/>
      <w:ins w:id="1155" w:author="John" w:date="2018-11-08T23:20:00Z">
        <w:r>
          <w:rPr>
            <w:rFonts w:hint="eastAsia"/>
          </w:rPr>
          <w:lastRenderedPageBreak/>
          <w:t>11.4交付物的验收</w:t>
        </w:r>
        <w:bookmarkEnd w:id="1154"/>
      </w:ins>
    </w:p>
    <w:p w14:paraId="5A1E4EA3" w14:textId="77777777" w:rsidR="009B2F5D" w:rsidRPr="00436226" w:rsidRDefault="009B2F5D" w:rsidP="009B2F5D">
      <w:pPr>
        <w:ind w:firstLine="420"/>
        <w:rPr>
          <w:ins w:id="1156" w:author="John" w:date="2018-11-08T23:20:00Z"/>
        </w:rPr>
      </w:pPr>
      <w:ins w:id="1157" w:author="John" w:date="2018-11-08T23:20:00Z">
        <w:r>
          <w:rPr>
            <w:rFonts w:hint="eastAsia"/>
          </w:rPr>
          <w:t>经用户评审，项目功能满足用户需求，文档类交付物通过客户评审。</w:t>
        </w:r>
        <w:r>
          <w:tab/>
        </w:r>
      </w:ins>
    </w:p>
    <w:p w14:paraId="57BBA359" w14:textId="77777777" w:rsidR="009B2F5D" w:rsidRDefault="009B2F5D" w:rsidP="009B2F5D">
      <w:pPr>
        <w:pStyle w:val="2"/>
        <w:rPr>
          <w:ins w:id="1158" w:author="John" w:date="2018-11-08T23:20:00Z"/>
        </w:rPr>
      </w:pPr>
      <w:bookmarkStart w:id="1159" w:name="_Toc529483180"/>
      <w:ins w:id="1160" w:author="John" w:date="2018-11-08T23:20:00Z">
        <w:r>
          <w:rPr>
            <w:rFonts w:hint="eastAsia"/>
          </w:rPr>
          <w:t>11.5</w:t>
        </w:r>
        <w:r>
          <w:t xml:space="preserve"> </w:t>
        </w:r>
        <w:r>
          <w:rPr>
            <w:rFonts w:hint="eastAsia"/>
          </w:rPr>
          <w:t>需求变更控制</w:t>
        </w:r>
        <w:bookmarkEnd w:id="1159"/>
      </w:ins>
    </w:p>
    <w:p w14:paraId="547668E5" w14:textId="77777777" w:rsidR="009B2F5D" w:rsidRPr="00941810" w:rsidRDefault="009B2F5D" w:rsidP="009B2F5D">
      <w:pPr>
        <w:rPr>
          <w:ins w:id="1161" w:author="John" w:date="2018-11-08T23:20:00Z"/>
        </w:rPr>
      </w:pPr>
      <w:ins w:id="1162" w:author="John" w:date="2018-11-08T23:20:00Z">
        <w:r>
          <w:rPr>
            <w:rFonts w:hint="eastAsia"/>
          </w:rPr>
          <w:t>T</w:t>
        </w:r>
        <w:r>
          <w:t>BD</w:t>
        </w:r>
      </w:ins>
    </w:p>
    <w:p w14:paraId="4832CBFF" w14:textId="77777777" w:rsidR="008E7C49" w:rsidRDefault="008E7C49">
      <w:pPr>
        <w:spacing w:line="360" w:lineRule="auto"/>
        <w:ind w:left="1120"/>
      </w:pPr>
    </w:p>
    <w:sectPr w:rsidR="008E7C49" w:rsidSect="008E7C49">
      <w:headerReference w:type="default" r:id="rId22"/>
      <w:footerReference w:type="default" r:id="rId2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40" w:author="沈启航" w:date="2018-10-20T22:17:00Z" w:initials="沈启航">
    <w:p w14:paraId="06AE10BB" w14:textId="77777777" w:rsidR="00A36AD6" w:rsidRDefault="00A36AD6">
      <w:pPr>
        <w:pStyle w:val="a4"/>
      </w:pPr>
      <w:r>
        <w:rPr>
          <w:rFonts w:hint="eastAsia"/>
        </w:rPr>
        <w:t>详见</w:t>
      </w:r>
      <w:r>
        <w:t>PRD2018-G03-</w:t>
      </w:r>
      <w:r>
        <w:t>需求工程项目</w:t>
      </w:r>
      <w:r>
        <w:t>WBS.vsdx</w:t>
      </w:r>
    </w:p>
  </w:comment>
  <w:comment w:id="743" w:author="沈启航" w:date="2018-10-20T22:20:00Z" w:initials="沈启航">
    <w:p w14:paraId="5EC47793" w14:textId="77777777" w:rsidR="00A36AD6" w:rsidRDefault="00A36AD6">
      <w:pPr>
        <w:pStyle w:val="a4"/>
      </w:pPr>
      <w:r>
        <w:rPr>
          <w:rFonts w:hint="eastAsia"/>
        </w:rPr>
        <w:t>详见</w:t>
      </w:r>
      <w:r>
        <w:t>PRD2018-G03-</w:t>
      </w:r>
      <w:r>
        <w:rPr>
          <w:rFonts w:hint="eastAsia"/>
        </w:rPr>
        <w:t>甘特图</w:t>
      </w:r>
      <w:r>
        <w:rPr>
          <w:rFonts w:hint="eastAsia"/>
        </w:rPr>
        <w:t>.mpp</w:t>
      </w:r>
    </w:p>
    <w:p w14:paraId="322C3199" w14:textId="77777777" w:rsidR="00A36AD6" w:rsidRDefault="00A36AD6">
      <w:pPr>
        <w:pStyle w:val="a4"/>
      </w:pPr>
      <w:r>
        <w:rPr>
          <w:rFonts w:hint="eastAsia"/>
        </w:rPr>
        <w:t>需要补充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AE10BB" w15:done="0"/>
  <w15:commentEx w15:paraId="322C31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AE10BB" w16cid:durableId="1F8F3BDA"/>
  <w16cid:commentId w16cid:paraId="322C3199" w16cid:durableId="1F8F3B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CD11A" w14:textId="77777777" w:rsidR="00C46F8C" w:rsidRDefault="00C46F8C" w:rsidP="008E7C49">
      <w:r>
        <w:separator/>
      </w:r>
    </w:p>
  </w:endnote>
  <w:endnote w:type="continuationSeparator" w:id="0">
    <w:p w14:paraId="3A78F05F" w14:textId="77777777" w:rsidR="00C46F8C" w:rsidRDefault="00C46F8C" w:rsidP="008E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8DE5D" w14:textId="77777777" w:rsidR="00A36AD6" w:rsidRDefault="00C46F8C">
    <w:pPr>
      <w:pStyle w:val="ab"/>
      <w:jc w:val="center"/>
    </w:pPr>
    <w:sdt>
      <w:sdtPr>
        <w:id w:val="125209428"/>
        <w:docPartObj>
          <w:docPartGallery w:val="AutoText"/>
        </w:docPartObj>
      </w:sdtPr>
      <w:sdtEndPr/>
      <w:sdtContent>
        <w:sdt>
          <w:sdtPr>
            <w:id w:val="1728636285"/>
            <w:docPartObj>
              <w:docPartGallery w:val="AutoText"/>
            </w:docPartObj>
          </w:sdtPr>
          <w:sdtEndPr/>
          <w:sdtContent>
            <w:r w:rsidR="00A36AD6">
              <w:rPr>
                <w:lang w:val="zh-CN"/>
              </w:rPr>
              <w:t xml:space="preserve"> </w:t>
            </w:r>
            <w:r w:rsidR="00A36AD6">
              <w:rPr>
                <w:b/>
                <w:bCs/>
                <w:sz w:val="24"/>
                <w:szCs w:val="24"/>
              </w:rPr>
              <w:fldChar w:fldCharType="begin"/>
            </w:r>
            <w:r w:rsidR="00A36AD6">
              <w:rPr>
                <w:b/>
                <w:bCs/>
              </w:rPr>
              <w:instrText>PAGE</w:instrText>
            </w:r>
            <w:r w:rsidR="00A36AD6">
              <w:rPr>
                <w:b/>
                <w:bCs/>
                <w:sz w:val="24"/>
                <w:szCs w:val="24"/>
              </w:rPr>
              <w:fldChar w:fldCharType="separate"/>
            </w:r>
            <w:r w:rsidR="00D7708D">
              <w:rPr>
                <w:b/>
                <w:bCs/>
                <w:noProof/>
              </w:rPr>
              <w:t>2</w:t>
            </w:r>
            <w:r w:rsidR="00A36AD6">
              <w:rPr>
                <w:b/>
                <w:bCs/>
                <w:sz w:val="24"/>
                <w:szCs w:val="24"/>
              </w:rPr>
              <w:fldChar w:fldCharType="end"/>
            </w:r>
            <w:r w:rsidR="00A36AD6">
              <w:rPr>
                <w:lang w:val="zh-CN"/>
              </w:rPr>
              <w:t xml:space="preserve"> / </w:t>
            </w:r>
            <w:r w:rsidR="00A36AD6">
              <w:rPr>
                <w:b/>
                <w:bCs/>
                <w:sz w:val="24"/>
                <w:szCs w:val="24"/>
              </w:rPr>
              <w:fldChar w:fldCharType="begin"/>
            </w:r>
            <w:r w:rsidR="00A36AD6">
              <w:rPr>
                <w:b/>
                <w:bCs/>
              </w:rPr>
              <w:instrText>NUMPAGES</w:instrText>
            </w:r>
            <w:r w:rsidR="00A36AD6">
              <w:rPr>
                <w:b/>
                <w:bCs/>
                <w:sz w:val="24"/>
                <w:szCs w:val="24"/>
              </w:rPr>
              <w:fldChar w:fldCharType="separate"/>
            </w:r>
            <w:r w:rsidR="00D7708D">
              <w:rPr>
                <w:b/>
                <w:bCs/>
                <w:noProof/>
              </w:rPr>
              <w:t>39</w:t>
            </w:r>
            <w:r w:rsidR="00A36AD6">
              <w:rPr>
                <w:b/>
                <w:bCs/>
                <w:sz w:val="24"/>
                <w:szCs w:val="24"/>
              </w:rPr>
              <w:fldChar w:fldCharType="end"/>
            </w:r>
          </w:sdtContent>
        </w:sdt>
      </w:sdtContent>
    </w:sdt>
  </w:p>
  <w:p w14:paraId="138778EB" w14:textId="77777777" w:rsidR="00A36AD6" w:rsidRDefault="00A36AD6">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1BC06" w14:textId="77777777" w:rsidR="00C46F8C" w:rsidRDefault="00C46F8C" w:rsidP="008E7C49">
      <w:r>
        <w:separator/>
      </w:r>
    </w:p>
  </w:footnote>
  <w:footnote w:type="continuationSeparator" w:id="0">
    <w:p w14:paraId="04B5F6CE" w14:textId="77777777" w:rsidR="00C46F8C" w:rsidRDefault="00C46F8C" w:rsidP="008E7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3D105" w14:textId="77777777" w:rsidR="00A36AD6" w:rsidRDefault="00A36AD6">
    <w:pPr>
      <w:pStyle w:val="ad"/>
    </w:pPr>
    <w:r>
      <w:t>PRD2018-G03-</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John">
    <w15:presenceInfo w15:providerId="None" w15:userId="John"/>
  </w15:person>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795C"/>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521C"/>
    <w:rsid w:val="001B2470"/>
    <w:rsid w:val="001B6740"/>
    <w:rsid w:val="001C6BB1"/>
    <w:rsid w:val="001D01ED"/>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52671"/>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5660F"/>
    <w:rsid w:val="0057601C"/>
    <w:rsid w:val="0058056E"/>
    <w:rsid w:val="005D0492"/>
    <w:rsid w:val="005D2E79"/>
    <w:rsid w:val="005E6D6A"/>
    <w:rsid w:val="006438A5"/>
    <w:rsid w:val="00647FCA"/>
    <w:rsid w:val="006B2303"/>
    <w:rsid w:val="006F4B41"/>
    <w:rsid w:val="0073752D"/>
    <w:rsid w:val="00744AD0"/>
    <w:rsid w:val="00746432"/>
    <w:rsid w:val="00760FC1"/>
    <w:rsid w:val="007A2052"/>
    <w:rsid w:val="007B0E9A"/>
    <w:rsid w:val="007D626D"/>
    <w:rsid w:val="007E4699"/>
    <w:rsid w:val="007E6D7B"/>
    <w:rsid w:val="007F1BF4"/>
    <w:rsid w:val="007F4A3B"/>
    <w:rsid w:val="007F5BE5"/>
    <w:rsid w:val="008032DF"/>
    <w:rsid w:val="00825A1D"/>
    <w:rsid w:val="00844AE7"/>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B2F5D"/>
    <w:rsid w:val="009D785D"/>
    <w:rsid w:val="009E2C13"/>
    <w:rsid w:val="009E3052"/>
    <w:rsid w:val="00A26076"/>
    <w:rsid w:val="00A36AD6"/>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46F8C"/>
    <w:rsid w:val="00CA6C5A"/>
    <w:rsid w:val="00CA79CE"/>
    <w:rsid w:val="00CC031C"/>
    <w:rsid w:val="00CC5AE8"/>
    <w:rsid w:val="00CE0E1F"/>
    <w:rsid w:val="00CE2959"/>
    <w:rsid w:val="00CF7F85"/>
    <w:rsid w:val="00D168B3"/>
    <w:rsid w:val="00D25D65"/>
    <w:rsid w:val="00D3475D"/>
    <w:rsid w:val="00D553BF"/>
    <w:rsid w:val="00D5767E"/>
    <w:rsid w:val="00D6082A"/>
    <w:rsid w:val="00D7708D"/>
    <w:rsid w:val="00D8532F"/>
    <w:rsid w:val="00D85683"/>
    <w:rsid w:val="00DB5F6A"/>
    <w:rsid w:val="00DC3272"/>
    <w:rsid w:val="00DC3BA3"/>
    <w:rsid w:val="00DC463E"/>
    <w:rsid w:val="00DE50E9"/>
    <w:rsid w:val="00E1706A"/>
    <w:rsid w:val="00E27C08"/>
    <w:rsid w:val="00E53FE3"/>
    <w:rsid w:val="00E7026E"/>
    <w:rsid w:val="00E9740C"/>
    <w:rsid w:val="00EB15D9"/>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725C"/>
  <w15:docId w15:val="{0A043E51-AFFC-4EB6-B093-8D20AC8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7C49"/>
    <w:pPr>
      <w:widowControl w:val="0"/>
      <w:jc w:val="both"/>
    </w:pPr>
    <w:rPr>
      <w:kern w:val="2"/>
      <w:sz w:val="21"/>
      <w:szCs w:val="22"/>
    </w:rPr>
  </w:style>
  <w:style w:type="paragraph" w:styleId="1">
    <w:name w:val="heading 1"/>
    <w:next w:val="a"/>
    <w:link w:val="10"/>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sid w:val="008E7C49"/>
    <w:rPr>
      <w:b/>
      <w:bCs/>
    </w:rPr>
  </w:style>
  <w:style w:type="paragraph" w:styleId="a4">
    <w:name w:val="annotation text"/>
    <w:basedOn w:val="a"/>
    <w:link w:val="a6"/>
    <w:uiPriority w:val="99"/>
    <w:semiHidden/>
    <w:unhideWhenUsed/>
    <w:rsid w:val="008E7C49"/>
    <w:pPr>
      <w:jc w:val="left"/>
    </w:pPr>
  </w:style>
  <w:style w:type="paragraph" w:styleId="TOC7">
    <w:name w:val="toc 7"/>
    <w:basedOn w:val="a"/>
    <w:next w:val="a"/>
    <w:uiPriority w:val="39"/>
    <w:unhideWhenUsed/>
    <w:rsid w:val="008E7C49"/>
    <w:pPr>
      <w:ind w:leftChars="1200" w:left="2520"/>
    </w:pPr>
  </w:style>
  <w:style w:type="paragraph" w:styleId="TOC5">
    <w:name w:val="toc 5"/>
    <w:basedOn w:val="a"/>
    <w:next w:val="a"/>
    <w:uiPriority w:val="39"/>
    <w:unhideWhenUsed/>
    <w:rsid w:val="008E7C49"/>
    <w:pPr>
      <w:ind w:leftChars="800" w:left="1680"/>
    </w:pPr>
  </w:style>
  <w:style w:type="paragraph" w:styleId="TOC3">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TOC8">
    <w:name w:val="toc 8"/>
    <w:basedOn w:val="a"/>
    <w:next w:val="a"/>
    <w:uiPriority w:val="39"/>
    <w:unhideWhenUsed/>
    <w:rsid w:val="008E7C49"/>
    <w:pPr>
      <w:ind w:leftChars="1400" w:left="2940"/>
    </w:pPr>
  </w:style>
  <w:style w:type="paragraph" w:styleId="a7">
    <w:name w:val="Date"/>
    <w:basedOn w:val="a"/>
    <w:next w:val="a"/>
    <w:link w:val="a8"/>
    <w:uiPriority w:val="99"/>
    <w:semiHidden/>
    <w:unhideWhenUsed/>
    <w:rsid w:val="008E7C49"/>
    <w:pPr>
      <w:ind w:leftChars="2500" w:left="100"/>
    </w:pPr>
  </w:style>
  <w:style w:type="paragraph" w:styleId="a9">
    <w:name w:val="Balloon Text"/>
    <w:basedOn w:val="a"/>
    <w:link w:val="aa"/>
    <w:uiPriority w:val="99"/>
    <w:semiHidden/>
    <w:unhideWhenUsed/>
    <w:rsid w:val="008E7C49"/>
    <w:rPr>
      <w:sz w:val="18"/>
      <w:szCs w:val="18"/>
    </w:rPr>
  </w:style>
  <w:style w:type="paragraph" w:styleId="ab">
    <w:name w:val="footer"/>
    <w:basedOn w:val="a"/>
    <w:link w:val="ac"/>
    <w:uiPriority w:val="99"/>
    <w:unhideWhenUsed/>
    <w:rsid w:val="008E7C49"/>
    <w:pPr>
      <w:tabs>
        <w:tab w:val="center" w:pos="4153"/>
        <w:tab w:val="right" w:pos="8306"/>
      </w:tabs>
      <w:snapToGrid w:val="0"/>
      <w:jc w:val="left"/>
    </w:pPr>
    <w:rPr>
      <w:sz w:val="18"/>
      <w:szCs w:val="18"/>
    </w:rPr>
  </w:style>
  <w:style w:type="paragraph" w:styleId="ad">
    <w:name w:val="header"/>
    <w:basedOn w:val="a"/>
    <w:link w:val="ae"/>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8E7C49"/>
  </w:style>
  <w:style w:type="paragraph" w:styleId="TOC4">
    <w:name w:val="toc 4"/>
    <w:basedOn w:val="a"/>
    <w:next w:val="a"/>
    <w:uiPriority w:val="39"/>
    <w:unhideWhenUsed/>
    <w:rsid w:val="008E7C49"/>
    <w:pPr>
      <w:ind w:leftChars="600" w:left="1260"/>
    </w:pPr>
  </w:style>
  <w:style w:type="paragraph" w:styleId="af">
    <w:name w:val="Subtitle"/>
    <w:basedOn w:val="a"/>
    <w:next w:val="a"/>
    <w:link w:val="af0"/>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TOC6">
    <w:name w:val="toc 6"/>
    <w:basedOn w:val="a"/>
    <w:next w:val="a"/>
    <w:uiPriority w:val="39"/>
    <w:unhideWhenUsed/>
    <w:rsid w:val="008E7C49"/>
    <w:pPr>
      <w:ind w:leftChars="1000" w:left="2100"/>
    </w:pPr>
  </w:style>
  <w:style w:type="paragraph" w:styleId="TOC2">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TOC9">
    <w:name w:val="toc 9"/>
    <w:basedOn w:val="a"/>
    <w:next w:val="a"/>
    <w:uiPriority w:val="39"/>
    <w:unhideWhenUsed/>
    <w:rsid w:val="008E7C49"/>
    <w:pPr>
      <w:ind w:leftChars="1600" w:left="3360"/>
    </w:pPr>
  </w:style>
  <w:style w:type="character" w:styleId="af1">
    <w:name w:val="Hyperlink"/>
    <w:basedOn w:val="a0"/>
    <w:uiPriority w:val="99"/>
    <w:unhideWhenUsed/>
    <w:rsid w:val="008E7C49"/>
    <w:rPr>
      <w:color w:val="0563C1" w:themeColor="hyperlink"/>
      <w:u w:val="single"/>
    </w:rPr>
  </w:style>
  <w:style w:type="character" w:styleId="af2">
    <w:name w:val="annotation reference"/>
    <w:basedOn w:val="a0"/>
    <w:uiPriority w:val="99"/>
    <w:semiHidden/>
    <w:unhideWhenUsed/>
    <w:rsid w:val="008E7C49"/>
    <w:rPr>
      <w:sz w:val="21"/>
      <w:szCs w:val="21"/>
    </w:rPr>
  </w:style>
  <w:style w:type="table" w:styleId="af3">
    <w:name w:val="Table Grid"/>
    <w:basedOn w:val="a1"/>
    <w:uiPriority w:val="39"/>
    <w:rsid w:val="008E7C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E7C49"/>
    <w:rPr>
      <w:rFonts w:asciiTheme="majorHAnsi" w:eastAsiaTheme="majorEastAsia" w:hAnsiTheme="majorHAnsi"/>
      <w:b/>
      <w:bCs/>
      <w:sz w:val="44"/>
    </w:rPr>
  </w:style>
  <w:style w:type="character" w:customStyle="1" w:styleId="20">
    <w:name w:val="标题 2 字符"/>
    <w:basedOn w:val="a0"/>
    <w:link w:val="2"/>
    <w:uiPriority w:val="9"/>
    <w:rsid w:val="008E7C49"/>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8E7C49"/>
    <w:rPr>
      <w:rFonts w:asciiTheme="majorHAnsi" w:eastAsiaTheme="majorEastAsia" w:hAnsiTheme="majorHAnsi"/>
      <w:b/>
      <w:bCs/>
      <w:sz w:val="30"/>
      <w:szCs w:val="32"/>
    </w:rPr>
  </w:style>
  <w:style w:type="character" w:customStyle="1" w:styleId="40">
    <w:name w:val="标题 4 字符"/>
    <w:basedOn w:val="a0"/>
    <w:link w:val="4"/>
    <w:uiPriority w:val="9"/>
    <w:rsid w:val="008E7C4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7C49"/>
    <w:rPr>
      <w:b/>
      <w:bCs/>
      <w:sz w:val="28"/>
      <w:szCs w:val="28"/>
    </w:rPr>
  </w:style>
  <w:style w:type="character" w:customStyle="1" w:styleId="ae">
    <w:name w:val="页眉 字符"/>
    <w:basedOn w:val="a0"/>
    <w:link w:val="ad"/>
    <w:uiPriority w:val="99"/>
    <w:rsid w:val="008E7C49"/>
    <w:rPr>
      <w:sz w:val="18"/>
      <w:szCs w:val="18"/>
    </w:rPr>
  </w:style>
  <w:style w:type="character" w:customStyle="1" w:styleId="ac">
    <w:name w:val="页脚 字符"/>
    <w:basedOn w:val="a0"/>
    <w:link w:val="ab"/>
    <w:uiPriority w:val="99"/>
    <w:rsid w:val="008E7C49"/>
    <w:rPr>
      <w:sz w:val="18"/>
      <w:szCs w:val="18"/>
    </w:rPr>
  </w:style>
  <w:style w:type="character" w:customStyle="1" w:styleId="aa">
    <w:name w:val="批注框文本 字符"/>
    <w:basedOn w:val="a0"/>
    <w:link w:val="a9"/>
    <w:uiPriority w:val="99"/>
    <w:semiHidden/>
    <w:rsid w:val="008E7C49"/>
    <w:rPr>
      <w:sz w:val="18"/>
      <w:szCs w:val="18"/>
    </w:rPr>
  </w:style>
  <w:style w:type="paragraph" w:styleId="af4">
    <w:name w:val="List Paragraph"/>
    <w:basedOn w:val="a"/>
    <w:link w:val="af5"/>
    <w:uiPriority w:val="34"/>
    <w:qFormat/>
    <w:rsid w:val="008E7C49"/>
    <w:pPr>
      <w:ind w:firstLineChars="200" w:firstLine="420"/>
    </w:pPr>
  </w:style>
  <w:style w:type="character" w:customStyle="1" w:styleId="af5">
    <w:name w:val="列表段落 字符"/>
    <w:basedOn w:val="a0"/>
    <w:link w:val="af4"/>
    <w:uiPriority w:val="34"/>
    <w:rsid w:val="008E7C49"/>
  </w:style>
  <w:style w:type="paragraph" w:customStyle="1" w:styleId="TOC10">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a8">
    <w:name w:val="日期 字符"/>
    <w:basedOn w:val="a0"/>
    <w:link w:val="a7"/>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af5"/>
    <w:link w:val="11"/>
    <w:rsid w:val="008E7C49"/>
    <w:rPr>
      <w:sz w:val="28"/>
      <w:szCs w:val="28"/>
    </w:rPr>
  </w:style>
  <w:style w:type="paragraph" w:customStyle="1" w:styleId="af6">
    <w:name w:val="一级标题"/>
    <w:next w:val="a"/>
    <w:link w:val="af7"/>
    <w:rsid w:val="008E7C49"/>
    <w:rPr>
      <w:b/>
      <w:bCs/>
      <w:kern w:val="44"/>
      <w:sz w:val="32"/>
      <w:szCs w:val="44"/>
    </w:rPr>
  </w:style>
  <w:style w:type="character" w:customStyle="1" w:styleId="af7">
    <w:name w:val="一级标题 字符"/>
    <w:basedOn w:val="a0"/>
    <w:link w:val="af6"/>
    <w:rsid w:val="008E7C49"/>
    <w:rPr>
      <w:b/>
      <w:bCs/>
      <w:kern w:val="44"/>
      <w:sz w:val="32"/>
      <w:szCs w:val="44"/>
    </w:rPr>
  </w:style>
  <w:style w:type="paragraph" w:customStyle="1" w:styleId="af8">
    <w:name w:val="二级标题"/>
    <w:basedOn w:val="af6"/>
    <w:next w:val="a"/>
    <w:link w:val="af9"/>
    <w:rsid w:val="008E7C49"/>
    <w:rPr>
      <w:sz w:val="30"/>
    </w:rPr>
  </w:style>
  <w:style w:type="character" w:customStyle="1" w:styleId="af9">
    <w:name w:val="二级标题 字符"/>
    <w:basedOn w:val="af7"/>
    <w:link w:val="af8"/>
    <w:rsid w:val="008E7C49"/>
    <w:rPr>
      <w:b/>
      <w:bCs/>
      <w:kern w:val="44"/>
      <w:sz w:val="30"/>
      <w:szCs w:val="44"/>
    </w:rPr>
  </w:style>
  <w:style w:type="paragraph" w:customStyle="1" w:styleId="afa">
    <w:name w:val="三级标题"/>
    <w:basedOn w:val="af8"/>
    <w:next w:val="a"/>
    <w:link w:val="afb"/>
    <w:rsid w:val="008E7C49"/>
    <w:rPr>
      <w:sz w:val="28"/>
    </w:rPr>
  </w:style>
  <w:style w:type="character" w:customStyle="1" w:styleId="afb">
    <w:name w:val="三级标题 字符"/>
    <w:basedOn w:val="af9"/>
    <w:link w:val="afa"/>
    <w:rsid w:val="008E7C49"/>
    <w:rPr>
      <w:b/>
      <w:bCs/>
      <w:kern w:val="44"/>
      <w:sz w:val="28"/>
      <w:szCs w:val="44"/>
    </w:rPr>
  </w:style>
  <w:style w:type="paragraph" w:customStyle="1" w:styleId="afc">
    <w:name w:val="四级标题"/>
    <w:basedOn w:val="afa"/>
    <w:next w:val="a"/>
    <w:link w:val="afd"/>
    <w:rsid w:val="008E7C49"/>
    <w:rPr>
      <w:sz w:val="24"/>
    </w:rPr>
  </w:style>
  <w:style w:type="character" w:customStyle="1" w:styleId="afd">
    <w:name w:val="四级标题 字符"/>
    <w:basedOn w:val="afb"/>
    <w:link w:val="afc"/>
    <w:rsid w:val="008E7C49"/>
    <w:rPr>
      <w:b/>
      <w:bCs/>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e">
    <w:name w:val="No Spacing"/>
    <w:uiPriority w:val="1"/>
    <w:qFormat/>
    <w:rsid w:val="008E7C49"/>
    <w:pPr>
      <w:widowControl w:val="0"/>
      <w:jc w:val="both"/>
    </w:pPr>
    <w:rPr>
      <w:kern w:val="2"/>
      <w:sz w:val="21"/>
      <w:szCs w:val="22"/>
    </w:rPr>
  </w:style>
  <w:style w:type="character" w:customStyle="1" w:styleId="a6">
    <w:name w:val="批注文字 字符"/>
    <w:basedOn w:val="a0"/>
    <w:link w:val="a4"/>
    <w:uiPriority w:val="99"/>
    <w:semiHidden/>
    <w:rsid w:val="008E7C49"/>
  </w:style>
  <w:style w:type="character" w:customStyle="1" w:styleId="a5">
    <w:name w:val="批注主题 字符"/>
    <w:basedOn w:val="a6"/>
    <w:link w:val="a3"/>
    <w:uiPriority w:val="99"/>
    <w:semiHidden/>
    <w:rsid w:val="008E7C49"/>
    <w:rPr>
      <w:b/>
      <w:bCs/>
    </w:rPr>
  </w:style>
  <w:style w:type="character" w:customStyle="1" w:styleId="af0">
    <w:name w:val="副标题 字符"/>
    <w:basedOn w:val="a0"/>
    <w:link w:val="af"/>
    <w:uiPriority w:val="11"/>
    <w:rsid w:val="008E7C49"/>
    <w:rPr>
      <w:rFonts w:asciiTheme="majorHAnsi" w:eastAsia="宋体" w:hAnsiTheme="majorHAnsi" w:cstheme="majorBidi"/>
      <w:b/>
      <w:bCs/>
      <w:kern w:val="28"/>
      <w:sz w:val="32"/>
      <w:szCs w:val="32"/>
    </w:rPr>
  </w:style>
  <w:style w:type="character" w:styleId="aff">
    <w:name w:val="Unresolved Mention"/>
    <w:basedOn w:val="a0"/>
    <w:uiPriority w:val="99"/>
    <w:semiHidden/>
    <w:unhideWhenUsed/>
    <w:rsid w:val="00737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yangc@zucc.edu.cn"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houhl@zucc.edu.cn" TargetMode="External"/><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619925-414C-44E7-B80B-9742BDD20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40</Pages>
  <Words>3523</Words>
  <Characters>20086</Characters>
  <Application>Microsoft Office Word</Application>
  <DocSecurity>0</DocSecurity>
  <Lines>167</Lines>
  <Paragraphs>47</Paragraphs>
  <ScaleCrop>false</ScaleCrop>
  <Company>HP</Company>
  <LinksUpToDate>false</LinksUpToDate>
  <CharactersWithSpaces>23562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John</cp:lastModifiedBy>
  <cp:revision>110</cp:revision>
  <dcterms:created xsi:type="dcterms:W3CDTF">2018-09-28T12:16:00Z</dcterms:created>
  <dcterms:modified xsi:type="dcterms:W3CDTF">2018-11-08T15:30:00Z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